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media/image21.png" ContentType="image/jpeg"/>
  <Override PartName="/word/media/image22.pn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48EA" w14:textId="0184118E" w:rsidR="005D78BF" w:rsidRDefault="005D78BF" w:rsidP="005D78BF">
      <w:pPr>
        <w:spacing w:before="1800"/>
        <w:rPr>
          <w:b/>
          <w:color w:val="222C4A"/>
          <w:sz w:val="72"/>
          <w:lang w:val="en-US"/>
        </w:rPr>
      </w:pPr>
      <w:r>
        <w:rPr>
          <w:noProof/>
        </w:rPr>
        <w:drawing>
          <wp:anchor distT="0" distB="0" distL="114300" distR="114300" simplePos="0" relativeHeight="251658240" behindDoc="1" locked="0" layoutInCell="1" allowOverlap="1" wp14:anchorId="37CB9390" wp14:editId="23FCCD8E">
            <wp:simplePos x="0" y="0"/>
            <wp:positionH relativeFrom="margin">
              <wp:align>left</wp:align>
            </wp:positionH>
            <wp:positionV relativeFrom="paragraph">
              <wp:posOffset>0</wp:posOffset>
            </wp:positionV>
            <wp:extent cx="3048000" cy="533400"/>
            <wp:effectExtent l="0" t="0" r="0" b="0"/>
            <wp:wrapTight wrapText="bothSides">
              <wp:wrapPolygon edited="0">
                <wp:start x="0" y="0"/>
                <wp:lineTo x="0" y="20829"/>
                <wp:lineTo x="21465" y="20829"/>
                <wp:lineTo x="21465" y="0"/>
                <wp:lineTo x="0" y="0"/>
              </wp:wrapPolygon>
            </wp:wrapTight>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extLst>
                        <a:ext uri="{28A0092B-C50C-407E-A947-70E740481C1C}">
                          <a14:useLocalDpi xmlns:a14="http://schemas.microsoft.com/office/drawing/2010/main" val="0"/>
                        </a:ext>
                      </a:extLst>
                    </a:blip>
                    <a:stretch>
                      <a:fillRect/>
                    </a:stretch>
                  </pic:blipFill>
                  <pic:spPr>
                    <a:xfrm>
                      <a:off x="0" y="0"/>
                      <a:ext cx="3048000" cy="533400"/>
                    </a:xfrm>
                    <a:prstGeom prst="rect">
                      <a:avLst/>
                    </a:prstGeom>
                  </pic:spPr>
                </pic:pic>
              </a:graphicData>
            </a:graphic>
          </wp:anchor>
        </w:drawing>
      </w:r>
    </w:p>
    <w:p w14:paraId="63718DC4" w14:textId="77777777" w:rsidR="005D78BF" w:rsidRPr="00485EFB" w:rsidRDefault="005D78BF" w:rsidP="005D78BF">
      <w:pPr>
        <w:spacing w:before="1800"/>
        <w:rPr>
          <w:b/>
          <w:color w:val="222C4A"/>
          <w:sz w:val="72"/>
          <w:lang w:val="en-US"/>
        </w:rPr>
      </w:pPr>
    </w:p>
    <w:p w14:paraId="36C2F494" w14:textId="77777777" w:rsidR="005D78BF" w:rsidRPr="00485EFB" w:rsidRDefault="005D78BF" w:rsidP="005D78BF">
      <w:pPr>
        <w:spacing w:after="158" w:line="259" w:lineRule="auto"/>
        <w:ind w:right="295"/>
        <w:jc w:val="center"/>
        <w:rPr>
          <w:lang w:val="en-US"/>
        </w:rPr>
      </w:pPr>
    </w:p>
    <w:p w14:paraId="702D94C0" w14:textId="77777777" w:rsidR="005D78BF" w:rsidRPr="00485EFB" w:rsidRDefault="005D78BF" w:rsidP="005D78BF">
      <w:pPr>
        <w:spacing w:line="259" w:lineRule="auto"/>
        <w:ind w:right="543"/>
        <w:jc w:val="center"/>
        <w:rPr>
          <w:lang w:val="en-US"/>
        </w:rPr>
      </w:pPr>
      <w:r>
        <w:rPr>
          <w:b/>
          <w:color w:val="222C4A"/>
          <w:sz w:val="72"/>
          <w:lang w:val="en-US"/>
        </w:rPr>
        <w:t>HLD</w:t>
      </w:r>
    </w:p>
    <w:p w14:paraId="1FB0726D" w14:textId="77777777" w:rsidR="005D78BF" w:rsidRPr="00485EFB" w:rsidRDefault="005D78BF" w:rsidP="005D78BF">
      <w:pPr>
        <w:spacing w:after="160" w:line="259" w:lineRule="auto"/>
        <w:ind w:right="350"/>
        <w:jc w:val="center"/>
        <w:rPr>
          <w:lang w:val="en-US"/>
        </w:rPr>
      </w:pPr>
      <w:r>
        <w:rPr>
          <w:b/>
          <w:color w:val="222C4A"/>
          <w:sz w:val="56"/>
          <w:lang w:val="en-US"/>
        </w:rPr>
        <w:t>Sunset Blue Planet</w:t>
      </w:r>
    </w:p>
    <w:p w14:paraId="4F228FFF" w14:textId="77777777" w:rsidR="005D78BF" w:rsidRPr="0001434D" w:rsidRDefault="005D78BF" w:rsidP="005D78BF">
      <w:pPr>
        <w:spacing w:after="120"/>
        <w:jc w:val="center"/>
        <w:rPr>
          <w:lang w:val="en-US"/>
        </w:rPr>
      </w:pPr>
      <w:r>
        <w:rPr>
          <w:color w:val="666666"/>
          <w:sz w:val="26"/>
          <w:szCs w:val="26"/>
          <w:lang w:val="en-US"/>
        </w:rPr>
        <w:t>Plataforma Komands — Arquitectura TO-BE</w:t>
      </w:r>
    </w:p>
    <w:p w14:paraId="7BFAFFA7" w14:textId="77777777" w:rsidR="005D78BF" w:rsidRDefault="005D78BF" w:rsidP="005D78BF">
      <w:pPr>
        <w:spacing w:after="160" w:line="259" w:lineRule="auto"/>
        <w:ind w:right="350"/>
        <w:jc w:val="center"/>
      </w:pPr>
      <w:r>
        <w:rPr>
          <w:i/>
          <w:iCs/>
          <w:color w:val="999999"/>
        </w:rPr>
        <w:t>Simplificación de arquitectura Génesis</w:t>
      </w:r>
      <w:r>
        <w:rPr>
          <w:b/>
          <w:color w:val="222C4A"/>
          <w:sz w:val="56"/>
        </w:rPr>
        <w:t xml:space="preserve"> </w:t>
      </w:r>
    </w:p>
    <w:p w14:paraId="672E9796" w14:textId="77777777" w:rsidR="005D78BF" w:rsidRDefault="005D78BF" w:rsidP="005D78BF">
      <w:pPr>
        <w:spacing w:after="25" w:line="259" w:lineRule="auto"/>
        <w:ind w:right="350"/>
        <w:jc w:val="center"/>
      </w:pPr>
      <w:r>
        <w:rPr>
          <w:b/>
          <w:color w:val="222C4A"/>
          <w:sz w:val="56"/>
        </w:rPr>
        <w:t xml:space="preserve"> </w:t>
      </w:r>
    </w:p>
    <w:p w14:paraId="017A4151" w14:textId="77777777" w:rsidR="005D78BF" w:rsidRDefault="005D78BF" w:rsidP="005D78BF">
      <w:pPr>
        <w:tabs>
          <w:tab w:val="center" w:pos="4417"/>
          <w:tab w:val="center" w:pos="8183"/>
        </w:tabs>
        <w:spacing w:line="259" w:lineRule="auto"/>
        <w:rPr>
          <w:color w:val="222C4A"/>
          <w:sz w:val="45"/>
        </w:rPr>
      </w:pPr>
      <w:r>
        <w:rPr>
          <w:rFonts w:ascii="Calibri" w:eastAsia="Calibri" w:hAnsi="Calibri" w:cs="Calibri"/>
        </w:rPr>
        <w:tab/>
      </w:r>
      <w:r>
        <w:rPr>
          <w:color w:val="222C4A"/>
          <w:sz w:val="24"/>
        </w:rPr>
        <w:t>Versión 1.0</w:t>
      </w:r>
      <w:r>
        <w:rPr>
          <w:color w:val="222C4A"/>
          <w:sz w:val="56"/>
        </w:rPr>
        <w:t xml:space="preserve"> </w:t>
      </w:r>
      <w:r>
        <w:rPr>
          <w:color w:val="222C4A"/>
          <w:sz w:val="45"/>
        </w:rPr>
        <w:t xml:space="preserve"> </w:t>
      </w:r>
    </w:p>
    <w:p w14:paraId="4A288283" w14:textId="77777777" w:rsidR="005D78BF" w:rsidRDefault="005D78BF" w:rsidP="005D78BF">
      <w:pPr>
        <w:spacing w:after="160" w:line="278" w:lineRule="auto"/>
        <w:rPr>
          <w:color w:val="222C4A"/>
          <w:sz w:val="45"/>
        </w:rPr>
      </w:pPr>
      <w:r>
        <w:rPr>
          <w:color w:val="222C4A"/>
          <w:sz w:val="45"/>
        </w:rPr>
        <w:br w:type="page"/>
      </w:r>
    </w:p>
    <w:tbl>
      <w:tblPr>
        <w:tblpPr w:leftFromText="141" w:rightFromText="141" w:vertAnchor="text" w:horzAnchor="margin" w:tblpY="289"/>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8"/>
        <w:gridCol w:w="5510"/>
      </w:tblGrid>
      <w:tr w:rsidR="005D78BF" w14:paraId="58A4A98A" w14:textId="77777777" w:rsidTr="00D37253">
        <w:trPr>
          <w:trHeight w:val="230"/>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47C5CC6C"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lastRenderedPageBreak/>
              <w:t>Versión:</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401CFC" w14:textId="2982CCEB" w:rsidR="005D78BF" w:rsidRDefault="005D78BF" w:rsidP="00D37253">
            <w:r>
              <w:rPr>
                <w:color w:val="000000"/>
                <w:sz w:val="20"/>
                <w:szCs w:val="20"/>
              </w:rPr>
              <w:t>1.0</w:t>
            </w:r>
          </w:p>
        </w:tc>
      </w:tr>
      <w:tr w:rsidR="005D78BF" w14:paraId="75A25C5B" w14:textId="77777777" w:rsidTr="00D37253">
        <w:trPr>
          <w:trHeight w:val="230"/>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4009039A"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t>Fecha:</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DBF713" w14:textId="77777777" w:rsidR="005D78BF" w:rsidRDefault="005D78BF" w:rsidP="00D37253">
            <w:r>
              <w:rPr>
                <w:color w:val="000000"/>
                <w:sz w:val="20"/>
                <w:szCs w:val="20"/>
              </w:rPr>
              <w:t>Marzo 2026</w:t>
            </w:r>
          </w:p>
        </w:tc>
      </w:tr>
      <w:tr w:rsidR="005D78BF" w14:paraId="668CE115" w14:textId="77777777" w:rsidTr="00D37253">
        <w:trPr>
          <w:trHeight w:val="407"/>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70BE01B2"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t>Elaborado por:</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540692" w14:textId="77777777" w:rsidR="005D78BF" w:rsidRDefault="005D78BF" w:rsidP="00D37253">
            <w:r>
              <w:rPr>
                <w:color w:val="000000"/>
                <w:sz w:val="20"/>
                <w:szCs w:val="20"/>
              </w:rPr>
              <w:t>MOS-iT — Arquitectura de Soluciones</w:t>
            </w:r>
          </w:p>
        </w:tc>
      </w:tr>
      <w:tr w:rsidR="005D78BF" w14:paraId="134FFAE9" w14:textId="77777777" w:rsidTr="00D37253">
        <w:trPr>
          <w:trHeight w:val="397"/>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45A3DEDC"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t>Revisado por:</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A97DE8" w14:textId="77777777" w:rsidR="005D78BF" w:rsidRDefault="005D78BF" w:rsidP="00D37253">
            <w:r>
              <w:rPr>
                <w:color w:val="000000"/>
                <w:sz w:val="20"/>
                <w:szCs w:val="20"/>
              </w:rPr>
              <w:t>ON·NET Fibra — Gerencia de Sistemas</w:t>
            </w:r>
          </w:p>
        </w:tc>
      </w:tr>
      <w:tr w:rsidR="005D78BF" w14:paraId="7543864D" w14:textId="77777777" w:rsidTr="00D37253">
        <w:trPr>
          <w:trHeight w:val="230"/>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7E597703"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t>Aprobado por:</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379B09" w14:textId="77777777" w:rsidR="005D78BF" w:rsidRDefault="005D78BF" w:rsidP="00D37253">
            <w:r>
              <w:rPr>
                <w:color w:val="000000"/>
                <w:sz w:val="20"/>
                <w:szCs w:val="20"/>
              </w:rPr>
              <w:t>[Pendiente]</w:t>
            </w:r>
          </w:p>
        </w:tc>
      </w:tr>
      <w:tr w:rsidR="005D78BF" w14:paraId="23EFF13F" w14:textId="77777777" w:rsidTr="00D37253">
        <w:trPr>
          <w:trHeight w:val="230"/>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3A84369A"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t>Estado:</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2F8AE2" w14:textId="5D3A44F0" w:rsidR="005D78BF" w:rsidRDefault="005D78BF" w:rsidP="00D37253">
            <w:r>
              <w:t xml:space="preserve">Para </w:t>
            </w:r>
            <w:del w:id="0" w:author="Christian A. Isla Ch." w:date="2026-04-06T11:00:00Z" w16du:dateUtc="2026-04-06T15:00:00Z">
              <w:r>
                <w:delText>Revision</w:delText>
              </w:r>
            </w:del>
            <w:ins w:id="1" w:author="Christian A. Isla Ch." w:date="2026-04-06T11:00:00Z" w16du:dateUtc="2026-04-06T15:00:00Z">
              <w:r>
                <w:t>Revisión</w:t>
              </w:r>
            </w:ins>
            <w:r>
              <w:t xml:space="preserve"> y Aprobación</w:t>
            </w:r>
          </w:p>
        </w:tc>
      </w:tr>
      <w:tr w:rsidR="005D78BF" w14:paraId="38060826" w14:textId="77777777" w:rsidTr="00D37253">
        <w:trPr>
          <w:trHeight w:val="240"/>
        </w:trPr>
        <w:tc>
          <w:tcPr>
            <w:tcW w:w="3788" w:type="dxa"/>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vAlign w:val="center"/>
          </w:tcPr>
          <w:p w14:paraId="4706BC27" w14:textId="77777777" w:rsidR="005D78BF" w:rsidRPr="00485EFB" w:rsidRDefault="005D78BF" w:rsidP="00D37253">
            <w:pPr>
              <w:spacing w:line="259" w:lineRule="auto"/>
              <w:rPr>
                <w:b/>
                <w:color w:val="FFFFFF"/>
                <w:sz w:val="20"/>
              </w:rPr>
            </w:pPr>
            <w:r>
              <w:rPr>
                <w:rFonts w:asciiTheme="minorHAnsi" w:eastAsiaTheme="minorEastAsia" w:hAnsiTheme="minorHAnsi" w:cstheme="minorBidi"/>
                <w:b/>
                <w:color w:val="FFFFFF"/>
                <w:sz w:val="20"/>
                <w:szCs w:val="24"/>
              </w:rPr>
              <w:t>Clasificación:</w:t>
            </w:r>
          </w:p>
        </w:tc>
        <w:tc>
          <w:tcPr>
            <w:tcW w:w="551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6CFBD5" w14:textId="77777777" w:rsidR="005D78BF" w:rsidRDefault="005D78BF" w:rsidP="00D37253">
            <w:r>
              <w:rPr>
                <w:color w:val="000000"/>
                <w:sz w:val="20"/>
                <w:szCs w:val="20"/>
              </w:rPr>
              <w:t>CONFIDENCIAL</w:t>
            </w:r>
          </w:p>
        </w:tc>
      </w:tr>
    </w:tbl>
    <w:p w14:paraId="52F69934" w14:textId="0F23BD60" w:rsidR="00C34357" w:rsidRDefault="00C34357"/>
    <w:p w14:paraId="5960463E" w14:textId="77777777" w:rsidR="00C34357" w:rsidRDefault="00000000">
      <w:pPr>
        <w:pStyle w:val="Ttulo1"/>
      </w:pPr>
      <w:bookmarkStart w:id="2" w:name="_Toc226041812"/>
      <w:r>
        <w:t>CONTROL DE DOCUMENTO</w:t>
      </w:r>
      <w:bookmarkEnd w:id="2"/>
    </w:p>
    <w:p w14:paraId="5D739702" w14:textId="77777777" w:rsidR="00C34357" w:rsidRDefault="00000000">
      <w:pPr>
        <w:pStyle w:val="Ttulo2"/>
      </w:pPr>
      <w:bookmarkStart w:id="3" w:name="_Toc226041813"/>
      <w:r>
        <w:t>Control de cambios</w:t>
      </w:r>
      <w:bookmarkEnd w:id="3"/>
    </w:p>
    <w:p w14:paraId="36750371" w14:textId="01EF9D5A" w:rsidR="00C34357" w:rsidRDefault="00000000">
      <w:pPr>
        <w:spacing w:after="140"/>
        <w:jc w:val="both"/>
      </w:pPr>
      <w:r>
        <w:t xml:space="preserve">El presente documento es un entregable vivo que será actualizado a lo largo del proyecto conforme se vayan cerrando definiciones técnicas, validaciones de arquitectura y acuerdos con los stakeholders. A </w:t>
      </w:r>
      <w:del w:id="4" w:author="Christian A. Isla Ch." w:date="2026-04-06T11:01:00Z" w16du:dateUtc="2026-04-06T15:01:00Z">
        <w:r>
          <w:delText>continuación</w:delText>
        </w:r>
      </w:del>
      <w:ins w:id="5" w:author="Christian A. Isla Ch." w:date="2026-04-06T11:01:00Z" w16du:dateUtc="2026-04-06T15:01:00Z">
        <w:r>
          <w:t>continuación,</w:t>
        </w:r>
      </w:ins>
      <w:r>
        <w:t xml:space="preserve"> se registra el historial de versiones: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34"/>
        <w:gridCol w:w="1189"/>
        <w:gridCol w:w="1786"/>
        <w:gridCol w:w="5451"/>
      </w:tblGrid>
      <w:tr w:rsidR="00C34357" w14:paraId="285F6CE8"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211C61D" w14:textId="77777777" w:rsidR="00C34357" w:rsidRDefault="00000000">
            <w:pPr>
              <w:jc w:val="center"/>
            </w:pPr>
            <w:r>
              <w:rPr>
                <w:b/>
                <w:bCs/>
                <w:color w:val="FFFFFF"/>
                <w:sz w:val="20"/>
                <w:szCs w:val="20"/>
              </w:rPr>
              <w:t>Versión</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EEA2BFD" w14:textId="77777777" w:rsidR="00C34357" w:rsidRDefault="00000000">
            <w:pPr>
              <w:jc w:val="center"/>
            </w:pPr>
            <w:r>
              <w:rPr>
                <w:b/>
                <w:bCs/>
                <w:color w:val="FFFFFF"/>
                <w:sz w:val="20"/>
                <w:szCs w:val="20"/>
              </w:rPr>
              <w:t>Fecha</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8A66081" w14:textId="77777777" w:rsidR="00C34357" w:rsidRDefault="00000000">
            <w:pPr>
              <w:jc w:val="center"/>
            </w:pPr>
            <w:r>
              <w:rPr>
                <w:b/>
                <w:bCs/>
                <w:color w:val="FFFFFF"/>
                <w:sz w:val="20"/>
                <w:szCs w:val="20"/>
              </w:rPr>
              <w:t>Autor</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1D0F54D" w14:textId="77777777" w:rsidR="00C34357" w:rsidRDefault="00000000">
            <w:pPr>
              <w:jc w:val="center"/>
            </w:pPr>
            <w:r>
              <w:rPr>
                <w:b/>
                <w:bCs/>
                <w:color w:val="FFFFFF"/>
                <w:sz w:val="20"/>
                <w:szCs w:val="20"/>
              </w:rPr>
              <w:t>Descripción de cambios</w:t>
            </w:r>
          </w:p>
        </w:tc>
      </w:tr>
      <w:tr w:rsidR="00C34357" w14:paraId="1A7FAD5B"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FE1C344" w14:textId="77777777" w:rsidR="00C34357" w:rsidRDefault="00000000">
            <w:pPr>
              <w:jc w:val="center"/>
            </w:pPr>
            <w:r>
              <w:rPr>
                <w:color w:val="000000"/>
                <w:sz w:val="20"/>
                <w:szCs w:val="20"/>
              </w:rPr>
              <w:t>1.0</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0CF061" w14:textId="77777777" w:rsidR="00C34357" w:rsidRDefault="00000000">
            <w:pPr>
              <w:jc w:val="center"/>
            </w:pPr>
            <w:r>
              <w:rPr>
                <w:color w:val="000000"/>
                <w:sz w:val="20"/>
                <w:szCs w:val="20"/>
              </w:rPr>
              <w:t>Mar 2026</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6E89A2" w14:textId="77777777" w:rsidR="00C34357" w:rsidRDefault="00000000">
            <w:r>
              <w:rPr>
                <w:color w:val="000000"/>
                <w:sz w:val="20"/>
                <w:szCs w:val="20"/>
              </w:rPr>
              <w:t>MOS-iT / Arquitectura</w:t>
            </w:r>
          </w:p>
        </w:tc>
        <w:tc>
          <w:tcPr>
            <w:tcW w:w="5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A3083C" w14:textId="77777777" w:rsidR="00C34357" w:rsidRDefault="00000000">
            <w:r>
              <w:rPr>
                <w:color w:val="000000"/>
                <w:sz w:val="20"/>
                <w:szCs w:val="20"/>
              </w:rPr>
              <w:t>Versión inicial. Basada en propuesta técnica v1.1 (firmada), documento RACI/TDD (firmado), premisas de arquitectura ON·NET, levantamiento Sprint 0, modelo de datos Komands v2, LLDs de comandos OLT Nokia y Huawei (FTTH + SSAA consolidados), y estimación de infraestructura revisada v3.</w:t>
            </w:r>
          </w:p>
        </w:tc>
      </w:tr>
    </w:tbl>
    <w:p w14:paraId="2F2A4172" w14:textId="77777777" w:rsidR="00C34357" w:rsidRDefault="00000000">
      <w:pPr>
        <w:pStyle w:val="Ttulo2"/>
      </w:pPr>
      <w:bookmarkStart w:id="6" w:name="_Toc226041814"/>
      <w:r>
        <w:t>Revisores y aprobadores</w:t>
      </w:r>
      <w:bookmarkEnd w:id="6"/>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2600"/>
        <w:gridCol w:w="1200"/>
        <w:gridCol w:w="3760"/>
      </w:tblGrid>
      <w:tr w:rsidR="00C34357" w14:paraId="355B81C6"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31D6D89" w14:textId="77777777" w:rsidR="00C34357" w:rsidRDefault="00000000">
            <w:pPr>
              <w:jc w:val="center"/>
            </w:pPr>
            <w:r>
              <w:rPr>
                <w:b/>
                <w:bCs/>
                <w:color w:val="FFFFFF"/>
                <w:sz w:val="20"/>
                <w:szCs w:val="20"/>
              </w:rPr>
              <w:t>Rol</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AFFE050" w14:textId="77777777" w:rsidR="00C34357" w:rsidRDefault="00000000">
            <w:pPr>
              <w:jc w:val="center"/>
            </w:pPr>
            <w:r>
              <w:rPr>
                <w:b/>
                <w:bCs/>
                <w:color w:val="FFFFFF"/>
                <w:sz w:val="20"/>
                <w:szCs w:val="20"/>
              </w:rPr>
              <w:t>Nombre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54D11BD" w14:textId="77777777" w:rsidR="00C34357" w:rsidRDefault="00000000">
            <w:pPr>
              <w:jc w:val="center"/>
            </w:pPr>
            <w:r>
              <w:rPr>
                <w:b/>
                <w:bCs/>
                <w:color w:val="FFFFFF"/>
                <w:sz w:val="20"/>
                <w:szCs w:val="20"/>
              </w:rPr>
              <w:t>Empresa</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8AE64BD" w14:textId="77777777" w:rsidR="00C34357" w:rsidRDefault="00000000">
            <w:pPr>
              <w:jc w:val="center"/>
            </w:pPr>
            <w:r>
              <w:rPr>
                <w:b/>
                <w:bCs/>
                <w:color w:val="FFFFFF"/>
                <w:sz w:val="20"/>
                <w:szCs w:val="20"/>
              </w:rPr>
              <w:t>Interés en el documento</w:t>
            </w:r>
          </w:p>
        </w:tc>
      </w:tr>
      <w:tr w:rsidR="00C34357" w14:paraId="1B3D3CD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28E5DFA" w14:textId="77777777" w:rsidR="00C34357" w:rsidRDefault="00000000">
            <w:r>
              <w:rPr>
                <w:b/>
                <w:bCs/>
                <w:color w:val="000000"/>
                <w:sz w:val="20"/>
                <w:szCs w:val="20"/>
              </w:rPr>
              <w:t>Arquitecto Solución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AB7F983" w14:textId="77777777" w:rsidR="00C34357" w:rsidRDefault="00000000">
            <w:r>
              <w:rPr>
                <w:color w:val="000000"/>
                <w:sz w:val="20"/>
                <w:szCs w:val="20"/>
              </w:rPr>
              <w:t>Juan Reyes / Sergio Vargas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EEC118B" w14:textId="77777777" w:rsidR="00C34357" w:rsidRDefault="00000000">
            <w:pPr>
              <w:jc w:val="center"/>
            </w:pPr>
            <w:r>
              <w:rPr>
                <w:color w:val="000000"/>
                <w:sz w:val="20"/>
                <w:szCs w:val="20"/>
              </w:rPr>
              <w:t>MOS-iT / ON·NET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6A048C" w14:textId="77777777" w:rsidR="00C34357" w:rsidRDefault="00000000">
            <w:r>
              <w:rPr>
                <w:color w:val="000000"/>
                <w:sz w:val="20"/>
                <w:szCs w:val="20"/>
              </w:rPr>
              <w:t>Diseño y validación técnica</w:t>
            </w:r>
          </w:p>
        </w:tc>
      </w:tr>
      <w:tr w:rsidR="00C34357" w14:paraId="44086B80"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54A123" w14:textId="77777777" w:rsidR="00C34357" w:rsidRDefault="00000000">
            <w:r>
              <w:rPr>
                <w:b/>
                <w:bCs/>
                <w:color w:val="000000"/>
                <w:sz w:val="20"/>
                <w:szCs w:val="20"/>
              </w:rPr>
              <w:t>Jefe Proyecto Técnico</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B66DB2" w14:textId="77777777" w:rsidR="00C34357" w:rsidRDefault="00000000">
            <w:r>
              <w:rPr>
                <w:color w:val="000000"/>
                <w:sz w:val="20"/>
                <w:szCs w:val="20"/>
              </w:rPr>
              <w:t>Catalina Maggi</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59AFF10"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37C189" w14:textId="77777777" w:rsidR="00C34357" w:rsidRDefault="00000000">
            <w:r>
              <w:rPr>
                <w:color w:val="000000"/>
                <w:sz w:val="20"/>
                <w:szCs w:val="20"/>
              </w:rPr>
              <w:t>Coordinación técnica y aprobación</w:t>
            </w:r>
          </w:p>
        </w:tc>
      </w:tr>
      <w:tr w:rsidR="00C34357" w14:paraId="225F164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210F953" w14:textId="77777777" w:rsidR="00C34357" w:rsidRDefault="00000000">
            <w:r>
              <w:rPr>
                <w:b/>
                <w:bCs/>
                <w:color w:val="000000"/>
                <w:sz w:val="20"/>
                <w:szCs w:val="20"/>
              </w:rPr>
              <w:t>Gerente de Sistemas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39A73E" w14:textId="77777777" w:rsidR="00C34357" w:rsidRDefault="00000000">
            <w:r>
              <w:rPr>
                <w:color w:val="000000"/>
                <w:sz w:val="20"/>
                <w:szCs w:val="20"/>
              </w:rPr>
              <w:t>Luis Veloso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ED1B0F1"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7DE8F7" w14:textId="77777777" w:rsidR="00C34357" w:rsidRDefault="00000000">
            <w:r>
              <w:rPr>
                <w:color w:val="000000"/>
                <w:sz w:val="20"/>
                <w:szCs w:val="20"/>
              </w:rPr>
              <w:t>Aprobación estratégica</w:t>
            </w:r>
          </w:p>
        </w:tc>
      </w:tr>
      <w:tr w:rsidR="003C5C87" w14:paraId="0D60B7FA" w14:textId="77777777">
        <w:trPr>
          <w:ins w:id="7" w:author="Christian A. Isla Ch." w:date="2026-04-06T11:03:00Z"/>
        </w:trPr>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E38E2A" w14:textId="2F21CC28" w:rsidR="003C5C87" w:rsidRDefault="0047376E">
            <w:pPr>
              <w:rPr>
                <w:ins w:id="8" w:author="Christian A. Isla Ch." w:date="2026-04-06T11:03:00Z" w16du:dateUtc="2026-04-06T15:03:00Z"/>
                <w:b/>
                <w:bCs/>
                <w:color w:val="000000"/>
                <w:sz w:val="20"/>
                <w:szCs w:val="20"/>
              </w:rPr>
            </w:pPr>
            <w:ins w:id="9" w:author="Christian A. Isla Ch." w:date="2026-04-06T11:03:00Z" w16du:dateUtc="2026-04-06T15:03:00Z">
              <w:r>
                <w:rPr>
                  <w:b/>
                  <w:bCs/>
                  <w:color w:val="000000"/>
                  <w:sz w:val="20"/>
                  <w:szCs w:val="20"/>
                </w:rPr>
                <w:t>Arquitectura de Sistemas e Integración</w:t>
              </w:r>
            </w:ins>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D1A24C" w14:textId="2DA0A1BA" w:rsidR="003C5C87" w:rsidRDefault="0047376E">
            <w:pPr>
              <w:rPr>
                <w:ins w:id="10" w:author="Christian A. Isla Ch." w:date="2026-04-06T11:03:00Z" w16du:dateUtc="2026-04-06T15:03:00Z"/>
                <w:color w:val="000000"/>
                <w:sz w:val="20"/>
                <w:szCs w:val="20"/>
              </w:rPr>
            </w:pPr>
            <w:ins w:id="11" w:author="Christian A. Isla Ch." w:date="2026-04-06T11:03:00Z" w16du:dateUtc="2026-04-06T15:03:00Z">
              <w:r>
                <w:rPr>
                  <w:color w:val="000000"/>
                  <w:sz w:val="20"/>
                  <w:szCs w:val="20"/>
                </w:rPr>
                <w:t>Christian Isla</w:t>
              </w:r>
            </w:ins>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4C0A8F" w14:textId="336DCC25" w:rsidR="003C5C87" w:rsidRDefault="0047376E">
            <w:pPr>
              <w:jc w:val="center"/>
              <w:rPr>
                <w:ins w:id="12" w:author="Christian A. Isla Ch." w:date="2026-04-06T11:03:00Z" w16du:dateUtc="2026-04-06T15:03:00Z"/>
                <w:color w:val="000000"/>
                <w:sz w:val="20"/>
                <w:szCs w:val="20"/>
              </w:rPr>
            </w:pPr>
            <w:ins w:id="13" w:author="Christian A. Isla Ch." w:date="2026-04-06T11:03:00Z" w16du:dateUtc="2026-04-06T15:03:00Z">
              <w:r>
                <w:rPr>
                  <w:color w:val="000000"/>
                  <w:sz w:val="20"/>
                  <w:szCs w:val="20"/>
                </w:rPr>
                <w:t>ON·NET</w:t>
              </w:r>
            </w:ins>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83DFEB1" w14:textId="729C2128" w:rsidR="003C5C87" w:rsidRDefault="006D0069">
            <w:pPr>
              <w:rPr>
                <w:ins w:id="14" w:author="Christian A. Isla Ch." w:date="2026-04-06T11:03:00Z" w16du:dateUtc="2026-04-06T15:03:00Z"/>
                <w:color w:val="000000"/>
                <w:sz w:val="20"/>
                <w:szCs w:val="20"/>
              </w:rPr>
            </w:pPr>
            <w:ins w:id="15" w:author="Christian A. Isla Ch." w:date="2026-04-06T11:04:00Z" w16du:dateUtc="2026-04-06T15:04:00Z">
              <w:r>
                <w:rPr>
                  <w:color w:val="000000"/>
                  <w:sz w:val="20"/>
                  <w:szCs w:val="20"/>
                </w:rPr>
                <w:t>Validación de Arquitectura de Solución e Integración Sistémica</w:t>
              </w:r>
            </w:ins>
          </w:p>
        </w:tc>
      </w:tr>
      <w:tr w:rsidR="00C34357" w14:paraId="78C7A440"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E6BE18" w14:textId="77777777" w:rsidR="00C34357" w:rsidRDefault="00000000">
            <w:r>
              <w:rPr>
                <w:b/>
                <w:bCs/>
                <w:color w:val="000000"/>
                <w:sz w:val="20"/>
                <w:szCs w:val="20"/>
              </w:rPr>
              <w:t>Seguridad TI (CISO)</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1774D0" w14:textId="77777777" w:rsidR="00C34357" w:rsidRDefault="00000000">
            <w:r>
              <w:rPr>
                <w:color w:val="000000"/>
                <w:sz w:val="20"/>
                <w:szCs w:val="20"/>
              </w:rPr>
              <w:t>Braulio Millamil</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5E91E17"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34199E" w14:textId="77777777" w:rsidR="00C34357" w:rsidRDefault="00000000">
            <w:r>
              <w:rPr>
                <w:color w:val="000000"/>
                <w:sz w:val="20"/>
                <w:szCs w:val="20"/>
              </w:rPr>
              <w:t>Validación controles de seguridad</w:t>
            </w:r>
          </w:p>
        </w:tc>
      </w:tr>
      <w:tr w:rsidR="00C34357" w14:paraId="3964ACA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DF533FF" w14:textId="77777777" w:rsidR="00C34357" w:rsidRDefault="00000000">
            <w:r>
              <w:rPr>
                <w:b/>
                <w:bCs/>
                <w:color w:val="000000"/>
                <w:sz w:val="20"/>
                <w:szCs w:val="20"/>
              </w:rPr>
              <w:t>Ingeniería de Redes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D88424" w14:textId="77777777" w:rsidR="00C34357" w:rsidRDefault="00000000">
            <w:r>
              <w:rPr>
                <w:color w:val="000000"/>
                <w:sz w:val="20"/>
                <w:szCs w:val="20"/>
              </w:rPr>
              <w:t>Jorge Fernández / Cristian 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52565C"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CC7D5E0" w14:textId="77777777" w:rsidR="00C34357" w:rsidRDefault="00000000">
            <w:r>
              <w:rPr>
                <w:color w:val="000000"/>
                <w:sz w:val="20"/>
                <w:szCs w:val="20"/>
              </w:rPr>
              <w:t>Validación comandos CLI y conectividad OLTs</w:t>
            </w:r>
          </w:p>
        </w:tc>
      </w:tr>
      <w:tr w:rsidR="00C34357" w14:paraId="39DB6050"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410219" w14:textId="77777777" w:rsidR="00C34357" w:rsidRDefault="00000000">
            <w:r>
              <w:rPr>
                <w:b/>
                <w:bCs/>
                <w:color w:val="000000"/>
                <w:sz w:val="20"/>
                <w:szCs w:val="20"/>
              </w:rPr>
              <w:t>Líder Técnico</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FA5B16" w14:textId="77777777" w:rsidR="00C34357" w:rsidRDefault="00000000">
            <w:r>
              <w:rPr>
                <w:color w:val="000000"/>
                <w:sz w:val="20"/>
                <w:szCs w:val="20"/>
              </w:rPr>
              <w:t>Pablo Alvarez</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854B50" w14:textId="77777777" w:rsidR="00C34357" w:rsidRDefault="00000000">
            <w:pPr>
              <w:jc w:val="center"/>
            </w:pPr>
            <w:r>
              <w:rPr>
                <w:color w:val="000000"/>
                <w:sz w:val="20"/>
                <w:szCs w:val="20"/>
              </w:rPr>
              <w:t>MOS-iT</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A6FA40" w14:textId="77777777" w:rsidR="00C34357" w:rsidRDefault="00000000">
            <w:r>
              <w:rPr>
                <w:color w:val="000000"/>
                <w:sz w:val="20"/>
                <w:szCs w:val="20"/>
              </w:rPr>
              <w:t>Implementación y desarrollo</w:t>
            </w:r>
          </w:p>
        </w:tc>
      </w:tr>
      <w:tr w:rsidR="00C34357" w14:paraId="35AABA2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0AA8AB" w14:textId="77777777" w:rsidR="00C34357" w:rsidRDefault="00000000">
            <w:r>
              <w:rPr>
                <w:b/>
                <w:bCs/>
                <w:color w:val="000000"/>
                <w:sz w:val="20"/>
                <w:szCs w:val="20"/>
              </w:rPr>
              <w:lastRenderedPageBreak/>
              <w:t>Comité Dirección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3F5662A" w14:textId="77777777" w:rsidR="00C34357" w:rsidRDefault="00000000">
            <w:r>
              <w:rPr>
                <w:color w:val="000000"/>
                <w:sz w:val="20"/>
                <w:szCs w:val="20"/>
              </w:rPr>
              <w:t>Juan Carlos Martínez / Rodrigo Cancino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5D1C06"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708BF96" w14:textId="77777777" w:rsidR="00C34357" w:rsidRDefault="00000000">
            <w:r>
              <w:rPr>
                <w:color w:val="000000"/>
                <w:sz w:val="20"/>
                <w:szCs w:val="20"/>
              </w:rPr>
              <w:t>Gobierno del proyecto</w:t>
            </w:r>
          </w:p>
        </w:tc>
      </w:tr>
      <w:tr w:rsidR="00C34357" w14:paraId="49447308"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B544A2" w14:textId="77777777" w:rsidR="00C34357" w:rsidRDefault="00000000">
            <w:r>
              <w:rPr>
                <w:b/>
                <w:bCs/>
                <w:color w:val="000000"/>
                <w:sz w:val="20"/>
                <w:szCs w:val="20"/>
              </w:rPr>
              <w:t>ServiceNow</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16F775" w14:textId="77777777" w:rsidR="00C34357" w:rsidRDefault="00000000">
            <w:r>
              <w:rPr>
                <w:color w:val="000000"/>
                <w:sz w:val="20"/>
                <w:szCs w:val="20"/>
              </w:rPr>
              <w:t>Ingrid González</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20200A"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7A05FD" w14:textId="77777777" w:rsidR="00C34357" w:rsidRDefault="00000000">
            <w:r>
              <w:rPr>
                <w:color w:val="000000"/>
                <w:sz w:val="20"/>
                <w:szCs w:val="20"/>
              </w:rPr>
              <w:t>Validación flujos SOM/CMDB</w:t>
            </w:r>
          </w:p>
        </w:tc>
      </w:tr>
      <w:tr w:rsidR="00C34357" w14:paraId="25D50ED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FDD59E" w14:textId="77777777" w:rsidR="00C34357" w:rsidRDefault="00000000">
            <w:r>
              <w:rPr>
                <w:b/>
                <w:bCs/>
                <w:color w:val="000000"/>
                <w:sz w:val="20"/>
                <w:szCs w:val="20"/>
              </w:rPr>
              <w:t>Axway APIM</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F8F4D3" w14:textId="77777777" w:rsidR="00C34357" w:rsidRDefault="00000000">
            <w:r>
              <w:rPr>
                <w:color w:val="000000"/>
                <w:sz w:val="20"/>
                <w:szCs w:val="20"/>
              </w:rPr>
              <w:t>Carlos Alvear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D5281B"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706B66" w14:textId="77777777" w:rsidR="00C34357" w:rsidRDefault="00000000">
            <w:r>
              <w:rPr>
                <w:color w:val="000000"/>
                <w:sz w:val="20"/>
                <w:szCs w:val="20"/>
              </w:rPr>
              <w:t>Validación integración API Management</w:t>
            </w:r>
          </w:p>
        </w:tc>
      </w:tr>
      <w:tr w:rsidR="00C34357" w14:paraId="0940EC9C"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9A7C97D" w14:textId="77777777" w:rsidR="00C34357" w:rsidRDefault="00000000">
            <w:r>
              <w:rPr>
                <w:b/>
                <w:bCs/>
                <w:color w:val="000000"/>
                <w:sz w:val="20"/>
                <w:szCs w:val="20"/>
              </w:rPr>
              <w:t>Dynatrace</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E9A9C3" w14:textId="77777777" w:rsidR="00C34357" w:rsidRDefault="00000000">
            <w:r>
              <w:rPr>
                <w:color w:val="000000"/>
                <w:sz w:val="20"/>
                <w:szCs w:val="20"/>
              </w:rPr>
              <w:t>Jimmy Castro</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22604E" w14:textId="77777777" w:rsidR="00C34357" w:rsidRDefault="00000000">
            <w:pPr>
              <w:jc w:val="center"/>
            </w:pPr>
            <w:r>
              <w:rPr>
                <w:color w:val="000000"/>
                <w:sz w:val="20"/>
                <w:szCs w:val="20"/>
              </w:rPr>
              <w:t>ON·NET</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D5483B" w14:textId="77777777" w:rsidR="00C34357" w:rsidRDefault="00000000">
            <w:r>
              <w:rPr>
                <w:color w:val="000000"/>
                <w:sz w:val="20"/>
                <w:szCs w:val="20"/>
              </w:rPr>
              <w:t>Validación observabilidad</w:t>
            </w:r>
          </w:p>
        </w:tc>
      </w:tr>
    </w:tbl>
    <w:p w14:paraId="1AC1D9BE" w14:textId="77777777" w:rsidR="00C34357" w:rsidRDefault="00000000">
      <w:pPr>
        <w:pStyle w:val="Ttulo2"/>
      </w:pPr>
      <w:bookmarkStart w:id="16" w:name="_Toc226041815"/>
      <w:r>
        <w:t>Documentos de referencia</w:t>
      </w:r>
      <w:bookmarkEnd w:id="16"/>
    </w:p>
    <w:p w14:paraId="19CB02ED" w14:textId="77777777" w:rsidR="00C34357" w:rsidRDefault="00000000">
      <w:pPr>
        <w:spacing w:after="140"/>
        <w:jc w:val="both"/>
      </w:pPr>
      <w:r>
        <w:t>Este HLD se sustenta en el siguiente conjunto de documentos oficiales del proyecto, los cuales han sido analizados, contrastados y consolidados para asegurar la coherencia de las definiciones técnicas: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50"/>
        <w:gridCol w:w="3300"/>
        <w:gridCol w:w="1700"/>
        <w:gridCol w:w="1050"/>
        <w:gridCol w:w="2560"/>
      </w:tblGrid>
      <w:tr w:rsidR="00C34357" w14:paraId="0BEE306D" w14:textId="77777777">
        <w:tc>
          <w:tcPr>
            <w:tcW w:w="7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C3BFAB8" w14:textId="77777777" w:rsidR="00C34357" w:rsidRDefault="00000000">
            <w:pPr>
              <w:jc w:val="center"/>
            </w:pPr>
            <w:r>
              <w:rPr>
                <w:b/>
                <w:bCs/>
                <w:color w:val="FFFFFF"/>
                <w:sz w:val="20"/>
                <w:szCs w:val="20"/>
              </w:rPr>
              <w:t>ID</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40E164C" w14:textId="77777777" w:rsidR="00C34357" w:rsidRDefault="00000000">
            <w:pPr>
              <w:jc w:val="center"/>
            </w:pPr>
            <w:r>
              <w:rPr>
                <w:b/>
                <w:bCs/>
                <w:color w:val="FFFFFF"/>
                <w:sz w:val="20"/>
                <w:szCs w:val="20"/>
              </w:rPr>
              <w:t>Documento</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B7A36F3" w14:textId="77777777" w:rsidR="00C34357" w:rsidRDefault="00000000">
            <w:pPr>
              <w:jc w:val="center"/>
            </w:pPr>
            <w:r>
              <w:rPr>
                <w:b/>
                <w:bCs/>
                <w:color w:val="FFFFFF"/>
                <w:sz w:val="20"/>
                <w:szCs w:val="20"/>
              </w:rPr>
              <w:t>Autor</w:t>
            </w:r>
          </w:p>
        </w:tc>
        <w:tc>
          <w:tcPr>
            <w:tcW w:w="10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A9B0435" w14:textId="77777777" w:rsidR="00C34357" w:rsidRDefault="00000000">
            <w:pPr>
              <w:jc w:val="center"/>
            </w:pPr>
            <w:r>
              <w:rPr>
                <w:b/>
                <w:bCs/>
                <w:color w:val="FFFFFF"/>
                <w:sz w:val="20"/>
                <w:szCs w:val="20"/>
              </w:rPr>
              <w:t>Fecha</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7FD4FE1" w14:textId="77777777" w:rsidR="00C34357" w:rsidRDefault="00000000">
            <w:pPr>
              <w:jc w:val="center"/>
            </w:pPr>
            <w:r>
              <w:rPr>
                <w:b/>
                <w:bCs/>
                <w:color w:val="FFFFFF"/>
                <w:sz w:val="20"/>
                <w:szCs w:val="20"/>
              </w:rPr>
              <w:t>Estado</w:t>
            </w:r>
          </w:p>
        </w:tc>
      </w:tr>
      <w:tr w:rsidR="00C34357" w14:paraId="29E61127"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BC4763A" w14:textId="77777777" w:rsidR="00C34357" w:rsidRDefault="00000000">
            <w:pPr>
              <w:jc w:val="center"/>
            </w:pPr>
            <w:r>
              <w:rPr>
                <w:color w:val="000000"/>
                <w:sz w:val="18"/>
                <w:szCs w:val="18"/>
              </w:rPr>
              <w:t>REF-01</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F8647D" w14:textId="77777777" w:rsidR="00C34357" w:rsidRDefault="00000000">
            <w:r>
              <w:rPr>
                <w:color w:val="000000"/>
                <w:sz w:val="18"/>
                <w:szCs w:val="18"/>
              </w:rPr>
              <w:t>Propuesta Técnica Sunset BP v1.1</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33EBF3" w14:textId="77777777" w:rsidR="00C34357" w:rsidRDefault="00000000">
            <w:r>
              <w:rPr>
                <w:color w:val="000000"/>
                <w:sz w:val="18"/>
                <w:szCs w:val="18"/>
              </w:rPr>
              <w:t>MOS-iT</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EF8945" w14:textId="77777777" w:rsidR="00C34357" w:rsidRDefault="00000000">
            <w:pPr>
              <w:jc w:val="center"/>
            </w:pPr>
            <w:r>
              <w:rPr>
                <w:color w:val="000000"/>
                <w:sz w:val="18"/>
                <w:szCs w:val="18"/>
              </w:rPr>
              <w:t>Feb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71D431" w14:textId="77777777" w:rsidR="00C34357" w:rsidRDefault="00000000">
            <w:pPr>
              <w:jc w:val="center"/>
            </w:pPr>
            <w:r>
              <w:rPr>
                <w:color w:val="000000"/>
                <w:sz w:val="18"/>
                <w:szCs w:val="18"/>
              </w:rPr>
              <w:t>Firmado</w:t>
            </w:r>
          </w:p>
        </w:tc>
      </w:tr>
      <w:tr w:rsidR="00C34357" w14:paraId="73FF4A33"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A2CD0BA" w14:textId="77777777" w:rsidR="00C34357" w:rsidRDefault="00000000">
            <w:pPr>
              <w:jc w:val="center"/>
            </w:pPr>
            <w:r>
              <w:rPr>
                <w:color w:val="000000"/>
                <w:sz w:val="18"/>
                <w:szCs w:val="18"/>
              </w:rPr>
              <w:t>REF-02</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507309" w14:textId="77777777" w:rsidR="00C34357" w:rsidRDefault="00000000">
            <w:r>
              <w:rPr>
                <w:color w:val="000000"/>
                <w:sz w:val="18"/>
                <w:szCs w:val="18"/>
              </w:rPr>
              <w:t>Alcance de Responsabilidades TDD (Matriz RACI)</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59DB17" w14:textId="77777777" w:rsidR="00C34357" w:rsidRDefault="00000000">
            <w:r>
              <w:rPr>
                <w:color w:val="000000"/>
                <w:sz w:val="18"/>
                <w:szCs w:val="18"/>
              </w:rPr>
              <w:t>MOS-iT / ON·NET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B36CB63" w14:textId="77777777" w:rsidR="00C34357" w:rsidRDefault="00000000">
            <w:pPr>
              <w:jc w:val="center"/>
            </w:pPr>
            <w:r>
              <w:rPr>
                <w:color w:val="000000"/>
                <w:sz w:val="18"/>
                <w:szCs w:val="18"/>
              </w:rPr>
              <w:t>Feb 2026</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255A20" w14:textId="77777777" w:rsidR="00C34357" w:rsidRDefault="00000000">
            <w:pPr>
              <w:jc w:val="center"/>
            </w:pPr>
            <w:r>
              <w:rPr>
                <w:color w:val="000000"/>
                <w:sz w:val="18"/>
                <w:szCs w:val="18"/>
              </w:rPr>
              <w:t>Firmado</w:t>
            </w:r>
          </w:p>
        </w:tc>
      </w:tr>
      <w:tr w:rsidR="00C34357" w14:paraId="28F11EC5"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3CE78CC" w14:textId="77777777" w:rsidR="00C34357" w:rsidRDefault="00000000">
            <w:pPr>
              <w:jc w:val="center"/>
            </w:pPr>
            <w:r>
              <w:rPr>
                <w:color w:val="000000"/>
                <w:sz w:val="18"/>
                <w:szCs w:val="18"/>
              </w:rPr>
              <w:t>REF-03</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2FCDDBC" w14:textId="77777777" w:rsidR="00C34357" w:rsidRDefault="00000000">
            <w:r>
              <w:rPr>
                <w:color w:val="000000"/>
                <w:sz w:val="18"/>
                <w:szCs w:val="18"/>
              </w:rPr>
              <w:t>Premisas de Arquitectura Sunset BP</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D354E7" w14:textId="77777777" w:rsidR="00C34357" w:rsidRDefault="00000000">
            <w:r>
              <w:rPr>
                <w:color w:val="000000"/>
                <w:sz w:val="18"/>
                <w:szCs w:val="18"/>
              </w:rPr>
              <w:t>ON·NET</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B6D196E"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756002" w14:textId="77777777" w:rsidR="00C34357" w:rsidRDefault="00000000">
            <w:pPr>
              <w:jc w:val="center"/>
            </w:pPr>
            <w:r>
              <w:rPr>
                <w:color w:val="000000"/>
                <w:sz w:val="18"/>
                <w:szCs w:val="18"/>
              </w:rPr>
              <w:t>Aprobado</w:t>
            </w:r>
          </w:p>
        </w:tc>
      </w:tr>
      <w:tr w:rsidR="00C34357" w14:paraId="4135EE4C"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363093" w14:textId="77777777" w:rsidR="00C34357" w:rsidRDefault="00000000">
            <w:pPr>
              <w:jc w:val="center"/>
            </w:pPr>
            <w:r>
              <w:rPr>
                <w:color w:val="000000"/>
                <w:sz w:val="18"/>
                <w:szCs w:val="18"/>
              </w:rPr>
              <w:t>REF-04</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F25C68" w14:textId="77777777" w:rsidR="00C34357" w:rsidRDefault="00000000">
            <w:r>
              <w:rPr>
                <w:color w:val="000000"/>
                <w:sz w:val="18"/>
                <w:szCs w:val="18"/>
              </w:rPr>
              <w:t>KickOff Interno Sunset BP</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CFD5ED" w14:textId="77777777" w:rsidR="00C34357" w:rsidRDefault="00000000">
            <w:r>
              <w:rPr>
                <w:color w:val="000000"/>
                <w:sz w:val="18"/>
                <w:szCs w:val="18"/>
              </w:rPr>
              <w:t>ON·NET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4EBE44"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E5F005" w14:textId="77777777" w:rsidR="00C34357" w:rsidRDefault="00000000">
            <w:pPr>
              <w:jc w:val="center"/>
            </w:pPr>
            <w:r>
              <w:rPr>
                <w:color w:val="000000"/>
                <w:sz w:val="18"/>
                <w:szCs w:val="18"/>
              </w:rPr>
              <w:t>Presentado</w:t>
            </w:r>
          </w:p>
        </w:tc>
      </w:tr>
      <w:tr w:rsidR="00C34357" w14:paraId="7CD74541"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03A476" w14:textId="77777777" w:rsidR="00C34357" w:rsidRDefault="00000000">
            <w:pPr>
              <w:jc w:val="center"/>
            </w:pPr>
            <w:r>
              <w:rPr>
                <w:color w:val="000000"/>
                <w:sz w:val="18"/>
                <w:szCs w:val="18"/>
              </w:rPr>
              <w:t>REF-05</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C92E51" w14:textId="77777777" w:rsidR="00C34357" w:rsidRDefault="00000000">
            <w:r>
              <w:rPr>
                <w:color w:val="000000"/>
                <w:sz w:val="18"/>
                <w:szCs w:val="18"/>
              </w:rPr>
              <w:t>Portal Komands v1.4</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029F0A" w14:textId="77777777" w:rsidR="00C34357" w:rsidRDefault="00000000">
            <w:r>
              <w:rPr>
                <w:color w:val="000000"/>
                <w:sz w:val="18"/>
                <w:szCs w:val="18"/>
              </w:rPr>
              <w:t>MOS-iT</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9BEC4A"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FC4D2C9" w14:textId="77777777" w:rsidR="00C34357" w:rsidRDefault="00000000">
            <w:pPr>
              <w:jc w:val="center"/>
            </w:pPr>
            <w:r>
              <w:rPr>
                <w:color w:val="000000"/>
                <w:sz w:val="18"/>
                <w:szCs w:val="18"/>
              </w:rPr>
              <w:t>Operativo</w:t>
            </w:r>
          </w:p>
        </w:tc>
      </w:tr>
      <w:tr w:rsidR="00C34357" w14:paraId="3F510369"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88BF74" w14:textId="77777777" w:rsidR="00C34357" w:rsidRDefault="00000000">
            <w:pPr>
              <w:jc w:val="center"/>
            </w:pPr>
            <w:r>
              <w:rPr>
                <w:color w:val="000000"/>
                <w:sz w:val="18"/>
                <w:szCs w:val="18"/>
              </w:rPr>
              <w:t>REF-06</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25B442" w14:textId="77777777" w:rsidR="00C34357" w:rsidRDefault="00000000">
            <w:r>
              <w:rPr>
                <w:color w:val="000000"/>
                <w:sz w:val="18"/>
                <w:szCs w:val="18"/>
              </w:rPr>
              <w:t>Estimación Infraestructura Komands v3 (revisada)</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813020" w14:textId="77777777" w:rsidR="00C34357" w:rsidRDefault="00000000">
            <w:r>
              <w:rPr>
                <w:color w:val="000000"/>
                <w:sz w:val="18"/>
                <w:szCs w:val="18"/>
              </w:rPr>
              <w:t>MOS-iT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2027E6"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A76816" w14:textId="77777777" w:rsidR="00C34357" w:rsidRDefault="00000000">
            <w:pPr>
              <w:jc w:val="center"/>
            </w:pPr>
            <w:r>
              <w:rPr>
                <w:color w:val="000000"/>
                <w:sz w:val="18"/>
                <w:szCs w:val="18"/>
              </w:rPr>
              <w:t>En revisión</w:t>
            </w:r>
          </w:p>
        </w:tc>
      </w:tr>
      <w:tr w:rsidR="00C34357" w14:paraId="5EF87EAE"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FCB0CF" w14:textId="77777777" w:rsidR="00C34357" w:rsidRDefault="00000000">
            <w:pPr>
              <w:jc w:val="center"/>
            </w:pPr>
            <w:r>
              <w:rPr>
                <w:color w:val="000000"/>
                <w:sz w:val="18"/>
                <w:szCs w:val="18"/>
              </w:rPr>
              <w:t>REF-07</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617AA9F" w14:textId="77777777" w:rsidR="00C34357" w:rsidRPr="005D78BF" w:rsidRDefault="00000000">
            <w:pPr>
              <w:rPr>
                <w:lang w:val="en-US"/>
              </w:rPr>
            </w:pPr>
            <w:r>
              <w:rPr>
                <w:color w:val="000000"/>
                <w:sz w:val="18"/>
                <w:szCs w:val="18"/>
                <w:lang w:val="en-US"/>
              </w:rPr>
              <w:t>HLD Sunset BP v1.0 (borrador)</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F98329" w14:textId="77777777" w:rsidR="00C34357" w:rsidRDefault="00000000">
            <w:r>
              <w:rPr>
                <w:color w:val="000000"/>
                <w:sz w:val="18"/>
                <w:szCs w:val="18"/>
              </w:rPr>
              <w:t>Juan Reyes</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2976DC"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C1D441" w14:textId="77777777" w:rsidR="00C34357" w:rsidRDefault="00000000">
            <w:pPr>
              <w:jc w:val="center"/>
            </w:pPr>
            <w:r>
              <w:rPr>
                <w:color w:val="000000"/>
                <w:sz w:val="18"/>
                <w:szCs w:val="18"/>
              </w:rPr>
              <w:t>Borrador</w:t>
            </w:r>
          </w:p>
        </w:tc>
      </w:tr>
      <w:tr w:rsidR="00C34357" w14:paraId="07D88B78"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E20B478" w14:textId="77777777" w:rsidR="00C34357" w:rsidRDefault="00000000">
            <w:pPr>
              <w:jc w:val="center"/>
            </w:pPr>
            <w:r>
              <w:rPr>
                <w:color w:val="000000"/>
                <w:sz w:val="18"/>
                <w:szCs w:val="18"/>
              </w:rPr>
              <w:t>REF-08</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B868F0" w14:textId="77777777" w:rsidR="00C34357" w:rsidRDefault="00000000">
            <w:r>
              <w:rPr>
                <w:color w:val="000000"/>
                <w:sz w:val="18"/>
                <w:szCs w:val="18"/>
              </w:rPr>
              <w:t>Modelo de Datos Komands v2</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9E9715" w14:textId="77777777" w:rsidR="00C34357" w:rsidRDefault="00000000">
            <w:r>
              <w:rPr>
                <w:color w:val="000000"/>
                <w:sz w:val="18"/>
                <w:szCs w:val="18"/>
              </w:rPr>
              <w:t>Arquitectura ON·NET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16B694"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D671D36" w14:textId="77777777" w:rsidR="00C34357" w:rsidRDefault="00000000">
            <w:pPr>
              <w:jc w:val="center"/>
            </w:pPr>
            <w:r>
              <w:rPr>
                <w:color w:val="000000"/>
                <w:sz w:val="18"/>
                <w:szCs w:val="18"/>
              </w:rPr>
              <w:t>En desarrollo</w:t>
            </w:r>
          </w:p>
        </w:tc>
      </w:tr>
      <w:tr w:rsidR="00C34357" w14:paraId="51AB307A"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6B2ED2" w14:textId="77777777" w:rsidR="00C34357" w:rsidRDefault="00000000">
            <w:pPr>
              <w:jc w:val="center"/>
            </w:pPr>
            <w:r>
              <w:rPr>
                <w:color w:val="000000"/>
                <w:sz w:val="18"/>
                <w:szCs w:val="18"/>
              </w:rPr>
              <w:t>REF-09</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FEFF8EB" w14:textId="77777777" w:rsidR="00C34357" w:rsidRDefault="00000000">
            <w:r>
              <w:rPr>
                <w:color w:val="000000"/>
                <w:sz w:val="18"/>
                <w:szCs w:val="18"/>
              </w:rPr>
              <w:t>LLD FTTH Consolidado Nokia+Huawei v1</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42D25E9" w14:textId="77777777" w:rsidR="00C34357" w:rsidRDefault="00000000">
            <w:r>
              <w:rPr>
                <w:color w:val="000000"/>
                <w:sz w:val="18"/>
                <w:szCs w:val="18"/>
              </w:rPr>
              <w:t>ON·NET / MOS-iT</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1453FC"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E6933C" w14:textId="77777777" w:rsidR="00C34357" w:rsidRDefault="00000000">
            <w:pPr>
              <w:jc w:val="center"/>
            </w:pPr>
            <w:r>
              <w:rPr>
                <w:color w:val="000000"/>
                <w:sz w:val="18"/>
                <w:szCs w:val="18"/>
              </w:rPr>
              <w:t>Consolidado</w:t>
            </w:r>
          </w:p>
        </w:tc>
      </w:tr>
      <w:tr w:rsidR="00C34357" w14:paraId="2B6FF540"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6F9455" w14:textId="77777777" w:rsidR="00C34357" w:rsidRDefault="00000000">
            <w:pPr>
              <w:jc w:val="center"/>
            </w:pPr>
            <w:r>
              <w:rPr>
                <w:color w:val="000000"/>
                <w:sz w:val="18"/>
                <w:szCs w:val="18"/>
              </w:rPr>
              <w:t>REF-10</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9A5CD0" w14:textId="77777777" w:rsidR="00C34357" w:rsidRDefault="00000000">
            <w:r>
              <w:rPr>
                <w:color w:val="000000"/>
                <w:sz w:val="18"/>
                <w:szCs w:val="18"/>
              </w:rPr>
              <w:t>LLD SSAA Consolidado Nokia+Huawei v1</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E792E5" w14:textId="77777777" w:rsidR="00C34357" w:rsidRDefault="00000000">
            <w:r>
              <w:rPr>
                <w:color w:val="000000"/>
                <w:sz w:val="18"/>
                <w:szCs w:val="18"/>
              </w:rPr>
              <w:t>ON·NET / MOS-iT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FB3448"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1186DF" w14:textId="77777777" w:rsidR="00C34357" w:rsidRDefault="00000000">
            <w:pPr>
              <w:jc w:val="center"/>
            </w:pPr>
            <w:r>
              <w:rPr>
                <w:color w:val="000000"/>
                <w:sz w:val="18"/>
                <w:szCs w:val="18"/>
              </w:rPr>
              <w:t>Consolidado</w:t>
            </w:r>
          </w:p>
        </w:tc>
      </w:tr>
      <w:tr w:rsidR="00C34357" w14:paraId="0D022DC1"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2062BC" w14:textId="77777777" w:rsidR="00C34357" w:rsidRDefault="00000000">
            <w:pPr>
              <w:jc w:val="center"/>
            </w:pPr>
            <w:r>
              <w:rPr>
                <w:color w:val="000000"/>
                <w:sz w:val="18"/>
                <w:szCs w:val="18"/>
              </w:rPr>
              <w:t>REF-11</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78688A" w14:textId="77777777" w:rsidR="00C34357" w:rsidRDefault="00000000">
            <w:r>
              <w:rPr>
                <w:color w:val="000000"/>
                <w:sz w:val="18"/>
                <w:szCs w:val="18"/>
              </w:rPr>
              <w:t>Diseño de Red SSAA v3.1.1</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04F5058" w14:textId="77777777" w:rsidR="00C34357" w:rsidRDefault="00000000">
            <w:r>
              <w:rPr>
                <w:color w:val="000000"/>
                <w:sz w:val="18"/>
                <w:szCs w:val="18"/>
              </w:rPr>
              <w:t>Ger. Desarrollo Redes</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CA3FF3" w14:textId="77777777" w:rsidR="00C34357" w:rsidRDefault="00000000">
            <w:pPr>
              <w:jc w:val="center"/>
            </w:pPr>
            <w:r>
              <w:rPr>
                <w:color w:val="000000"/>
                <w:sz w:val="18"/>
                <w:szCs w:val="18"/>
              </w:rPr>
              <w:t>Nov 2025</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3040A0B" w14:textId="77777777" w:rsidR="00C34357" w:rsidRDefault="00000000">
            <w:pPr>
              <w:jc w:val="center"/>
            </w:pPr>
            <w:r>
              <w:rPr>
                <w:color w:val="000000"/>
                <w:sz w:val="18"/>
                <w:szCs w:val="18"/>
              </w:rPr>
              <w:t>Vigente</w:t>
            </w:r>
          </w:p>
        </w:tc>
      </w:tr>
      <w:tr w:rsidR="00C34357" w14:paraId="3A978EC7"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7A1EBDA" w14:textId="77777777" w:rsidR="00C34357" w:rsidRDefault="00000000">
            <w:pPr>
              <w:jc w:val="center"/>
            </w:pPr>
            <w:r>
              <w:rPr>
                <w:color w:val="000000"/>
                <w:sz w:val="18"/>
                <w:szCs w:val="18"/>
              </w:rPr>
              <w:t>REF-12</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E1E084" w14:textId="77777777" w:rsidR="00C34357" w:rsidRDefault="00000000">
            <w:r>
              <w:rPr>
                <w:color w:val="000000"/>
                <w:sz w:val="18"/>
                <w:szCs w:val="18"/>
              </w:rPr>
              <w:t>APIs/Procesos Afectados ServiceNow</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6EE505" w14:textId="77777777" w:rsidR="00C34357" w:rsidRDefault="00000000">
            <w:r>
              <w:rPr>
                <w:color w:val="000000"/>
                <w:sz w:val="18"/>
                <w:szCs w:val="18"/>
              </w:rPr>
              <w:t>ON·NET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E54CC14"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25FE3F" w14:textId="77777777" w:rsidR="00C34357" w:rsidRDefault="00000000">
            <w:pPr>
              <w:jc w:val="center"/>
            </w:pPr>
            <w:r>
              <w:rPr>
                <w:color w:val="000000"/>
                <w:sz w:val="18"/>
                <w:szCs w:val="18"/>
              </w:rPr>
              <w:t>En revisión</w:t>
            </w:r>
          </w:p>
        </w:tc>
      </w:tr>
      <w:tr w:rsidR="00C34357" w14:paraId="72BDC664"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4D449A" w14:textId="77777777" w:rsidR="00C34357" w:rsidRDefault="00000000">
            <w:pPr>
              <w:jc w:val="center"/>
            </w:pPr>
            <w:r>
              <w:rPr>
                <w:color w:val="000000"/>
                <w:sz w:val="18"/>
                <w:szCs w:val="18"/>
              </w:rPr>
              <w:t>REF-13</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4DBFC2" w14:textId="77777777" w:rsidR="00C34357" w:rsidRDefault="00000000">
            <w:r>
              <w:rPr>
                <w:color w:val="000000"/>
                <w:sz w:val="18"/>
                <w:szCs w:val="18"/>
              </w:rPr>
              <w:t>Diagrama E-R Komands v2 (draw.io)</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C239F7" w14:textId="77777777" w:rsidR="00C34357" w:rsidRDefault="00000000">
            <w:r>
              <w:rPr>
                <w:color w:val="000000"/>
                <w:sz w:val="18"/>
                <w:szCs w:val="18"/>
              </w:rPr>
              <w:t>MOS-iT</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366CF5" w14:textId="77777777" w:rsidR="00C34357" w:rsidRDefault="00000000">
            <w:pPr>
              <w:jc w:val="center"/>
            </w:pPr>
            <w:r>
              <w:rPr>
                <w:color w:val="000000"/>
                <w:sz w:val="18"/>
                <w:szCs w:val="18"/>
              </w:rPr>
              <w:t>Mar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FEBDA2" w14:textId="77777777" w:rsidR="00C34357" w:rsidRDefault="00000000">
            <w:pPr>
              <w:jc w:val="center"/>
            </w:pPr>
            <w:r>
              <w:rPr>
                <w:color w:val="000000"/>
                <w:sz w:val="18"/>
                <w:szCs w:val="18"/>
              </w:rPr>
              <w:t>En desarrollo</w:t>
            </w:r>
          </w:p>
        </w:tc>
      </w:tr>
      <w:tr w:rsidR="00C34357" w14:paraId="522D82AD" w14:textId="77777777">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570E2A9" w14:textId="77777777" w:rsidR="00C34357" w:rsidRDefault="00000000">
            <w:pPr>
              <w:jc w:val="center"/>
            </w:pPr>
            <w:r>
              <w:rPr>
                <w:color w:val="000000"/>
                <w:sz w:val="18"/>
                <w:szCs w:val="18"/>
              </w:rPr>
              <w:t>REF-14</w:t>
            </w:r>
          </w:p>
        </w:tc>
        <w:tc>
          <w:tcPr>
            <w:tcW w:w="3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B462D0" w14:textId="77777777" w:rsidR="00C34357" w:rsidRPr="005D78BF" w:rsidRDefault="00000000">
            <w:pPr>
              <w:rPr>
                <w:lang w:val="en-US"/>
              </w:rPr>
            </w:pPr>
            <w:r>
              <w:rPr>
                <w:color w:val="000000"/>
                <w:sz w:val="18"/>
                <w:szCs w:val="18"/>
                <w:lang w:val="en-US"/>
              </w:rPr>
              <w:t>Flujos Fulfillment AS-IS (Rendimiento)</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3F6AF3" w14:textId="77777777" w:rsidR="00C34357" w:rsidRDefault="00000000">
            <w:r>
              <w:rPr>
                <w:color w:val="000000"/>
                <w:sz w:val="18"/>
                <w:szCs w:val="18"/>
              </w:rPr>
              <w:t>ON·NET</w:t>
            </w:r>
          </w:p>
        </w:tc>
        <w:tc>
          <w:tcPr>
            <w:tcW w:w="10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F6DE9F" w14:textId="77777777" w:rsidR="00C34357" w:rsidRDefault="00000000">
            <w:pPr>
              <w:jc w:val="center"/>
            </w:pPr>
            <w:r>
              <w:rPr>
                <w:color w:val="000000"/>
                <w:sz w:val="18"/>
                <w:szCs w:val="18"/>
              </w:rPr>
              <w:t>Jun 2023</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C73449" w14:textId="77777777" w:rsidR="00C34357" w:rsidRDefault="00000000">
            <w:pPr>
              <w:jc w:val="center"/>
            </w:pPr>
            <w:r>
              <w:rPr>
                <w:color w:val="000000"/>
                <w:sz w:val="18"/>
                <w:szCs w:val="18"/>
              </w:rPr>
              <w:t>Referencia</w:t>
            </w:r>
          </w:p>
        </w:tc>
      </w:tr>
      <w:tr w:rsidR="00C34357" w14:paraId="5C607B76" w14:textId="77777777">
        <w:tc>
          <w:tcPr>
            <w:tcW w:w="7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FAFC7E" w14:textId="77777777" w:rsidR="00C34357" w:rsidRDefault="00000000">
            <w:pPr>
              <w:jc w:val="center"/>
            </w:pPr>
            <w:r>
              <w:rPr>
                <w:color w:val="000000"/>
                <w:sz w:val="18"/>
                <w:szCs w:val="18"/>
              </w:rPr>
              <w:t>REF-15</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5B54FDB" w14:textId="77777777" w:rsidR="00C34357" w:rsidRDefault="00000000">
            <w:r>
              <w:rPr>
                <w:color w:val="000000"/>
                <w:sz w:val="18"/>
                <w:szCs w:val="18"/>
              </w:rPr>
              <w:t>HLD Migración CoLiving Red Flexible v7</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C5557C" w14:textId="77777777" w:rsidR="00C34357" w:rsidRDefault="00000000">
            <w:r>
              <w:rPr>
                <w:color w:val="000000"/>
                <w:sz w:val="18"/>
                <w:szCs w:val="18"/>
              </w:rPr>
              <w:t>ON·NET</w:t>
            </w:r>
          </w:p>
        </w:tc>
        <w:tc>
          <w:tcPr>
            <w:tcW w:w="1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6D301D" w14:textId="77777777" w:rsidR="00C34357" w:rsidRDefault="00000000">
            <w:pPr>
              <w:jc w:val="center"/>
            </w:pPr>
            <w:r>
              <w:rPr>
                <w:color w:val="000000"/>
                <w:sz w:val="18"/>
                <w:szCs w:val="18"/>
              </w:rPr>
              <w:t>Feb 2026</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DBBFF8" w14:textId="77777777" w:rsidR="00C34357" w:rsidRDefault="00000000">
            <w:pPr>
              <w:jc w:val="center"/>
            </w:pPr>
            <w:r>
              <w:rPr>
                <w:color w:val="000000"/>
                <w:sz w:val="18"/>
                <w:szCs w:val="18"/>
              </w:rPr>
              <w:t>Referencia formato</w:t>
            </w:r>
          </w:p>
        </w:tc>
      </w:tr>
    </w:tbl>
    <w:p w14:paraId="7C6D4D22" w14:textId="77777777" w:rsidR="00C34357" w:rsidRDefault="00000000">
      <w:pPr>
        <w:pStyle w:val="Ttulo2"/>
      </w:pPr>
      <w:bookmarkStart w:id="17" w:name="_Toc226041816"/>
      <w:r>
        <w:t>Glosario de términos y acrónimos</w:t>
      </w:r>
      <w:bookmarkEnd w:id="17"/>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7960"/>
      </w:tblGrid>
      <w:tr w:rsidR="00C34357" w14:paraId="2D455421"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8350771" w14:textId="77777777" w:rsidR="00C34357" w:rsidRDefault="00000000">
            <w:pPr>
              <w:jc w:val="center"/>
            </w:pPr>
            <w:r>
              <w:rPr>
                <w:b/>
                <w:bCs/>
                <w:color w:val="FFFFFF"/>
                <w:sz w:val="20"/>
                <w:szCs w:val="20"/>
              </w:rPr>
              <w:t>Término</w:t>
            </w:r>
          </w:p>
        </w:tc>
        <w:tc>
          <w:tcPr>
            <w:tcW w:w="7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56B37B7" w14:textId="77777777" w:rsidR="00C34357" w:rsidRDefault="00000000">
            <w:pPr>
              <w:jc w:val="center"/>
            </w:pPr>
            <w:r>
              <w:rPr>
                <w:b/>
                <w:bCs/>
                <w:color w:val="FFFFFF"/>
                <w:sz w:val="20"/>
                <w:szCs w:val="20"/>
              </w:rPr>
              <w:t>Definición</w:t>
            </w:r>
          </w:p>
        </w:tc>
      </w:tr>
      <w:tr w:rsidR="00C34357" w14:paraId="1A8508E1"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B93826" w14:textId="77777777" w:rsidR="00C34357" w:rsidRDefault="00000000">
            <w:r>
              <w:rPr>
                <w:b/>
                <w:bCs/>
                <w:color w:val="000000"/>
                <w:sz w:val="20"/>
                <w:szCs w:val="20"/>
              </w:rPr>
              <w:lastRenderedPageBreak/>
              <w:t>ADC</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ABF28D" w14:textId="77777777" w:rsidR="00C34357" w:rsidRDefault="00000000">
            <w:r>
              <w:rPr>
                <w:color w:val="000000"/>
                <w:sz w:val="19"/>
                <w:szCs w:val="19"/>
              </w:rPr>
              <w:t>Administrador de Comandos. Nombre original de la plataforma, ahora renombrada a Komands.</w:t>
            </w:r>
          </w:p>
        </w:tc>
      </w:tr>
      <w:tr w:rsidR="00C34357" w14:paraId="50AE5FBA"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B26ABD" w14:textId="77777777" w:rsidR="00C34357" w:rsidRDefault="00000000">
            <w:r>
              <w:rPr>
                <w:b/>
                <w:bCs/>
                <w:color w:val="000000"/>
                <w:sz w:val="20"/>
                <w:szCs w:val="20"/>
              </w:rPr>
              <w:t>APIM</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3B5CE0B" w14:textId="77777777" w:rsidR="00C34357" w:rsidRDefault="00000000">
            <w:r>
              <w:rPr>
                <w:color w:val="000000"/>
                <w:sz w:val="19"/>
                <w:szCs w:val="19"/>
              </w:rPr>
              <w:t>API Management. Plataforma de gestión, seguridad y publicación de APIs REST.</w:t>
            </w:r>
          </w:p>
        </w:tc>
      </w:tr>
      <w:tr w:rsidR="00C34357" w14:paraId="175F738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9B3358" w14:textId="77777777" w:rsidR="00C34357" w:rsidRDefault="00000000">
            <w:r>
              <w:rPr>
                <w:b/>
                <w:bCs/>
                <w:color w:val="000000"/>
                <w:sz w:val="20"/>
                <w:szCs w:val="20"/>
              </w:rPr>
              <w:t>BPI</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0D8976" w14:textId="77777777" w:rsidR="00C34357" w:rsidRDefault="00000000">
            <w:r>
              <w:rPr>
                <w:color w:val="000000"/>
                <w:sz w:val="19"/>
                <w:szCs w:val="19"/>
              </w:rPr>
              <w:t>Business Process Integration. Módulo de inventario de BluePlanet (Ciena). Se elimina.</w:t>
            </w:r>
          </w:p>
        </w:tc>
      </w:tr>
      <w:tr w:rsidR="00C34357" w14:paraId="49785E88"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E0891E" w14:textId="77777777" w:rsidR="00C34357" w:rsidRDefault="00000000">
            <w:r>
              <w:rPr>
                <w:b/>
                <w:bCs/>
                <w:color w:val="000000"/>
                <w:sz w:val="20"/>
                <w:szCs w:val="20"/>
              </w:rPr>
              <w:t>BPO</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F913C6" w14:textId="77777777" w:rsidR="00C34357" w:rsidRDefault="00000000">
            <w:r>
              <w:rPr>
                <w:color w:val="000000"/>
                <w:sz w:val="19"/>
                <w:szCs w:val="19"/>
              </w:rPr>
              <w:t>Business Process Orchestration. Módulo de orquestación de BluePlanet (Ciena). Se elimina.</w:t>
            </w:r>
          </w:p>
        </w:tc>
      </w:tr>
      <w:tr w:rsidR="00C34357" w14:paraId="4A3CBCE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CF6BD0" w14:textId="77777777" w:rsidR="00C34357" w:rsidRDefault="00000000">
            <w:r>
              <w:rPr>
                <w:b/>
                <w:bCs/>
                <w:color w:val="000000"/>
                <w:sz w:val="20"/>
                <w:szCs w:val="20"/>
              </w:rPr>
              <w:t>CMDB</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67CD54" w14:textId="77777777" w:rsidR="00C34357" w:rsidRDefault="00000000">
            <w:r>
              <w:rPr>
                <w:color w:val="000000"/>
                <w:sz w:val="19"/>
                <w:szCs w:val="19"/>
              </w:rPr>
              <w:t>Configuration Management Database. Base de datos de configuración en ServiceNow.</w:t>
            </w:r>
          </w:p>
        </w:tc>
      </w:tr>
      <w:tr w:rsidR="00C34357" w14:paraId="55E81A23"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28866C" w14:textId="77777777" w:rsidR="00C34357" w:rsidRDefault="00000000">
            <w:r>
              <w:rPr>
                <w:b/>
                <w:bCs/>
                <w:color w:val="000000"/>
                <w:sz w:val="20"/>
                <w:szCs w:val="20"/>
              </w:rPr>
              <w:t>CLI</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B9AB2A" w14:textId="77777777" w:rsidR="00C34357" w:rsidRDefault="00000000">
            <w:r>
              <w:rPr>
                <w:color w:val="000000"/>
                <w:sz w:val="19"/>
                <w:szCs w:val="19"/>
              </w:rPr>
              <w:t>Command Line Interface. Interfaz de línea de comandos SSH hacia OLTs.</w:t>
            </w:r>
          </w:p>
        </w:tc>
      </w:tr>
      <w:tr w:rsidR="00C34357" w14:paraId="0E95A68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43F8D2D" w14:textId="77777777" w:rsidR="00C34357" w:rsidRDefault="00000000">
            <w:r>
              <w:rPr>
                <w:b/>
                <w:bCs/>
                <w:color w:val="000000"/>
                <w:sz w:val="20"/>
                <w:szCs w:val="20"/>
              </w:rPr>
              <w:t>DBA</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517D6BB" w14:textId="77777777" w:rsidR="00C34357" w:rsidRDefault="00000000">
            <w:r>
              <w:rPr>
                <w:color w:val="000000"/>
                <w:sz w:val="19"/>
                <w:szCs w:val="19"/>
              </w:rPr>
              <w:t>Dynamic Bandwidth Allocation. Asignación dinámica de ancho de banda en redes PON.</w:t>
            </w:r>
          </w:p>
        </w:tc>
      </w:tr>
      <w:tr w:rsidR="00C34357" w14:paraId="566EA831"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22D779" w14:textId="77777777" w:rsidR="00C34357" w:rsidRDefault="00000000">
            <w:r>
              <w:rPr>
                <w:b/>
                <w:bCs/>
                <w:color w:val="000000"/>
                <w:sz w:val="20"/>
                <w:szCs w:val="20"/>
              </w:rPr>
              <w:t>Feature Flag</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B1008B" w14:textId="77777777" w:rsidR="00C34357" w:rsidRDefault="00000000">
            <w:r>
              <w:rPr>
                <w:color w:val="000000"/>
                <w:sz w:val="19"/>
                <w:szCs w:val="19"/>
              </w:rPr>
              <w:t>Mecanismo para activar/desactivar funcionalidades sin despliegue de código.</w:t>
            </w:r>
          </w:p>
        </w:tc>
      </w:tr>
      <w:tr w:rsidR="00C34357" w:rsidRPr="00CB3C92" w14:paraId="28FA22B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373584" w14:textId="77777777" w:rsidR="00C34357" w:rsidRDefault="00000000">
            <w:r>
              <w:rPr>
                <w:b/>
                <w:bCs/>
                <w:color w:val="000000"/>
                <w:sz w:val="20"/>
                <w:szCs w:val="20"/>
              </w:rPr>
              <w:t>FTTH</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0D015D" w14:textId="77777777" w:rsidR="00C34357" w:rsidRPr="005D78BF" w:rsidRDefault="00000000">
            <w:pPr>
              <w:rPr>
                <w:lang w:val="en-US"/>
              </w:rPr>
            </w:pPr>
            <w:r>
              <w:rPr>
                <w:color w:val="000000"/>
                <w:sz w:val="19"/>
                <w:szCs w:val="19"/>
                <w:lang w:val="en-US"/>
              </w:rPr>
              <w:t>Fiber To The Home. Producto masivo residencial (Internet, IPTV, VoIP).</w:t>
            </w:r>
          </w:p>
        </w:tc>
      </w:tr>
      <w:tr w:rsidR="00C34357" w14:paraId="3B9CB22F"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132086" w14:textId="77777777" w:rsidR="00C34357" w:rsidRDefault="00000000">
            <w:r>
              <w:rPr>
                <w:b/>
                <w:bCs/>
                <w:color w:val="000000"/>
                <w:sz w:val="20"/>
                <w:szCs w:val="20"/>
              </w:rPr>
              <w:t>Génesis</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BD37E2F" w14:textId="77777777" w:rsidR="00C34357" w:rsidRDefault="00000000">
            <w:r>
              <w:rPr>
                <w:color w:val="000000"/>
                <w:sz w:val="19"/>
                <w:szCs w:val="19"/>
              </w:rPr>
              <w:t>Nombre del ecosistema completo de provisión de servicios de ON·NET Fibra.</w:t>
            </w:r>
          </w:p>
        </w:tc>
      </w:tr>
      <w:tr w:rsidR="00C34357" w14:paraId="7C8BC5D6"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56C7824" w14:textId="77777777" w:rsidR="00C34357" w:rsidRDefault="00000000">
            <w:r>
              <w:rPr>
                <w:b/>
                <w:bCs/>
                <w:color w:val="000000"/>
                <w:sz w:val="20"/>
                <w:szCs w:val="20"/>
              </w:rPr>
              <w:t>GPON</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499FFF" w14:textId="77777777" w:rsidR="00C34357" w:rsidRDefault="00000000">
            <w:r>
              <w:rPr>
                <w:color w:val="000000"/>
                <w:sz w:val="19"/>
                <w:szCs w:val="19"/>
              </w:rPr>
              <w:t>Gigabit Passive Optical Network. Tecnología de red óptica pasiva (hasta 2.5 Gbps down).</w:t>
            </w:r>
          </w:p>
        </w:tc>
      </w:tr>
      <w:tr w:rsidR="00C34357" w14:paraId="2F6CA815"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319888" w14:textId="77777777" w:rsidR="00C34357" w:rsidRDefault="00000000">
            <w:r>
              <w:rPr>
                <w:b/>
                <w:bCs/>
                <w:color w:val="000000"/>
                <w:sz w:val="20"/>
                <w:szCs w:val="20"/>
              </w:rPr>
              <w:t>InfraCo</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B56191" w14:textId="77777777" w:rsidR="00C34357" w:rsidRDefault="00000000">
            <w:r>
              <w:rPr>
                <w:color w:val="000000"/>
                <w:sz w:val="19"/>
                <w:szCs w:val="19"/>
              </w:rPr>
              <w:t>Infrastructure Company. Modelo de ON·NET como proveedor mayorista de infraestructura.</w:t>
            </w:r>
          </w:p>
        </w:tc>
      </w:tr>
      <w:tr w:rsidR="00C34357" w14:paraId="06EF330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678EE24" w14:textId="77777777" w:rsidR="00C34357" w:rsidRDefault="00000000">
            <w:r>
              <w:rPr>
                <w:b/>
                <w:bCs/>
                <w:color w:val="000000"/>
                <w:sz w:val="20"/>
                <w:szCs w:val="20"/>
              </w:rPr>
              <w:t>Komands</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54C3FB" w14:textId="77777777" w:rsidR="00C34357" w:rsidRDefault="00000000">
            <w:r>
              <w:rPr>
                <w:color w:val="000000"/>
                <w:sz w:val="19"/>
                <w:szCs w:val="19"/>
              </w:rPr>
              <w:t>Network Command Administrator. Plataforma de gestión de comandos hacia OLTs (antes ADC).</w:t>
            </w:r>
          </w:p>
        </w:tc>
      </w:tr>
      <w:tr w:rsidR="00C34357" w14:paraId="616FA8B8"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863C69" w14:textId="77777777" w:rsidR="00C34357" w:rsidRDefault="00000000">
            <w:r>
              <w:rPr>
                <w:b/>
                <w:bCs/>
                <w:color w:val="000000"/>
                <w:sz w:val="20"/>
                <w:szCs w:val="20"/>
              </w:rPr>
              <w:t>OLT</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C854F2" w14:textId="77777777" w:rsidR="00C34357" w:rsidRDefault="00000000">
            <w:r>
              <w:rPr>
                <w:color w:val="000000"/>
                <w:sz w:val="19"/>
                <w:szCs w:val="19"/>
              </w:rPr>
              <w:t>Optical Line Terminal. Equipo de red en la central que gestiona conexiones de fibra.</w:t>
            </w:r>
          </w:p>
        </w:tc>
      </w:tr>
      <w:tr w:rsidR="00C34357" w14:paraId="04864F3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A88EC3" w14:textId="77777777" w:rsidR="00C34357" w:rsidRDefault="00000000">
            <w:r>
              <w:rPr>
                <w:b/>
                <w:bCs/>
                <w:color w:val="000000"/>
                <w:sz w:val="20"/>
                <w:szCs w:val="20"/>
              </w:rPr>
              <w:t>ONT</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479823E" w14:textId="77777777" w:rsidR="00C34357" w:rsidRDefault="00000000">
            <w:r>
              <w:rPr>
                <w:color w:val="000000"/>
                <w:sz w:val="19"/>
                <w:szCs w:val="19"/>
              </w:rPr>
              <w:t>Optical Network Terminal. Equipo en casa del cliente final.</w:t>
            </w:r>
          </w:p>
        </w:tc>
      </w:tr>
      <w:tr w:rsidR="00C34357" w14:paraId="6EF57275"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9A4195" w14:textId="77777777" w:rsidR="00C34357" w:rsidRDefault="00000000">
            <w:r>
              <w:rPr>
                <w:b/>
                <w:bCs/>
                <w:color w:val="000000"/>
                <w:sz w:val="20"/>
                <w:szCs w:val="20"/>
              </w:rPr>
              <w:t>OSP</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BD2BEFB" w14:textId="77777777" w:rsidR="00C34357" w:rsidRDefault="00000000">
            <w:r>
              <w:rPr>
                <w:color w:val="000000"/>
                <w:sz w:val="19"/>
                <w:szCs w:val="19"/>
              </w:rPr>
              <w:t>Operations Support Platform (CPQD). GIS e inventario de planta externa.</w:t>
            </w:r>
          </w:p>
        </w:tc>
      </w:tr>
      <w:tr w:rsidR="00C34357" w14:paraId="4D920FF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34D316" w14:textId="77777777" w:rsidR="00C34357" w:rsidRDefault="00000000">
            <w:r>
              <w:rPr>
                <w:b/>
                <w:bCs/>
                <w:color w:val="000000"/>
                <w:sz w:val="20"/>
                <w:szCs w:val="20"/>
              </w:rPr>
              <w:t>QoS</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92D213" w14:textId="77777777" w:rsidR="00C34357" w:rsidRDefault="00000000">
            <w:r>
              <w:rPr>
                <w:color w:val="000000"/>
                <w:sz w:val="19"/>
                <w:szCs w:val="19"/>
              </w:rPr>
              <w:t>Quality of Service. Calidad de servicio aplicada mediante priorización de tráfico.</w:t>
            </w:r>
          </w:p>
        </w:tc>
      </w:tr>
      <w:tr w:rsidR="00C34357" w14:paraId="6FB21F92"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7C9575" w14:textId="77777777" w:rsidR="00C34357" w:rsidRDefault="00000000">
            <w:r>
              <w:rPr>
                <w:b/>
                <w:bCs/>
                <w:color w:val="000000"/>
                <w:sz w:val="20"/>
                <w:szCs w:val="20"/>
              </w:rPr>
              <w:t>RA</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7E91F5" w14:textId="77777777" w:rsidR="00C34357" w:rsidRDefault="00000000">
            <w:r>
              <w:rPr>
                <w:color w:val="000000"/>
                <w:sz w:val="19"/>
                <w:szCs w:val="19"/>
              </w:rPr>
              <w:t>Resource Adapter. Módulo de BluePlanet para ejecución de comandos SSH. Se elimina.</w:t>
            </w:r>
          </w:p>
        </w:tc>
      </w:tr>
      <w:tr w:rsidR="00C34357" w14:paraId="2B4D4AF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720D64" w14:textId="77777777" w:rsidR="00C34357" w:rsidRDefault="00000000">
            <w:r>
              <w:rPr>
                <w:b/>
                <w:bCs/>
                <w:color w:val="000000"/>
                <w:sz w:val="20"/>
                <w:szCs w:val="20"/>
              </w:rPr>
              <w:t>SOM</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78832D" w14:textId="77777777" w:rsidR="00C34357" w:rsidRDefault="00000000">
            <w:r>
              <w:rPr>
                <w:color w:val="000000"/>
                <w:sz w:val="19"/>
                <w:szCs w:val="19"/>
              </w:rPr>
              <w:t>Service Order Management. Módulo de gestión de órdenes en ServiceNow (FlowDesigner).</w:t>
            </w:r>
          </w:p>
        </w:tc>
      </w:tr>
      <w:tr w:rsidR="00C34357" w14:paraId="4441B68C"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428647" w14:textId="77777777" w:rsidR="00C34357" w:rsidRDefault="00000000">
            <w:r>
              <w:rPr>
                <w:b/>
                <w:bCs/>
                <w:color w:val="000000"/>
                <w:sz w:val="20"/>
                <w:szCs w:val="20"/>
              </w:rPr>
              <w:t>SSAA</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263EBD" w14:textId="77777777" w:rsidR="00C34357" w:rsidRDefault="00000000">
            <w:r>
              <w:rPr>
                <w:color w:val="000000"/>
                <w:sz w:val="19"/>
                <w:szCs w:val="19"/>
              </w:rPr>
              <w:t>Servicios Avanzados. Producto B2B de ON·NET con 7 grupos/familias (A, B, C, D, E, BX, DX).</w:t>
            </w:r>
          </w:p>
        </w:tc>
      </w:tr>
      <w:tr w:rsidR="00C34357" w14:paraId="5082A30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04E331" w14:textId="77777777" w:rsidR="00C34357" w:rsidRDefault="00000000">
            <w:r>
              <w:rPr>
                <w:b/>
                <w:bCs/>
                <w:color w:val="000000"/>
                <w:sz w:val="20"/>
                <w:szCs w:val="20"/>
              </w:rPr>
              <w:t>TDD</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E8C8978" w14:textId="77777777" w:rsidR="00C34357" w:rsidRDefault="00000000">
            <w:r>
              <w:rPr>
                <w:color w:val="000000"/>
                <w:sz w:val="19"/>
                <w:szCs w:val="19"/>
              </w:rPr>
              <w:t>Test-Driven Development. Enfoque de desarrollo guiado por pruebas para paridad funcional.</w:t>
            </w:r>
          </w:p>
        </w:tc>
      </w:tr>
      <w:tr w:rsidR="00C34357" w14:paraId="6A25FF16"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B5F720" w14:textId="77777777" w:rsidR="00C34357" w:rsidRDefault="00000000">
            <w:r>
              <w:rPr>
                <w:b/>
                <w:bCs/>
                <w:color w:val="000000"/>
                <w:sz w:val="20"/>
                <w:szCs w:val="20"/>
              </w:rPr>
              <w:t>UAA</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D65273" w14:textId="77777777" w:rsidR="00C34357" w:rsidRDefault="00000000">
            <w:r>
              <w:rPr>
                <w:color w:val="000000"/>
                <w:sz w:val="19"/>
                <w:szCs w:val="19"/>
              </w:rPr>
              <w:t>Unified Activation and Automation. Módulo de alarmas y assurance de BluePlanet. Se mantiene.</w:t>
            </w:r>
          </w:p>
        </w:tc>
      </w:tr>
      <w:tr w:rsidR="00C34357" w14:paraId="200B9ED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B7CBC1" w14:textId="77777777" w:rsidR="00C34357" w:rsidRDefault="00000000">
            <w:r>
              <w:rPr>
                <w:b/>
                <w:bCs/>
                <w:color w:val="000000"/>
                <w:sz w:val="20"/>
                <w:szCs w:val="20"/>
              </w:rPr>
              <w:t>VNO</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C108001" w14:textId="77777777" w:rsidR="00C34357" w:rsidRDefault="00000000">
            <w:r>
              <w:rPr>
                <w:color w:val="000000"/>
                <w:sz w:val="19"/>
                <w:szCs w:val="19"/>
              </w:rPr>
              <w:t>Virtual Network Operator. Operador virtual cliente de ON·NET Fibra.</w:t>
            </w:r>
          </w:p>
        </w:tc>
      </w:tr>
      <w:tr w:rsidR="00C34357" w14:paraId="52577FB2"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D9C7AA" w14:textId="77777777" w:rsidR="00C34357" w:rsidRDefault="00000000">
            <w:r>
              <w:rPr>
                <w:b/>
                <w:bCs/>
                <w:color w:val="000000"/>
                <w:sz w:val="20"/>
                <w:szCs w:val="20"/>
              </w:rPr>
              <w:t>XGSPON</w:t>
            </w:r>
          </w:p>
        </w:tc>
        <w:tc>
          <w:tcPr>
            <w:tcW w:w="7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CDC6FB" w14:textId="77777777" w:rsidR="00C34357" w:rsidRDefault="00000000">
            <w:r>
              <w:rPr>
                <w:color w:val="000000"/>
                <w:sz w:val="19"/>
                <w:szCs w:val="19"/>
              </w:rPr>
              <w:t>10-Gigabit Symmetric PON. Tecnología PON simétrica de alta velocidad (hasta 10 Gbps).</w:t>
            </w:r>
          </w:p>
        </w:tc>
      </w:tr>
    </w:tbl>
    <w:p w14:paraId="01CABAD1" w14:textId="77777777" w:rsidR="00C34357" w:rsidRDefault="00000000">
      <w:r>
        <w:br w:type="page"/>
      </w:r>
    </w:p>
    <w:p w14:paraId="596D8DA9" w14:textId="77777777" w:rsidR="00C34357" w:rsidRDefault="00000000">
      <w:pPr>
        <w:pStyle w:val="Ttulo1"/>
      </w:pPr>
      <w:bookmarkStart w:id="18" w:name="_Toc226041817"/>
      <w:r>
        <w:lastRenderedPageBreak/>
        <w:t>TABLA DE CONTENIDO</w:t>
      </w:r>
      <w:bookmarkEnd w:id="18"/>
    </w:p>
    <w:sdt>
      <w:sdtPr>
        <w:alias w:val="Tabla de Contenido"/>
        <w:id w:val="-2126374614"/>
      </w:sdtPr>
      <w:sdtContent>
        <w:p w14:paraId="04D30A41" w14:textId="5172EEBF" w:rsidR="005D78BF"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6041812" w:history="1">
            <w:r w:rsidR="005D78BF">
              <w:rPr>
                <w:rStyle w:val="Hipervnculo"/>
                <w:noProof/>
              </w:rPr>
              <w:t>CONTROL DE DOCUMENTO</w:t>
            </w:r>
            <w:r w:rsidR="005D78BF">
              <w:rPr>
                <w:noProof/>
              </w:rPr>
              <w:tab/>
            </w:r>
            <w:r w:rsidR="005D78BF">
              <w:rPr>
                <w:noProof/>
              </w:rPr>
              <w:fldChar w:fldCharType="begin"/>
            </w:r>
            <w:r w:rsidR="005D78BF">
              <w:rPr>
                <w:noProof/>
              </w:rPr>
              <w:instrText xml:space="preserve"> PAGEREF _Toc226041812 \h </w:instrText>
            </w:r>
            <w:r w:rsidR="005D78BF">
              <w:rPr>
                <w:noProof/>
              </w:rPr>
            </w:r>
            <w:r w:rsidR="005D78BF">
              <w:rPr>
                <w:noProof/>
              </w:rPr>
              <w:fldChar w:fldCharType="separate"/>
            </w:r>
            <w:r w:rsidR="005D78BF">
              <w:rPr>
                <w:noProof/>
              </w:rPr>
              <w:t>2</w:t>
            </w:r>
            <w:r w:rsidR="005D78BF">
              <w:rPr>
                <w:noProof/>
              </w:rPr>
              <w:fldChar w:fldCharType="end"/>
            </w:r>
          </w:hyperlink>
        </w:p>
        <w:p w14:paraId="2F3D0634" w14:textId="7F997B0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13" w:history="1">
            <w:r>
              <w:rPr>
                <w:rStyle w:val="Hipervnculo"/>
                <w:noProof/>
              </w:rPr>
              <w:t>Control de cambios</w:t>
            </w:r>
            <w:r>
              <w:rPr>
                <w:noProof/>
              </w:rPr>
              <w:tab/>
            </w:r>
            <w:r>
              <w:rPr>
                <w:noProof/>
              </w:rPr>
              <w:fldChar w:fldCharType="begin"/>
            </w:r>
            <w:r>
              <w:rPr>
                <w:noProof/>
              </w:rPr>
              <w:instrText xml:space="preserve"> PAGEREF _Toc226041813 \h </w:instrText>
            </w:r>
            <w:r>
              <w:rPr>
                <w:noProof/>
              </w:rPr>
            </w:r>
            <w:r>
              <w:rPr>
                <w:noProof/>
              </w:rPr>
              <w:fldChar w:fldCharType="separate"/>
            </w:r>
            <w:r>
              <w:rPr>
                <w:noProof/>
              </w:rPr>
              <w:t>2</w:t>
            </w:r>
            <w:r>
              <w:rPr>
                <w:noProof/>
              </w:rPr>
              <w:fldChar w:fldCharType="end"/>
            </w:r>
          </w:hyperlink>
        </w:p>
        <w:p w14:paraId="5323C145" w14:textId="5CDD5F6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14" w:history="1">
            <w:r>
              <w:rPr>
                <w:rStyle w:val="Hipervnculo"/>
                <w:noProof/>
              </w:rPr>
              <w:t>Revisores y aprobadores</w:t>
            </w:r>
            <w:r>
              <w:rPr>
                <w:noProof/>
              </w:rPr>
              <w:tab/>
            </w:r>
            <w:r>
              <w:rPr>
                <w:noProof/>
              </w:rPr>
              <w:fldChar w:fldCharType="begin"/>
            </w:r>
            <w:r>
              <w:rPr>
                <w:noProof/>
              </w:rPr>
              <w:instrText xml:space="preserve"> PAGEREF _Toc226041814 \h </w:instrText>
            </w:r>
            <w:r>
              <w:rPr>
                <w:noProof/>
              </w:rPr>
            </w:r>
            <w:r>
              <w:rPr>
                <w:noProof/>
              </w:rPr>
              <w:fldChar w:fldCharType="separate"/>
            </w:r>
            <w:r>
              <w:rPr>
                <w:noProof/>
              </w:rPr>
              <w:t>2</w:t>
            </w:r>
            <w:r>
              <w:rPr>
                <w:noProof/>
              </w:rPr>
              <w:fldChar w:fldCharType="end"/>
            </w:r>
          </w:hyperlink>
        </w:p>
        <w:p w14:paraId="1DBA5FBE" w14:textId="7A6C4E8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15" w:history="1">
            <w:r>
              <w:rPr>
                <w:rStyle w:val="Hipervnculo"/>
                <w:noProof/>
              </w:rPr>
              <w:t>Documentos de referencia</w:t>
            </w:r>
            <w:r>
              <w:rPr>
                <w:noProof/>
              </w:rPr>
              <w:tab/>
            </w:r>
            <w:r>
              <w:rPr>
                <w:noProof/>
              </w:rPr>
              <w:fldChar w:fldCharType="begin"/>
            </w:r>
            <w:r>
              <w:rPr>
                <w:noProof/>
              </w:rPr>
              <w:instrText xml:space="preserve"> PAGEREF _Toc226041815 \h </w:instrText>
            </w:r>
            <w:r>
              <w:rPr>
                <w:noProof/>
              </w:rPr>
            </w:r>
            <w:r>
              <w:rPr>
                <w:noProof/>
              </w:rPr>
              <w:fldChar w:fldCharType="separate"/>
            </w:r>
            <w:r>
              <w:rPr>
                <w:noProof/>
              </w:rPr>
              <w:t>3</w:t>
            </w:r>
            <w:r>
              <w:rPr>
                <w:noProof/>
              </w:rPr>
              <w:fldChar w:fldCharType="end"/>
            </w:r>
          </w:hyperlink>
        </w:p>
        <w:p w14:paraId="11F7B02D" w14:textId="3255015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16" w:history="1">
            <w:r>
              <w:rPr>
                <w:rStyle w:val="Hipervnculo"/>
                <w:noProof/>
              </w:rPr>
              <w:t>Glosario de términos y acrónimos</w:t>
            </w:r>
            <w:r>
              <w:rPr>
                <w:noProof/>
              </w:rPr>
              <w:tab/>
            </w:r>
            <w:r>
              <w:rPr>
                <w:noProof/>
              </w:rPr>
              <w:fldChar w:fldCharType="begin"/>
            </w:r>
            <w:r>
              <w:rPr>
                <w:noProof/>
              </w:rPr>
              <w:instrText xml:space="preserve"> PAGEREF _Toc226041816 \h </w:instrText>
            </w:r>
            <w:r>
              <w:rPr>
                <w:noProof/>
              </w:rPr>
            </w:r>
            <w:r>
              <w:rPr>
                <w:noProof/>
              </w:rPr>
              <w:fldChar w:fldCharType="separate"/>
            </w:r>
            <w:r>
              <w:rPr>
                <w:noProof/>
              </w:rPr>
              <w:t>3</w:t>
            </w:r>
            <w:r>
              <w:rPr>
                <w:noProof/>
              </w:rPr>
              <w:fldChar w:fldCharType="end"/>
            </w:r>
          </w:hyperlink>
        </w:p>
        <w:p w14:paraId="662E7202" w14:textId="2E30D481"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17" w:history="1">
            <w:r>
              <w:rPr>
                <w:rStyle w:val="Hipervnculo"/>
                <w:noProof/>
              </w:rPr>
              <w:t>TABLA DE CONTENIDO</w:t>
            </w:r>
            <w:r>
              <w:rPr>
                <w:noProof/>
              </w:rPr>
              <w:tab/>
            </w:r>
            <w:r>
              <w:rPr>
                <w:noProof/>
              </w:rPr>
              <w:fldChar w:fldCharType="begin"/>
            </w:r>
            <w:r>
              <w:rPr>
                <w:noProof/>
              </w:rPr>
              <w:instrText xml:space="preserve"> PAGEREF _Toc226041817 \h </w:instrText>
            </w:r>
            <w:r>
              <w:rPr>
                <w:noProof/>
              </w:rPr>
            </w:r>
            <w:r>
              <w:rPr>
                <w:noProof/>
              </w:rPr>
              <w:fldChar w:fldCharType="separate"/>
            </w:r>
            <w:r>
              <w:rPr>
                <w:noProof/>
              </w:rPr>
              <w:t>5</w:t>
            </w:r>
            <w:r>
              <w:rPr>
                <w:noProof/>
              </w:rPr>
              <w:fldChar w:fldCharType="end"/>
            </w:r>
          </w:hyperlink>
        </w:p>
        <w:p w14:paraId="1ED89164" w14:textId="3A13E5BB"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18" w:history="1">
            <w:r>
              <w:rPr>
                <w:rStyle w:val="Hipervnculo"/>
                <w:noProof/>
              </w:rPr>
              <w:t>1. INFORMACIÓN DEL PROYECTO</w:t>
            </w:r>
            <w:r>
              <w:rPr>
                <w:noProof/>
              </w:rPr>
              <w:tab/>
            </w:r>
            <w:r>
              <w:rPr>
                <w:noProof/>
              </w:rPr>
              <w:fldChar w:fldCharType="begin"/>
            </w:r>
            <w:r>
              <w:rPr>
                <w:noProof/>
              </w:rPr>
              <w:instrText xml:space="preserve"> PAGEREF _Toc226041818 \h </w:instrText>
            </w:r>
            <w:r>
              <w:rPr>
                <w:noProof/>
              </w:rPr>
            </w:r>
            <w:r>
              <w:rPr>
                <w:noProof/>
              </w:rPr>
              <w:fldChar w:fldCharType="separate"/>
            </w:r>
            <w:r>
              <w:rPr>
                <w:noProof/>
              </w:rPr>
              <w:t>14</w:t>
            </w:r>
            <w:r>
              <w:rPr>
                <w:noProof/>
              </w:rPr>
              <w:fldChar w:fldCharType="end"/>
            </w:r>
          </w:hyperlink>
        </w:p>
        <w:p w14:paraId="754E7AEC" w14:textId="2BDC2F7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19" w:history="1">
            <w:r>
              <w:rPr>
                <w:rStyle w:val="Hipervnculo"/>
                <w:noProof/>
              </w:rPr>
              <w:t>1.1 Descripción del requerimiento</w:t>
            </w:r>
            <w:r>
              <w:rPr>
                <w:noProof/>
              </w:rPr>
              <w:tab/>
            </w:r>
            <w:r>
              <w:rPr>
                <w:noProof/>
              </w:rPr>
              <w:fldChar w:fldCharType="begin"/>
            </w:r>
            <w:r>
              <w:rPr>
                <w:noProof/>
              </w:rPr>
              <w:instrText xml:space="preserve"> PAGEREF _Toc226041819 \h </w:instrText>
            </w:r>
            <w:r>
              <w:rPr>
                <w:noProof/>
              </w:rPr>
            </w:r>
            <w:r>
              <w:rPr>
                <w:noProof/>
              </w:rPr>
              <w:fldChar w:fldCharType="separate"/>
            </w:r>
            <w:r>
              <w:rPr>
                <w:noProof/>
              </w:rPr>
              <w:t>14</w:t>
            </w:r>
            <w:r>
              <w:rPr>
                <w:noProof/>
              </w:rPr>
              <w:fldChar w:fldCharType="end"/>
            </w:r>
          </w:hyperlink>
        </w:p>
        <w:p w14:paraId="5ECEA884" w14:textId="30452A5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20" w:history="1">
            <w:r>
              <w:rPr>
                <w:rStyle w:val="Hipervnculo"/>
                <w:noProof/>
              </w:rPr>
              <w:t>1.2 Alcance del documento</w:t>
            </w:r>
            <w:r>
              <w:rPr>
                <w:noProof/>
              </w:rPr>
              <w:tab/>
            </w:r>
            <w:r>
              <w:rPr>
                <w:noProof/>
              </w:rPr>
              <w:fldChar w:fldCharType="begin"/>
            </w:r>
            <w:r>
              <w:rPr>
                <w:noProof/>
              </w:rPr>
              <w:instrText xml:space="preserve"> PAGEREF _Toc226041820 \h </w:instrText>
            </w:r>
            <w:r>
              <w:rPr>
                <w:noProof/>
              </w:rPr>
            </w:r>
            <w:r>
              <w:rPr>
                <w:noProof/>
              </w:rPr>
              <w:fldChar w:fldCharType="separate"/>
            </w:r>
            <w:r>
              <w:rPr>
                <w:noProof/>
              </w:rPr>
              <w:t>14</w:t>
            </w:r>
            <w:r>
              <w:rPr>
                <w:noProof/>
              </w:rPr>
              <w:fldChar w:fldCharType="end"/>
            </w:r>
          </w:hyperlink>
        </w:p>
        <w:p w14:paraId="3923C8AA" w14:textId="1B756AD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21" w:history="1">
            <w:r>
              <w:rPr>
                <w:rStyle w:val="Hipervnculo"/>
                <w:noProof/>
              </w:rPr>
              <w:t>1.3 Objetivos de la solución</w:t>
            </w:r>
            <w:r>
              <w:rPr>
                <w:noProof/>
              </w:rPr>
              <w:tab/>
            </w:r>
            <w:r>
              <w:rPr>
                <w:noProof/>
              </w:rPr>
              <w:fldChar w:fldCharType="begin"/>
            </w:r>
            <w:r>
              <w:rPr>
                <w:noProof/>
              </w:rPr>
              <w:instrText xml:space="preserve"> PAGEREF _Toc226041821 \h </w:instrText>
            </w:r>
            <w:r>
              <w:rPr>
                <w:noProof/>
              </w:rPr>
            </w:r>
            <w:r>
              <w:rPr>
                <w:noProof/>
              </w:rPr>
              <w:fldChar w:fldCharType="separate"/>
            </w:r>
            <w:r>
              <w:rPr>
                <w:noProof/>
              </w:rPr>
              <w:t>14</w:t>
            </w:r>
            <w:r>
              <w:rPr>
                <w:noProof/>
              </w:rPr>
              <w:fldChar w:fldCharType="end"/>
            </w:r>
          </w:hyperlink>
        </w:p>
        <w:p w14:paraId="2CD5ED23" w14:textId="6508ADCB"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22" w:history="1">
            <w:r>
              <w:rPr>
                <w:rStyle w:val="Hipervnculo"/>
                <w:noProof/>
              </w:rPr>
              <w:t>Objetivos generales de ON·NET Fibra</w:t>
            </w:r>
            <w:r>
              <w:rPr>
                <w:noProof/>
              </w:rPr>
              <w:tab/>
            </w:r>
            <w:r>
              <w:rPr>
                <w:noProof/>
              </w:rPr>
              <w:fldChar w:fldCharType="begin"/>
            </w:r>
            <w:r>
              <w:rPr>
                <w:noProof/>
              </w:rPr>
              <w:instrText xml:space="preserve"> PAGEREF _Toc226041822 \h </w:instrText>
            </w:r>
            <w:r>
              <w:rPr>
                <w:noProof/>
              </w:rPr>
            </w:r>
            <w:r>
              <w:rPr>
                <w:noProof/>
              </w:rPr>
              <w:fldChar w:fldCharType="separate"/>
            </w:r>
            <w:r>
              <w:rPr>
                <w:noProof/>
              </w:rPr>
              <w:t>15</w:t>
            </w:r>
            <w:r>
              <w:rPr>
                <w:noProof/>
              </w:rPr>
              <w:fldChar w:fldCharType="end"/>
            </w:r>
          </w:hyperlink>
        </w:p>
        <w:p w14:paraId="25F72737" w14:textId="3787E7CD"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23" w:history="1">
            <w:r>
              <w:rPr>
                <w:rStyle w:val="Hipervnculo"/>
                <w:noProof/>
              </w:rPr>
              <w:t>Objetivos específicos del proyecto (MOS-iT)</w:t>
            </w:r>
            <w:r>
              <w:rPr>
                <w:noProof/>
              </w:rPr>
              <w:tab/>
            </w:r>
            <w:r>
              <w:rPr>
                <w:noProof/>
              </w:rPr>
              <w:fldChar w:fldCharType="begin"/>
            </w:r>
            <w:r>
              <w:rPr>
                <w:noProof/>
              </w:rPr>
              <w:instrText xml:space="preserve"> PAGEREF _Toc226041823 \h </w:instrText>
            </w:r>
            <w:r>
              <w:rPr>
                <w:noProof/>
              </w:rPr>
            </w:r>
            <w:r>
              <w:rPr>
                <w:noProof/>
              </w:rPr>
              <w:fldChar w:fldCharType="separate"/>
            </w:r>
            <w:r>
              <w:rPr>
                <w:noProof/>
              </w:rPr>
              <w:t>15</w:t>
            </w:r>
            <w:r>
              <w:rPr>
                <w:noProof/>
              </w:rPr>
              <w:fldChar w:fldCharType="end"/>
            </w:r>
          </w:hyperlink>
        </w:p>
        <w:p w14:paraId="15A8381C" w14:textId="3A0ED54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24" w:history="1">
            <w:r>
              <w:rPr>
                <w:rStyle w:val="Hipervnculo"/>
                <w:noProof/>
              </w:rPr>
              <w:t>1.4 Principios de diseño</w:t>
            </w:r>
            <w:r>
              <w:rPr>
                <w:noProof/>
              </w:rPr>
              <w:tab/>
            </w:r>
            <w:r>
              <w:rPr>
                <w:noProof/>
              </w:rPr>
              <w:fldChar w:fldCharType="begin"/>
            </w:r>
            <w:r>
              <w:rPr>
                <w:noProof/>
              </w:rPr>
              <w:instrText xml:space="preserve"> PAGEREF _Toc226041824 \h </w:instrText>
            </w:r>
            <w:r>
              <w:rPr>
                <w:noProof/>
              </w:rPr>
            </w:r>
            <w:r>
              <w:rPr>
                <w:noProof/>
              </w:rPr>
              <w:fldChar w:fldCharType="separate"/>
            </w:r>
            <w:r>
              <w:rPr>
                <w:noProof/>
              </w:rPr>
              <w:t>15</w:t>
            </w:r>
            <w:r>
              <w:rPr>
                <w:noProof/>
              </w:rPr>
              <w:fldChar w:fldCharType="end"/>
            </w:r>
          </w:hyperlink>
        </w:p>
        <w:p w14:paraId="717D3674" w14:textId="62D701E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25" w:history="1">
            <w:r>
              <w:rPr>
                <w:rStyle w:val="Hipervnculo"/>
                <w:noProof/>
              </w:rPr>
              <w:t>1.5 Evolución histórica del ADC / Komands</w:t>
            </w:r>
            <w:r>
              <w:rPr>
                <w:noProof/>
              </w:rPr>
              <w:tab/>
            </w:r>
            <w:r>
              <w:rPr>
                <w:noProof/>
              </w:rPr>
              <w:fldChar w:fldCharType="begin"/>
            </w:r>
            <w:r>
              <w:rPr>
                <w:noProof/>
              </w:rPr>
              <w:instrText xml:space="preserve"> PAGEREF _Toc226041825 \h </w:instrText>
            </w:r>
            <w:r>
              <w:rPr>
                <w:noProof/>
              </w:rPr>
            </w:r>
            <w:r>
              <w:rPr>
                <w:noProof/>
              </w:rPr>
              <w:fldChar w:fldCharType="separate"/>
            </w:r>
            <w:r>
              <w:rPr>
                <w:noProof/>
              </w:rPr>
              <w:t>16</w:t>
            </w:r>
            <w:r>
              <w:rPr>
                <w:noProof/>
              </w:rPr>
              <w:fldChar w:fldCharType="end"/>
            </w:r>
          </w:hyperlink>
        </w:p>
        <w:p w14:paraId="6B9EE764" w14:textId="045DFF7F"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26" w:history="1">
            <w:r>
              <w:rPr>
                <w:rStyle w:val="Hipervnculo"/>
                <w:noProof/>
              </w:rPr>
              <w:t>2. ALCANCE</w:t>
            </w:r>
            <w:r>
              <w:rPr>
                <w:noProof/>
              </w:rPr>
              <w:tab/>
            </w:r>
            <w:r>
              <w:rPr>
                <w:noProof/>
              </w:rPr>
              <w:fldChar w:fldCharType="begin"/>
            </w:r>
            <w:r>
              <w:rPr>
                <w:noProof/>
              </w:rPr>
              <w:instrText xml:space="preserve"> PAGEREF _Toc226041826 \h </w:instrText>
            </w:r>
            <w:r>
              <w:rPr>
                <w:noProof/>
              </w:rPr>
            </w:r>
            <w:r>
              <w:rPr>
                <w:noProof/>
              </w:rPr>
              <w:fldChar w:fldCharType="separate"/>
            </w:r>
            <w:r>
              <w:rPr>
                <w:noProof/>
              </w:rPr>
              <w:t>17</w:t>
            </w:r>
            <w:r>
              <w:rPr>
                <w:noProof/>
              </w:rPr>
              <w:fldChar w:fldCharType="end"/>
            </w:r>
          </w:hyperlink>
        </w:p>
        <w:p w14:paraId="4A1FCCDB" w14:textId="3F9FFD2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27" w:history="1">
            <w:r>
              <w:rPr>
                <w:rStyle w:val="Hipervnculo"/>
                <w:noProof/>
              </w:rPr>
              <w:t>2.1 Dentro del alcance</w:t>
            </w:r>
            <w:r>
              <w:rPr>
                <w:noProof/>
              </w:rPr>
              <w:tab/>
            </w:r>
            <w:r>
              <w:rPr>
                <w:noProof/>
              </w:rPr>
              <w:fldChar w:fldCharType="begin"/>
            </w:r>
            <w:r>
              <w:rPr>
                <w:noProof/>
              </w:rPr>
              <w:instrText xml:space="preserve"> PAGEREF _Toc226041827 \h </w:instrText>
            </w:r>
            <w:r>
              <w:rPr>
                <w:noProof/>
              </w:rPr>
            </w:r>
            <w:r>
              <w:rPr>
                <w:noProof/>
              </w:rPr>
              <w:fldChar w:fldCharType="separate"/>
            </w:r>
            <w:r>
              <w:rPr>
                <w:noProof/>
              </w:rPr>
              <w:t>17</w:t>
            </w:r>
            <w:r>
              <w:rPr>
                <w:noProof/>
              </w:rPr>
              <w:fldChar w:fldCharType="end"/>
            </w:r>
          </w:hyperlink>
        </w:p>
        <w:p w14:paraId="4102CC31" w14:textId="10AF7F1A"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28" w:history="1">
            <w:r>
              <w:rPr>
                <w:rStyle w:val="Hipervnculo"/>
                <w:noProof/>
              </w:rPr>
              <w:t>2.1.1 VNOs soportadas</w:t>
            </w:r>
            <w:r>
              <w:rPr>
                <w:noProof/>
              </w:rPr>
              <w:tab/>
            </w:r>
            <w:r>
              <w:rPr>
                <w:noProof/>
              </w:rPr>
              <w:fldChar w:fldCharType="begin"/>
            </w:r>
            <w:r>
              <w:rPr>
                <w:noProof/>
              </w:rPr>
              <w:instrText xml:space="preserve"> PAGEREF _Toc226041828 \h </w:instrText>
            </w:r>
            <w:r>
              <w:rPr>
                <w:noProof/>
              </w:rPr>
            </w:r>
            <w:r>
              <w:rPr>
                <w:noProof/>
              </w:rPr>
              <w:fldChar w:fldCharType="separate"/>
            </w:r>
            <w:r>
              <w:rPr>
                <w:noProof/>
              </w:rPr>
              <w:t>17</w:t>
            </w:r>
            <w:r>
              <w:rPr>
                <w:noProof/>
              </w:rPr>
              <w:fldChar w:fldCharType="end"/>
            </w:r>
          </w:hyperlink>
        </w:p>
        <w:p w14:paraId="23605D74" w14:textId="5562FB3B"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29" w:history="1">
            <w:r>
              <w:rPr>
                <w:rStyle w:val="Hipervnculo"/>
                <w:noProof/>
              </w:rPr>
              <w:t>2.1.2 Productos y tecnologías</w:t>
            </w:r>
            <w:r>
              <w:rPr>
                <w:noProof/>
              </w:rPr>
              <w:tab/>
            </w:r>
            <w:r>
              <w:rPr>
                <w:noProof/>
              </w:rPr>
              <w:fldChar w:fldCharType="begin"/>
            </w:r>
            <w:r>
              <w:rPr>
                <w:noProof/>
              </w:rPr>
              <w:instrText xml:space="preserve"> PAGEREF _Toc226041829 \h </w:instrText>
            </w:r>
            <w:r>
              <w:rPr>
                <w:noProof/>
              </w:rPr>
            </w:r>
            <w:r>
              <w:rPr>
                <w:noProof/>
              </w:rPr>
              <w:fldChar w:fldCharType="separate"/>
            </w:r>
            <w:r>
              <w:rPr>
                <w:noProof/>
              </w:rPr>
              <w:t>17</w:t>
            </w:r>
            <w:r>
              <w:rPr>
                <w:noProof/>
              </w:rPr>
              <w:fldChar w:fldCharType="end"/>
            </w:r>
          </w:hyperlink>
        </w:p>
        <w:p w14:paraId="42EDE2F6" w14:textId="0BF17E5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30" w:history="1">
            <w:r>
              <w:rPr>
                <w:rStyle w:val="Hipervnculo"/>
                <w:noProof/>
              </w:rPr>
              <w:t>2.1.3 Tecnologías PON</w:t>
            </w:r>
            <w:r>
              <w:rPr>
                <w:noProof/>
              </w:rPr>
              <w:tab/>
            </w:r>
            <w:r>
              <w:rPr>
                <w:noProof/>
              </w:rPr>
              <w:fldChar w:fldCharType="begin"/>
            </w:r>
            <w:r>
              <w:rPr>
                <w:noProof/>
              </w:rPr>
              <w:instrText xml:space="preserve"> PAGEREF _Toc226041830 \h </w:instrText>
            </w:r>
            <w:r>
              <w:rPr>
                <w:noProof/>
              </w:rPr>
            </w:r>
            <w:r>
              <w:rPr>
                <w:noProof/>
              </w:rPr>
              <w:fldChar w:fldCharType="separate"/>
            </w:r>
            <w:r>
              <w:rPr>
                <w:noProof/>
              </w:rPr>
              <w:t>18</w:t>
            </w:r>
            <w:r>
              <w:rPr>
                <w:noProof/>
              </w:rPr>
              <w:fldChar w:fldCharType="end"/>
            </w:r>
          </w:hyperlink>
        </w:p>
        <w:p w14:paraId="3B28DD92" w14:textId="1869550B"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31" w:history="1">
            <w:r>
              <w:rPr>
                <w:rStyle w:val="Hipervnculo"/>
                <w:noProof/>
              </w:rPr>
              <w:t>2.1.4 Equipamiento de red</w:t>
            </w:r>
            <w:r>
              <w:rPr>
                <w:noProof/>
              </w:rPr>
              <w:tab/>
            </w:r>
            <w:r>
              <w:rPr>
                <w:noProof/>
              </w:rPr>
              <w:fldChar w:fldCharType="begin"/>
            </w:r>
            <w:r>
              <w:rPr>
                <w:noProof/>
              </w:rPr>
              <w:instrText xml:space="preserve"> PAGEREF _Toc226041831 \h </w:instrText>
            </w:r>
            <w:r>
              <w:rPr>
                <w:noProof/>
              </w:rPr>
            </w:r>
            <w:r>
              <w:rPr>
                <w:noProof/>
              </w:rPr>
              <w:fldChar w:fldCharType="separate"/>
            </w:r>
            <w:r>
              <w:rPr>
                <w:noProof/>
              </w:rPr>
              <w:t>18</w:t>
            </w:r>
            <w:r>
              <w:rPr>
                <w:noProof/>
              </w:rPr>
              <w:fldChar w:fldCharType="end"/>
            </w:r>
          </w:hyperlink>
        </w:p>
        <w:p w14:paraId="29C8FA97" w14:textId="6CAC26D9"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32" w:history="1">
            <w:r>
              <w:rPr>
                <w:rStyle w:val="Hipervnculo"/>
                <w:noProof/>
              </w:rPr>
              <w:t>2.1.5 Operaciones / APIs afectadas</w:t>
            </w:r>
            <w:r>
              <w:rPr>
                <w:noProof/>
              </w:rPr>
              <w:tab/>
            </w:r>
            <w:r>
              <w:rPr>
                <w:noProof/>
              </w:rPr>
              <w:fldChar w:fldCharType="begin"/>
            </w:r>
            <w:r>
              <w:rPr>
                <w:noProof/>
              </w:rPr>
              <w:instrText xml:space="preserve"> PAGEREF _Toc226041832 \h </w:instrText>
            </w:r>
            <w:r>
              <w:rPr>
                <w:noProof/>
              </w:rPr>
            </w:r>
            <w:r>
              <w:rPr>
                <w:noProof/>
              </w:rPr>
              <w:fldChar w:fldCharType="separate"/>
            </w:r>
            <w:r>
              <w:rPr>
                <w:noProof/>
              </w:rPr>
              <w:t>18</w:t>
            </w:r>
            <w:r>
              <w:rPr>
                <w:noProof/>
              </w:rPr>
              <w:fldChar w:fldCharType="end"/>
            </w:r>
          </w:hyperlink>
        </w:p>
        <w:p w14:paraId="1E423073" w14:textId="7E3A784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33" w:history="1">
            <w:r>
              <w:rPr>
                <w:rStyle w:val="Hipervnculo"/>
                <w:noProof/>
              </w:rPr>
              <w:t>2.2 Fuera del alcance</w:t>
            </w:r>
            <w:r>
              <w:rPr>
                <w:noProof/>
              </w:rPr>
              <w:tab/>
            </w:r>
            <w:r>
              <w:rPr>
                <w:noProof/>
              </w:rPr>
              <w:fldChar w:fldCharType="begin"/>
            </w:r>
            <w:r>
              <w:rPr>
                <w:noProof/>
              </w:rPr>
              <w:instrText xml:space="preserve"> PAGEREF _Toc226041833 \h </w:instrText>
            </w:r>
            <w:r>
              <w:rPr>
                <w:noProof/>
              </w:rPr>
            </w:r>
            <w:r>
              <w:rPr>
                <w:noProof/>
              </w:rPr>
              <w:fldChar w:fldCharType="separate"/>
            </w:r>
            <w:r>
              <w:rPr>
                <w:noProof/>
              </w:rPr>
              <w:t>19</w:t>
            </w:r>
            <w:r>
              <w:rPr>
                <w:noProof/>
              </w:rPr>
              <w:fldChar w:fldCharType="end"/>
            </w:r>
          </w:hyperlink>
        </w:p>
        <w:p w14:paraId="6C496B17" w14:textId="5A4990C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34" w:history="1">
            <w:r>
              <w:rPr>
                <w:rStyle w:val="Hipervnculo"/>
                <w:noProof/>
              </w:rPr>
              <w:t>2.3 Componentes a eliminar</w:t>
            </w:r>
            <w:r>
              <w:rPr>
                <w:noProof/>
              </w:rPr>
              <w:tab/>
            </w:r>
            <w:r>
              <w:rPr>
                <w:noProof/>
              </w:rPr>
              <w:fldChar w:fldCharType="begin"/>
            </w:r>
            <w:r>
              <w:rPr>
                <w:noProof/>
              </w:rPr>
              <w:instrText xml:space="preserve"> PAGEREF _Toc226041834 \h </w:instrText>
            </w:r>
            <w:r>
              <w:rPr>
                <w:noProof/>
              </w:rPr>
            </w:r>
            <w:r>
              <w:rPr>
                <w:noProof/>
              </w:rPr>
              <w:fldChar w:fldCharType="separate"/>
            </w:r>
            <w:r>
              <w:rPr>
                <w:noProof/>
              </w:rPr>
              <w:t>20</w:t>
            </w:r>
            <w:r>
              <w:rPr>
                <w:noProof/>
              </w:rPr>
              <w:fldChar w:fldCharType="end"/>
            </w:r>
          </w:hyperlink>
        </w:p>
        <w:p w14:paraId="579E3DDA" w14:textId="0FF0BF2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35" w:history="1">
            <w:r>
              <w:rPr>
                <w:rStyle w:val="Hipervnculo"/>
                <w:noProof/>
              </w:rPr>
              <w:t>2.4 Componentes que se mantienen</w:t>
            </w:r>
            <w:r>
              <w:rPr>
                <w:noProof/>
              </w:rPr>
              <w:tab/>
            </w:r>
            <w:r>
              <w:rPr>
                <w:noProof/>
              </w:rPr>
              <w:fldChar w:fldCharType="begin"/>
            </w:r>
            <w:r>
              <w:rPr>
                <w:noProof/>
              </w:rPr>
              <w:instrText xml:space="preserve"> PAGEREF _Toc226041835 \h </w:instrText>
            </w:r>
            <w:r>
              <w:rPr>
                <w:noProof/>
              </w:rPr>
            </w:r>
            <w:r>
              <w:rPr>
                <w:noProof/>
              </w:rPr>
              <w:fldChar w:fldCharType="separate"/>
            </w:r>
            <w:r>
              <w:rPr>
                <w:noProof/>
              </w:rPr>
              <w:t>20</w:t>
            </w:r>
            <w:r>
              <w:rPr>
                <w:noProof/>
              </w:rPr>
              <w:fldChar w:fldCharType="end"/>
            </w:r>
          </w:hyperlink>
        </w:p>
        <w:p w14:paraId="6CB7AEA2" w14:textId="22C441CD"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36" w:history="1">
            <w:r>
              <w:rPr>
                <w:rStyle w:val="Hipervnculo"/>
                <w:noProof/>
              </w:rPr>
              <w:t>3. STAKEHOLDERS Y AUDIENCIA</w:t>
            </w:r>
            <w:r>
              <w:rPr>
                <w:noProof/>
              </w:rPr>
              <w:tab/>
            </w:r>
            <w:r>
              <w:rPr>
                <w:noProof/>
              </w:rPr>
              <w:fldChar w:fldCharType="begin"/>
            </w:r>
            <w:r>
              <w:rPr>
                <w:noProof/>
              </w:rPr>
              <w:instrText xml:space="preserve"> PAGEREF _Toc226041836 \h </w:instrText>
            </w:r>
            <w:r>
              <w:rPr>
                <w:noProof/>
              </w:rPr>
            </w:r>
            <w:r>
              <w:rPr>
                <w:noProof/>
              </w:rPr>
              <w:fldChar w:fldCharType="separate"/>
            </w:r>
            <w:r>
              <w:rPr>
                <w:noProof/>
              </w:rPr>
              <w:t>22</w:t>
            </w:r>
            <w:r>
              <w:rPr>
                <w:noProof/>
              </w:rPr>
              <w:fldChar w:fldCharType="end"/>
            </w:r>
          </w:hyperlink>
        </w:p>
        <w:p w14:paraId="5DB35FE8" w14:textId="1C883175"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37" w:history="1">
            <w:r>
              <w:rPr>
                <w:rStyle w:val="Hipervnculo"/>
                <w:noProof/>
              </w:rPr>
              <w:t>4. RESTRICCIONES Y SUPUESTOS</w:t>
            </w:r>
            <w:r>
              <w:rPr>
                <w:noProof/>
              </w:rPr>
              <w:tab/>
            </w:r>
            <w:r>
              <w:rPr>
                <w:noProof/>
              </w:rPr>
              <w:fldChar w:fldCharType="begin"/>
            </w:r>
            <w:r>
              <w:rPr>
                <w:noProof/>
              </w:rPr>
              <w:instrText xml:space="preserve"> PAGEREF _Toc226041837 \h </w:instrText>
            </w:r>
            <w:r>
              <w:rPr>
                <w:noProof/>
              </w:rPr>
            </w:r>
            <w:r>
              <w:rPr>
                <w:noProof/>
              </w:rPr>
              <w:fldChar w:fldCharType="separate"/>
            </w:r>
            <w:r>
              <w:rPr>
                <w:noProof/>
              </w:rPr>
              <w:t>23</w:t>
            </w:r>
            <w:r>
              <w:rPr>
                <w:noProof/>
              </w:rPr>
              <w:fldChar w:fldCharType="end"/>
            </w:r>
          </w:hyperlink>
        </w:p>
        <w:p w14:paraId="45732637" w14:textId="77A60D5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38" w:history="1">
            <w:r>
              <w:rPr>
                <w:rStyle w:val="Hipervnculo"/>
                <w:noProof/>
              </w:rPr>
              <w:t>4.1 Restricciones</w:t>
            </w:r>
            <w:r>
              <w:rPr>
                <w:noProof/>
              </w:rPr>
              <w:tab/>
            </w:r>
            <w:r>
              <w:rPr>
                <w:noProof/>
              </w:rPr>
              <w:fldChar w:fldCharType="begin"/>
            </w:r>
            <w:r>
              <w:rPr>
                <w:noProof/>
              </w:rPr>
              <w:instrText xml:space="preserve"> PAGEREF _Toc226041838 \h </w:instrText>
            </w:r>
            <w:r>
              <w:rPr>
                <w:noProof/>
              </w:rPr>
            </w:r>
            <w:r>
              <w:rPr>
                <w:noProof/>
              </w:rPr>
              <w:fldChar w:fldCharType="separate"/>
            </w:r>
            <w:r>
              <w:rPr>
                <w:noProof/>
              </w:rPr>
              <w:t>23</w:t>
            </w:r>
            <w:r>
              <w:rPr>
                <w:noProof/>
              </w:rPr>
              <w:fldChar w:fldCharType="end"/>
            </w:r>
          </w:hyperlink>
        </w:p>
        <w:p w14:paraId="6D8DEB23" w14:textId="0A1911B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39" w:history="1">
            <w:r>
              <w:rPr>
                <w:rStyle w:val="Hipervnculo"/>
                <w:noProof/>
              </w:rPr>
              <w:t>4.1.1 Restricciones tecnológicas</w:t>
            </w:r>
            <w:r>
              <w:rPr>
                <w:noProof/>
              </w:rPr>
              <w:tab/>
            </w:r>
            <w:r>
              <w:rPr>
                <w:noProof/>
              </w:rPr>
              <w:fldChar w:fldCharType="begin"/>
            </w:r>
            <w:r>
              <w:rPr>
                <w:noProof/>
              </w:rPr>
              <w:instrText xml:space="preserve"> PAGEREF _Toc226041839 \h </w:instrText>
            </w:r>
            <w:r>
              <w:rPr>
                <w:noProof/>
              </w:rPr>
            </w:r>
            <w:r>
              <w:rPr>
                <w:noProof/>
              </w:rPr>
              <w:fldChar w:fldCharType="separate"/>
            </w:r>
            <w:r>
              <w:rPr>
                <w:noProof/>
              </w:rPr>
              <w:t>23</w:t>
            </w:r>
            <w:r>
              <w:rPr>
                <w:noProof/>
              </w:rPr>
              <w:fldChar w:fldCharType="end"/>
            </w:r>
          </w:hyperlink>
        </w:p>
        <w:p w14:paraId="788291C7" w14:textId="36E35220"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0" w:history="1">
            <w:r>
              <w:rPr>
                <w:rStyle w:val="Hipervnculo"/>
                <w:noProof/>
              </w:rPr>
              <w:t>4.1.2 Restricciones operacionales</w:t>
            </w:r>
            <w:r>
              <w:rPr>
                <w:noProof/>
              </w:rPr>
              <w:tab/>
            </w:r>
            <w:r>
              <w:rPr>
                <w:noProof/>
              </w:rPr>
              <w:fldChar w:fldCharType="begin"/>
            </w:r>
            <w:r>
              <w:rPr>
                <w:noProof/>
              </w:rPr>
              <w:instrText xml:space="preserve"> PAGEREF _Toc226041840 \h </w:instrText>
            </w:r>
            <w:r>
              <w:rPr>
                <w:noProof/>
              </w:rPr>
            </w:r>
            <w:r>
              <w:rPr>
                <w:noProof/>
              </w:rPr>
              <w:fldChar w:fldCharType="separate"/>
            </w:r>
            <w:r>
              <w:rPr>
                <w:noProof/>
              </w:rPr>
              <w:t>24</w:t>
            </w:r>
            <w:r>
              <w:rPr>
                <w:noProof/>
              </w:rPr>
              <w:fldChar w:fldCharType="end"/>
            </w:r>
          </w:hyperlink>
        </w:p>
        <w:p w14:paraId="441F6712" w14:textId="2858C1EC"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1" w:history="1">
            <w:r>
              <w:rPr>
                <w:rStyle w:val="Hipervnculo"/>
                <w:noProof/>
              </w:rPr>
              <w:t>4.1.3 Restricciones regulatorias y de seguridad</w:t>
            </w:r>
            <w:r>
              <w:rPr>
                <w:noProof/>
              </w:rPr>
              <w:tab/>
            </w:r>
            <w:r>
              <w:rPr>
                <w:noProof/>
              </w:rPr>
              <w:fldChar w:fldCharType="begin"/>
            </w:r>
            <w:r>
              <w:rPr>
                <w:noProof/>
              </w:rPr>
              <w:instrText xml:space="preserve"> PAGEREF _Toc226041841 \h </w:instrText>
            </w:r>
            <w:r>
              <w:rPr>
                <w:noProof/>
              </w:rPr>
            </w:r>
            <w:r>
              <w:rPr>
                <w:noProof/>
              </w:rPr>
              <w:fldChar w:fldCharType="separate"/>
            </w:r>
            <w:r>
              <w:rPr>
                <w:noProof/>
              </w:rPr>
              <w:t>25</w:t>
            </w:r>
            <w:r>
              <w:rPr>
                <w:noProof/>
              </w:rPr>
              <w:fldChar w:fldCharType="end"/>
            </w:r>
          </w:hyperlink>
        </w:p>
        <w:p w14:paraId="03C1E70C" w14:textId="54F7F45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42" w:history="1">
            <w:r>
              <w:rPr>
                <w:rStyle w:val="Hipervnculo"/>
                <w:noProof/>
              </w:rPr>
              <w:t>4.2 Supuestos</w:t>
            </w:r>
            <w:r>
              <w:rPr>
                <w:noProof/>
              </w:rPr>
              <w:tab/>
            </w:r>
            <w:r>
              <w:rPr>
                <w:noProof/>
              </w:rPr>
              <w:fldChar w:fldCharType="begin"/>
            </w:r>
            <w:r>
              <w:rPr>
                <w:noProof/>
              </w:rPr>
              <w:instrText xml:space="preserve"> PAGEREF _Toc226041842 \h </w:instrText>
            </w:r>
            <w:r>
              <w:rPr>
                <w:noProof/>
              </w:rPr>
            </w:r>
            <w:r>
              <w:rPr>
                <w:noProof/>
              </w:rPr>
              <w:fldChar w:fldCharType="separate"/>
            </w:r>
            <w:r>
              <w:rPr>
                <w:noProof/>
              </w:rPr>
              <w:t>28</w:t>
            </w:r>
            <w:r>
              <w:rPr>
                <w:noProof/>
              </w:rPr>
              <w:fldChar w:fldCharType="end"/>
            </w:r>
          </w:hyperlink>
        </w:p>
        <w:p w14:paraId="40C9721A" w14:textId="302C15B7"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43" w:history="1">
            <w:r>
              <w:rPr>
                <w:rStyle w:val="Hipervnculo"/>
                <w:noProof/>
              </w:rPr>
              <w:t>5. REQUERIMIENTOS DE ALTO NIVEL</w:t>
            </w:r>
            <w:r>
              <w:rPr>
                <w:noProof/>
              </w:rPr>
              <w:tab/>
            </w:r>
            <w:r>
              <w:rPr>
                <w:noProof/>
              </w:rPr>
              <w:fldChar w:fldCharType="begin"/>
            </w:r>
            <w:r>
              <w:rPr>
                <w:noProof/>
              </w:rPr>
              <w:instrText xml:space="preserve"> PAGEREF _Toc226041843 \h </w:instrText>
            </w:r>
            <w:r>
              <w:rPr>
                <w:noProof/>
              </w:rPr>
            </w:r>
            <w:r>
              <w:rPr>
                <w:noProof/>
              </w:rPr>
              <w:fldChar w:fldCharType="separate"/>
            </w:r>
            <w:r>
              <w:rPr>
                <w:noProof/>
              </w:rPr>
              <w:t>31</w:t>
            </w:r>
            <w:r>
              <w:rPr>
                <w:noProof/>
              </w:rPr>
              <w:fldChar w:fldCharType="end"/>
            </w:r>
          </w:hyperlink>
        </w:p>
        <w:p w14:paraId="0B2B38DF" w14:textId="7BE5CA5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44" w:history="1">
            <w:r>
              <w:rPr>
                <w:rStyle w:val="Hipervnculo"/>
                <w:noProof/>
              </w:rPr>
              <w:t>5.1 Requerimientos funcionales</w:t>
            </w:r>
            <w:r>
              <w:rPr>
                <w:noProof/>
              </w:rPr>
              <w:tab/>
            </w:r>
            <w:r>
              <w:rPr>
                <w:noProof/>
              </w:rPr>
              <w:fldChar w:fldCharType="begin"/>
            </w:r>
            <w:r>
              <w:rPr>
                <w:noProof/>
              </w:rPr>
              <w:instrText xml:space="preserve"> PAGEREF _Toc226041844 \h </w:instrText>
            </w:r>
            <w:r>
              <w:rPr>
                <w:noProof/>
              </w:rPr>
            </w:r>
            <w:r>
              <w:rPr>
                <w:noProof/>
              </w:rPr>
              <w:fldChar w:fldCharType="separate"/>
            </w:r>
            <w:r>
              <w:rPr>
                <w:noProof/>
              </w:rPr>
              <w:t>31</w:t>
            </w:r>
            <w:r>
              <w:rPr>
                <w:noProof/>
              </w:rPr>
              <w:fldChar w:fldCharType="end"/>
            </w:r>
          </w:hyperlink>
        </w:p>
        <w:p w14:paraId="14318C4B" w14:textId="6FFB6A31"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5" w:history="1">
            <w:r>
              <w:rPr>
                <w:rStyle w:val="Hipervnculo"/>
                <w:noProof/>
              </w:rPr>
              <w:t>Dominio: Ejecución de comandos en red</w:t>
            </w:r>
            <w:r>
              <w:rPr>
                <w:noProof/>
              </w:rPr>
              <w:tab/>
            </w:r>
            <w:r>
              <w:rPr>
                <w:noProof/>
              </w:rPr>
              <w:fldChar w:fldCharType="begin"/>
            </w:r>
            <w:r>
              <w:rPr>
                <w:noProof/>
              </w:rPr>
              <w:instrText xml:space="preserve"> PAGEREF _Toc226041845 \h </w:instrText>
            </w:r>
            <w:r>
              <w:rPr>
                <w:noProof/>
              </w:rPr>
            </w:r>
            <w:r>
              <w:rPr>
                <w:noProof/>
              </w:rPr>
              <w:fldChar w:fldCharType="separate"/>
            </w:r>
            <w:r>
              <w:rPr>
                <w:noProof/>
              </w:rPr>
              <w:t>31</w:t>
            </w:r>
            <w:r>
              <w:rPr>
                <w:noProof/>
              </w:rPr>
              <w:fldChar w:fldCharType="end"/>
            </w:r>
          </w:hyperlink>
        </w:p>
        <w:p w14:paraId="4BDFE573" w14:textId="13ADE6C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6" w:history="1">
            <w:r>
              <w:rPr>
                <w:rStyle w:val="Hipervnculo"/>
                <w:noProof/>
              </w:rPr>
              <w:t>Dominio: APIs y comunicación</w:t>
            </w:r>
            <w:r>
              <w:rPr>
                <w:noProof/>
              </w:rPr>
              <w:tab/>
            </w:r>
            <w:r>
              <w:rPr>
                <w:noProof/>
              </w:rPr>
              <w:fldChar w:fldCharType="begin"/>
            </w:r>
            <w:r>
              <w:rPr>
                <w:noProof/>
              </w:rPr>
              <w:instrText xml:space="preserve"> PAGEREF _Toc226041846 \h </w:instrText>
            </w:r>
            <w:r>
              <w:rPr>
                <w:noProof/>
              </w:rPr>
            </w:r>
            <w:r>
              <w:rPr>
                <w:noProof/>
              </w:rPr>
              <w:fldChar w:fldCharType="separate"/>
            </w:r>
            <w:r>
              <w:rPr>
                <w:noProof/>
              </w:rPr>
              <w:t>31</w:t>
            </w:r>
            <w:r>
              <w:rPr>
                <w:noProof/>
              </w:rPr>
              <w:fldChar w:fldCharType="end"/>
            </w:r>
          </w:hyperlink>
        </w:p>
        <w:p w14:paraId="67723C33" w14:textId="2EB9DC97"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7" w:history="1">
            <w:r>
              <w:rPr>
                <w:rStyle w:val="Hipervnculo"/>
                <w:noProof/>
              </w:rPr>
              <w:t>Dominio: Control de migración</w:t>
            </w:r>
            <w:r>
              <w:rPr>
                <w:noProof/>
              </w:rPr>
              <w:tab/>
            </w:r>
            <w:r>
              <w:rPr>
                <w:noProof/>
              </w:rPr>
              <w:fldChar w:fldCharType="begin"/>
            </w:r>
            <w:r>
              <w:rPr>
                <w:noProof/>
              </w:rPr>
              <w:instrText xml:space="preserve"> PAGEREF _Toc226041847 \h </w:instrText>
            </w:r>
            <w:r>
              <w:rPr>
                <w:noProof/>
              </w:rPr>
            </w:r>
            <w:r>
              <w:rPr>
                <w:noProof/>
              </w:rPr>
              <w:fldChar w:fldCharType="separate"/>
            </w:r>
            <w:r>
              <w:rPr>
                <w:noProof/>
              </w:rPr>
              <w:t>32</w:t>
            </w:r>
            <w:r>
              <w:rPr>
                <w:noProof/>
              </w:rPr>
              <w:fldChar w:fldCharType="end"/>
            </w:r>
          </w:hyperlink>
        </w:p>
        <w:p w14:paraId="247C5F0C" w14:textId="4627705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8" w:history="1">
            <w:r>
              <w:rPr>
                <w:rStyle w:val="Hipervnculo"/>
                <w:noProof/>
              </w:rPr>
              <w:t>Dominio: Inventario y sincronización</w:t>
            </w:r>
            <w:r>
              <w:rPr>
                <w:noProof/>
              </w:rPr>
              <w:tab/>
            </w:r>
            <w:r>
              <w:rPr>
                <w:noProof/>
              </w:rPr>
              <w:fldChar w:fldCharType="begin"/>
            </w:r>
            <w:r>
              <w:rPr>
                <w:noProof/>
              </w:rPr>
              <w:instrText xml:space="preserve"> PAGEREF _Toc226041848 \h </w:instrText>
            </w:r>
            <w:r>
              <w:rPr>
                <w:noProof/>
              </w:rPr>
            </w:r>
            <w:r>
              <w:rPr>
                <w:noProof/>
              </w:rPr>
              <w:fldChar w:fldCharType="separate"/>
            </w:r>
            <w:r>
              <w:rPr>
                <w:noProof/>
              </w:rPr>
              <w:t>32</w:t>
            </w:r>
            <w:r>
              <w:rPr>
                <w:noProof/>
              </w:rPr>
              <w:fldChar w:fldCharType="end"/>
            </w:r>
          </w:hyperlink>
        </w:p>
        <w:p w14:paraId="52572620" w14:textId="157296CB"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49" w:history="1">
            <w:r>
              <w:rPr>
                <w:rStyle w:val="Hipervnculo"/>
                <w:noProof/>
              </w:rPr>
              <w:t>Dominio: Trazabilidad y auditoría</w:t>
            </w:r>
            <w:r>
              <w:rPr>
                <w:noProof/>
              </w:rPr>
              <w:tab/>
            </w:r>
            <w:r>
              <w:rPr>
                <w:noProof/>
              </w:rPr>
              <w:fldChar w:fldCharType="begin"/>
            </w:r>
            <w:r>
              <w:rPr>
                <w:noProof/>
              </w:rPr>
              <w:instrText xml:space="preserve"> PAGEREF _Toc226041849 \h </w:instrText>
            </w:r>
            <w:r>
              <w:rPr>
                <w:noProof/>
              </w:rPr>
            </w:r>
            <w:r>
              <w:rPr>
                <w:noProof/>
              </w:rPr>
              <w:fldChar w:fldCharType="separate"/>
            </w:r>
            <w:r>
              <w:rPr>
                <w:noProof/>
              </w:rPr>
              <w:t>32</w:t>
            </w:r>
            <w:r>
              <w:rPr>
                <w:noProof/>
              </w:rPr>
              <w:fldChar w:fldCharType="end"/>
            </w:r>
          </w:hyperlink>
        </w:p>
        <w:p w14:paraId="745E8080" w14:textId="3CD28591"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50" w:history="1">
            <w:r>
              <w:rPr>
                <w:rStyle w:val="Hipervnculo"/>
                <w:noProof/>
              </w:rPr>
              <w:t>Dominio: Administración y operación</w:t>
            </w:r>
            <w:r>
              <w:rPr>
                <w:noProof/>
              </w:rPr>
              <w:tab/>
            </w:r>
            <w:r>
              <w:rPr>
                <w:noProof/>
              </w:rPr>
              <w:fldChar w:fldCharType="begin"/>
            </w:r>
            <w:r>
              <w:rPr>
                <w:noProof/>
              </w:rPr>
              <w:instrText xml:space="preserve"> PAGEREF _Toc226041850 \h </w:instrText>
            </w:r>
            <w:r>
              <w:rPr>
                <w:noProof/>
              </w:rPr>
            </w:r>
            <w:r>
              <w:rPr>
                <w:noProof/>
              </w:rPr>
              <w:fldChar w:fldCharType="separate"/>
            </w:r>
            <w:r>
              <w:rPr>
                <w:noProof/>
              </w:rPr>
              <w:t>32</w:t>
            </w:r>
            <w:r>
              <w:rPr>
                <w:noProof/>
              </w:rPr>
              <w:fldChar w:fldCharType="end"/>
            </w:r>
          </w:hyperlink>
        </w:p>
        <w:p w14:paraId="68749766" w14:textId="7E9FE797"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51" w:history="1">
            <w:r>
              <w:rPr>
                <w:rStyle w:val="Hipervnculo"/>
                <w:noProof/>
              </w:rPr>
              <w:t>Dominio: ServiceNow</w:t>
            </w:r>
            <w:r>
              <w:rPr>
                <w:noProof/>
              </w:rPr>
              <w:tab/>
            </w:r>
            <w:r>
              <w:rPr>
                <w:noProof/>
              </w:rPr>
              <w:fldChar w:fldCharType="begin"/>
            </w:r>
            <w:r>
              <w:rPr>
                <w:noProof/>
              </w:rPr>
              <w:instrText xml:space="preserve"> PAGEREF _Toc226041851 \h </w:instrText>
            </w:r>
            <w:r>
              <w:rPr>
                <w:noProof/>
              </w:rPr>
            </w:r>
            <w:r>
              <w:rPr>
                <w:noProof/>
              </w:rPr>
              <w:fldChar w:fldCharType="separate"/>
            </w:r>
            <w:r>
              <w:rPr>
                <w:noProof/>
              </w:rPr>
              <w:t>33</w:t>
            </w:r>
            <w:r>
              <w:rPr>
                <w:noProof/>
              </w:rPr>
              <w:fldChar w:fldCharType="end"/>
            </w:r>
          </w:hyperlink>
        </w:p>
        <w:p w14:paraId="5BE10948" w14:textId="134E699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52" w:history="1">
            <w:r>
              <w:rPr>
                <w:rStyle w:val="Hipervnculo"/>
                <w:noProof/>
              </w:rPr>
              <w:t>5.2 Requerimientos no funcionales</w:t>
            </w:r>
            <w:r>
              <w:rPr>
                <w:noProof/>
              </w:rPr>
              <w:tab/>
            </w:r>
            <w:r>
              <w:rPr>
                <w:noProof/>
              </w:rPr>
              <w:fldChar w:fldCharType="begin"/>
            </w:r>
            <w:r>
              <w:rPr>
                <w:noProof/>
              </w:rPr>
              <w:instrText xml:space="preserve"> PAGEREF _Toc226041852 \h </w:instrText>
            </w:r>
            <w:r>
              <w:rPr>
                <w:noProof/>
              </w:rPr>
            </w:r>
            <w:r>
              <w:rPr>
                <w:noProof/>
              </w:rPr>
              <w:fldChar w:fldCharType="separate"/>
            </w:r>
            <w:r>
              <w:rPr>
                <w:noProof/>
              </w:rPr>
              <w:t>35</w:t>
            </w:r>
            <w:r>
              <w:rPr>
                <w:noProof/>
              </w:rPr>
              <w:fldChar w:fldCharType="end"/>
            </w:r>
          </w:hyperlink>
        </w:p>
        <w:p w14:paraId="632DF834" w14:textId="082BDF77"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53" w:history="1">
            <w:r>
              <w:rPr>
                <w:rStyle w:val="Hipervnculo"/>
                <w:noProof/>
              </w:rPr>
              <w:t>6. ARQUITECTURA DE LA SOLUCIÓN</w:t>
            </w:r>
            <w:r>
              <w:rPr>
                <w:noProof/>
              </w:rPr>
              <w:tab/>
            </w:r>
            <w:r>
              <w:rPr>
                <w:noProof/>
              </w:rPr>
              <w:fldChar w:fldCharType="begin"/>
            </w:r>
            <w:r>
              <w:rPr>
                <w:noProof/>
              </w:rPr>
              <w:instrText xml:space="preserve"> PAGEREF _Toc226041853 \h </w:instrText>
            </w:r>
            <w:r>
              <w:rPr>
                <w:noProof/>
              </w:rPr>
            </w:r>
            <w:r>
              <w:rPr>
                <w:noProof/>
              </w:rPr>
              <w:fldChar w:fldCharType="separate"/>
            </w:r>
            <w:r>
              <w:rPr>
                <w:noProof/>
              </w:rPr>
              <w:t>37</w:t>
            </w:r>
            <w:r>
              <w:rPr>
                <w:noProof/>
              </w:rPr>
              <w:fldChar w:fldCharType="end"/>
            </w:r>
          </w:hyperlink>
        </w:p>
        <w:p w14:paraId="7597D60D" w14:textId="2CEECBA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54" w:history="1">
            <w:r>
              <w:rPr>
                <w:rStyle w:val="Hipervnculo"/>
                <w:noProof/>
              </w:rPr>
              <w:t>6.1 Visión general de la transición</w:t>
            </w:r>
            <w:r>
              <w:rPr>
                <w:noProof/>
              </w:rPr>
              <w:tab/>
            </w:r>
            <w:r>
              <w:rPr>
                <w:noProof/>
              </w:rPr>
              <w:fldChar w:fldCharType="begin"/>
            </w:r>
            <w:r>
              <w:rPr>
                <w:noProof/>
              </w:rPr>
              <w:instrText xml:space="preserve"> PAGEREF _Toc226041854 \h </w:instrText>
            </w:r>
            <w:r>
              <w:rPr>
                <w:noProof/>
              </w:rPr>
            </w:r>
            <w:r>
              <w:rPr>
                <w:noProof/>
              </w:rPr>
              <w:fldChar w:fldCharType="separate"/>
            </w:r>
            <w:r>
              <w:rPr>
                <w:noProof/>
              </w:rPr>
              <w:t>38</w:t>
            </w:r>
            <w:r>
              <w:rPr>
                <w:noProof/>
              </w:rPr>
              <w:fldChar w:fldCharType="end"/>
            </w:r>
          </w:hyperlink>
        </w:p>
        <w:p w14:paraId="5CFBB7E4" w14:textId="0E53F5A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55" w:history="1">
            <w:r>
              <w:rPr>
                <w:rStyle w:val="Hipervnculo"/>
                <w:noProof/>
              </w:rPr>
              <w:t>6.2 Arquitectura AS-IS (Situación Actual)</w:t>
            </w:r>
            <w:r>
              <w:rPr>
                <w:noProof/>
              </w:rPr>
              <w:tab/>
            </w:r>
            <w:r>
              <w:rPr>
                <w:noProof/>
              </w:rPr>
              <w:fldChar w:fldCharType="begin"/>
            </w:r>
            <w:r>
              <w:rPr>
                <w:noProof/>
              </w:rPr>
              <w:instrText xml:space="preserve"> PAGEREF _Toc226041855 \h </w:instrText>
            </w:r>
            <w:r>
              <w:rPr>
                <w:noProof/>
              </w:rPr>
            </w:r>
            <w:r>
              <w:rPr>
                <w:noProof/>
              </w:rPr>
              <w:fldChar w:fldCharType="separate"/>
            </w:r>
            <w:r>
              <w:rPr>
                <w:noProof/>
              </w:rPr>
              <w:t>39</w:t>
            </w:r>
            <w:r>
              <w:rPr>
                <w:noProof/>
              </w:rPr>
              <w:fldChar w:fldCharType="end"/>
            </w:r>
          </w:hyperlink>
        </w:p>
        <w:p w14:paraId="3FCA99BE" w14:textId="084BE31D"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56" w:history="1">
            <w:r>
              <w:rPr>
                <w:rStyle w:val="Hipervnculo"/>
                <w:noProof/>
              </w:rPr>
              <w:t>6.2.1 Flujo de provisión AS-IS</w:t>
            </w:r>
            <w:r>
              <w:rPr>
                <w:noProof/>
              </w:rPr>
              <w:tab/>
            </w:r>
            <w:r>
              <w:rPr>
                <w:noProof/>
              </w:rPr>
              <w:fldChar w:fldCharType="begin"/>
            </w:r>
            <w:r>
              <w:rPr>
                <w:noProof/>
              </w:rPr>
              <w:instrText xml:space="preserve"> PAGEREF _Toc226041856 \h </w:instrText>
            </w:r>
            <w:r>
              <w:rPr>
                <w:noProof/>
              </w:rPr>
            </w:r>
            <w:r>
              <w:rPr>
                <w:noProof/>
              </w:rPr>
              <w:fldChar w:fldCharType="separate"/>
            </w:r>
            <w:r>
              <w:rPr>
                <w:noProof/>
              </w:rPr>
              <w:t>39</w:t>
            </w:r>
            <w:r>
              <w:rPr>
                <w:noProof/>
              </w:rPr>
              <w:fldChar w:fldCharType="end"/>
            </w:r>
          </w:hyperlink>
        </w:p>
        <w:p w14:paraId="5A78E7C9" w14:textId="5F247C6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57" w:history="1">
            <w:r>
              <w:rPr>
                <w:rStyle w:val="Hipervnculo"/>
                <w:noProof/>
              </w:rPr>
              <w:t>6.2.2 Problemática de la arquitectura AS-IS</w:t>
            </w:r>
            <w:r>
              <w:rPr>
                <w:noProof/>
              </w:rPr>
              <w:tab/>
            </w:r>
            <w:r>
              <w:rPr>
                <w:noProof/>
              </w:rPr>
              <w:fldChar w:fldCharType="begin"/>
            </w:r>
            <w:r>
              <w:rPr>
                <w:noProof/>
              </w:rPr>
              <w:instrText xml:space="preserve"> PAGEREF _Toc226041857 \h </w:instrText>
            </w:r>
            <w:r>
              <w:rPr>
                <w:noProof/>
              </w:rPr>
            </w:r>
            <w:r>
              <w:rPr>
                <w:noProof/>
              </w:rPr>
              <w:fldChar w:fldCharType="separate"/>
            </w:r>
            <w:r>
              <w:rPr>
                <w:noProof/>
              </w:rPr>
              <w:t>39</w:t>
            </w:r>
            <w:r>
              <w:rPr>
                <w:noProof/>
              </w:rPr>
              <w:fldChar w:fldCharType="end"/>
            </w:r>
          </w:hyperlink>
        </w:p>
        <w:p w14:paraId="6B60FB16" w14:textId="572991A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58" w:history="1">
            <w:r>
              <w:rPr>
                <w:rStyle w:val="Hipervnculo"/>
                <w:noProof/>
              </w:rPr>
              <w:t>6.2.3 Componentes AS-IS y su destino</w:t>
            </w:r>
            <w:r>
              <w:rPr>
                <w:noProof/>
              </w:rPr>
              <w:tab/>
            </w:r>
            <w:r>
              <w:rPr>
                <w:noProof/>
              </w:rPr>
              <w:fldChar w:fldCharType="begin"/>
            </w:r>
            <w:r>
              <w:rPr>
                <w:noProof/>
              </w:rPr>
              <w:instrText xml:space="preserve"> PAGEREF _Toc226041858 \h </w:instrText>
            </w:r>
            <w:r>
              <w:rPr>
                <w:noProof/>
              </w:rPr>
            </w:r>
            <w:r>
              <w:rPr>
                <w:noProof/>
              </w:rPr>
              <w:fldChar w:fldCharType="separate"/>
            </w:r>
            <w:r>
              <w:rPr>
                <w:noProof/>
              </w:rPr>
              <w:t>40</w:t>
            </w:r>
            <w:r>
              <w:rPr>
                <w:noProof/>
              </w:rPr>
              <w:fldChar w:fldCharType="end"/>
            </w:r>
          </w:hyperlink>
        </w:p>
        <w:p w14:paraId="028D5882" w14:textId="5ADA244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59" w:history="1">
            <w:r>
              <w:rPr>
                <w:rStyle w:val="Hipervnculo"/>
                <w:noProof/>
              </w:rPr>
              <w:t>6.3 Arquitectura TO-BE (Situación Futura)</w:t>
            </w:r>
            <w:r>
              <w:rPr>
                <w:noProof/>
              </w:rPr>
              <w:tab/>
            </w:r>
            <w:r>
              <w:rPr>
                <w:noProof/>
              </w:rPr>
              <w:fldChar w:fldCharType="begin"/>
            </w:r>
            <w:r>
              <w:rPr>
                <w:noProof/>
              </w:rPr>
              <w:instrText xml:space="preserve"> PAGEREF _Toc226041859 \h </w:instrText>
            </w:r>
            <w:r>
              <w:rPr>
                <w:noProof/>
              </w:rPr>
            </w:r>
            <w:r>
              <w:rPr>
                <w:noProof/>
              </w:rPr>
              <w:fldChar w:fldCharType="separate"/>
            </w:r>
            <w:r>
              <w:rPr>
                <w:noProof/>
              </w:rPr>
              <w:t>41</w:t>
            </w:r>
            <w:r>
              <w:rPr>
                <w:noProof/>
              </w:rPr>
              <w:fldChar w:fldCharType="end"/>
            </w:r>
          </w:hyperlink>
        </w:p>
        <w:p w14:paraId="03891AB8" w14:textId="048158E9"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60" w:history="1">
            <w:r>
              <w:rPr>
                <w:rStyle w:val="Hipervnculo"/>
                <w:noProof/>
              </w:rPr>
              <w:t>6.3.1 Diagrama C4 Level 1 — System Context</w:t>
            </w:r>
            <w:r>
              <w:rPr>
                <w:noProof/>
              </w:rPr>
              <w:tab/>
            </w:r>
            <w:r>
              <w:rPr>
                <w:noProof/>
              </w:rPr>
              <w:fldChar w:fldCharType="begin"/>
            </w:r>
            <w:r>
              <w:rPr>
                <w:noProof/>
              </w:rPr>
              <w:instrText xml:space="preserve"> PAGEREF _Toc226041860 \h </w:instrText>
            </w:r>
            <w:r>
              <w:rPr>
                <w:noProof/>
              </w:rPr>
            </w:r>
            <w:r>
              <w:rPr>
                <w:noProof/>
              </w:rPr>
              <w:fldChar w:fldCharType="separate"/>
            </w:r>
            <w:r>
              <w:rPr>
                <w:noProof/>
              </w:rPr>
              <w:t>41</w:t>
            </w:r>
            <w:r>
              <w:rPr>
                <w:noProof/>
              </w:rPr>
              <w:fldChar w:fldCharType="end"/>
            </w:r>
          </w:hyperlink>
        </w:p>
        <w:p w14:paraId="3DD2ADC2" w14:textId="3D8E66F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61" w:history="1">
            <w:r>
              <w:rPr>
                <w:rStyle w:val="Hipervnculo"/>
                <w:noProof/>
              </w:rPr>
              <w:t>6.3.2 Flujo de provisión TO-BE (detalle paso a paso)</w:t>
            </w:r>
            <w:r>
              <w:rPr>
                <w:noProof/>
              </w:rPr>
              <w:tab/>
            </w:r>
            <w:r>
              <w:rPr>
                <w:noProof/>
              </w:rPr>
              <w:fldChar w:fldCharType="begin"/>
            </w:r>
            <w:r>
              <w:rPr>
                <w:noProof/>
              </w:rPr>
              <w:instrText xml:space="preserve"> PAGEREF _Toc226041861 \h </w:instrText>
            </w:r>
            <w:r>
              <w:rPr>
                <w:noProof/>
              </w:rPr>
            </w:r>
            <w:r>
              <w:rPr>
                <w:noProof/>
              </w:rPr>
              <w:fldChar w:fldCharType="separate"/>
            </w:r>
            <w:r>
              <w:rPr>
                <w:noProof/>
              </w:rPr>
              <w:t>43</w:t>
            </w:r>
            <w:r>
              <w:rPr>
                <w:noProof/>
              </w:rPr>
              <w:fldChar w:fldCharType="end"/>
            </w:r>
          </w:hyperlink>
        </w:p>
        <w:p w14:paraId="5660BCB0" w14:textId="7568F7D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62" w:history="1">
            <w:r>
              <w:rPr>
                <w:rStyle w:val="Hipervnculo"/>
                <w:noProof/>
              </w:rPr>
              <w:t>6.3.3 Diagrama C4 Level 2 — Containers (Plataforma Komands)</w:t>
            </w:r>
            <w:r>
              <w:rPr>
                <w:noProof/>
              </w:rPr>
              <w:tab/>
            </w:r>
            <w:r>
              <w:rPr>
                <w:noProof/>
              </w:rPr>
              <w:fldChar w:fldCharType="begin"/>
            </w:r>
            <w:r>
              <w:rPr>
                <w:noProof/>
              </w:rPr>
              <w:instrText xml:space="preserve"> PAGEREF _Toc226041862 \h </w:instrText>
            </w:r>
            <w:r>
              <w:rPr>
                <w:noProof/>
              </w:rPr>
            </w:r>
            <w:r>
              <w:rPr>
                <w:noProof/>
              </w:rPr>
              <w:fldChar w:fldCharType="separate"/>
            </w:r>
            <w:r>
              <w:rPr>
                <w:noProof/>
              </w:rPr>
              <w:t>45</w:t>
            </w:r>
            <w:r>
              <w:rPr>
                <w:noProof/>
              </w:rPr>
              <w:fldChar w:fldCharType="end"/>
            </w:r>
          </w:hyperlink>
        </w:p>
        <w:p w14:paraId="583398F5" w14:textId="2A808E1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63" w:history="1">
            <w:r>
              <w:rPr>
                <w:rStyle w:val="Hipervnculo"/>
                <w:noProof/>
              </w:rPr>
              <w:t>6.4 Dominios funcionales de la arquitectura TO-BE</w:t>
            </w:r>
            <w:r>
              <w:rPr>
                <w:noProof/>
              </w:rPr>
              <w:tab/>
            </w:r>
            <w:r>
              <w:rPr>
                <w:noProof/>
              </w:rPr>
              <w:fldChar w:fldCharType="begin"/>
            </w:r>
            <w:r>
              <w:rPr>
                <w:noProof/>
              </w:rPr>
              <w:instrText xml:space="preserve"> PAGEREF _Toc226041863 \h </w:instrText>
            </w:r>
            <w:r>
              <w:rPr>
                <w:noProof/>
              </w:rPr>
            </w:r>
            <w:r>
              <w:rPr>
                <w:noProof/>
              </w:rPr>
              <w:fldChar w:fldCharType="separate"/>
            </w:r>
            <w:r>
              <w:rPr>
                <w:noProof/>
              </w:rPr>
              <w:t>47</w:t>
            </w:r>
            <w:r>
              <w:rPr>
                <w:noProof/>
              </w:rPr>
              <w:fldChar w:fldCharType="end"/>
            </w:r>
          </w:hyperlink>
        </w:p>
        <w:p w14:paraId="4E7FD3DB" w14:textId="066BF25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64" w:history="1">
            <w:r>
              <w:rPr>
                <w:rStyle w:val="Hipervnculo"/>
                <w:noProof/>
              </w:rPr>
              <w:t>6.5 Decisiones arquitectónicas (ADR)</w:t>
            </w:r>
            <w:r>
              <w:rPr>
                <w:noProof/>
              </w:rPr>
              <w:tab/>
            </w:r>
            <w:r>
              <w:rPr>
                <w:noProof/>
              </w:rPr>
              <w:fldChar w:fldCharType="begin"/>
            </w:r>
            <w:r>
              <w:rPr>
                <w:noProof/>
              </w:rPr>
              <w:instrText xml:space="preserve"> PAGEREF _Toc226041864 \h </w:instrText>
            </w:r>
            <w:r>
              <w:rPr>
                <w:noProof/>
              </w:rPr>
            </w:r>
            <w:r>
              <w:rPr>
                <w:noProof/>
              </w:rPr>
              <w:fldChar w:fldCharType="separate"/>
            </w:r>
            <w:r>
              <w:rPr>
                <w:noProof/>
              </w:rPr>
              <w:t>49</w:t>
            </w:r>
            <w:r>
              <w:rPr>
                <w:noProof/>
              </w:rPr>
              <w:fldChar w:fldCharType="end"/>
            </w:r>
          </w:hyperlink>
        </w:p>
        <w:p w14:paraId="18EF6522" w14:textId="20E57E60"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65" w:history="1">
            <w:r>
              <w:rPr>
                <w:rStyle w:val="Hipervnculo"/>
                <w:noProof/>
              </w:rPr>
              <w:t>7. PLATAFORMA KOMANDS</w:t>
            </w:r>
            <w:r>
              <w:rPr>
                <w:noProof/>
              </w:rPr>
              <w:tab/>
            </w:r>
            <w:r>
              <w:rPr>
                <w:noProof/>
              </w:rPr>
              <w:fldChar w:fldCharType="begin"/>
            </w:r>
            <w:r>
              <w:rPr>
                <w:noProof/>
              </w:rPr>
              <w:instrText xml:space="preserve"> PAGEREF _Toc226041865 \h </w:instrText>
            </w:r>
            <w:r>
              <w:rPr>
                <w:noProof/>
              </w:rPr>
            </w:r>
            <w:r>
              <w:rPr>
                <w:noProof/>
              </w:rPr>
              <w:fldChar w:fldCharType="separate"/>
            </w:r>
            <w:r>
              <w:rPr>
                <w:noProof/>
              </w:rPr>
              <w:t>49</w:t>
            </w:r>
            <w:r>
              <w:rPr>
                <w:noProof/>
              </w:rPr>
              <w:fldChar w:fldCharType="end"/>
            </w:r>
          </w:hyperlink>
        </w:p>
        <w:p w14:paraId="33078465" w14:textId="3ED56A1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66" w:history="1">
            <w:r>
              <w:rPr>
                <w:rStyle w:val="Hipervnculo"/>
                <w:noProof/>
              </w:rPr>
              <w:t>7.1 Visión general de los microservicios</w:t>
            </w:r>
            <w:r>
              <w:rPr>
                <w:noProof/>
              </w:rPr>
              <w:tab/>
            </w:r>
            <w:r>
              <w:rPr>
                <w:noProof/>
              </w:rPr>
              <w:fldChar w:fldCharType="begin"/>
            </w:r>
            <w:r>
              <w:rPr>
                <w:noProof/>
              </w:rPr>
              <w:instrText xml:space="preserve"> PAGEREF _Toc226041866 \h </w:instrText>
            </w:r>
            <w:r>
              <w:rPr>
                <w:noProof/>
              </w:rPr>
            </w:r>
            <w:r>
              <w:rPr>
                <w:noProof/>
              </w:rPr>
              <w:fldChar w:fldCharType="separate"/>
            </w:r>
            <w:r>
              <w:rPr>
                <w:noProof/>
              </w:rPr>
              <w:t>50</w:t>
            </w:r>
            <w:r>
              <w:rPr>
                <w:noProof/>
              </w:rPr>
              <w:fldChar w:fldCharType="end"/>
            </w:r>
          </w:hyperlink>
        </w:p>
        <w:p w14:paraId="426EF5A0" w14:textId="3BF652E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67" w:history="1">
            <w:r>
              <w:rPr>
                <w:rStyle w:val="Hipervnculo"/>
                <w:noProof/>
              </w:rPr>
              <w:t>7.2 Stack tecnológico común</w:t>
            </w:r>
            <w:r>
              <w:rPr>
                <w:noProof/>
              </w:rPr>
              <w:tab/>
            </w:r>
            <w:r>
              <w:rPr>
                <w:noProof/>
              </w:rPr>
              <w:fldChar w:fldCharType="begin"/>
            </w:r>
            <w:r>
              <w:rPr>
                <w:noProof/>
              </w:rPr>
              <w:instrText xml:space="preserve"> PAGEREF _Toc226041867 \h </w:instrText>
            </w:r>
            <w:r>
              <w:rPr>
                <w:noProof/>
              </w:rPr>
            </w:r>
            <w:r>
              <w:rPr>
                <w:noProof/>
              </w:rPr>
              <w:fldChar w:fldCharType="separate"/>
            </w:r>
            <w:r>
              <w:rPr>
                <w:noProof/>
              </w:rPr>
              <w:t>50</w:t>
            </w:r>
            <w:r>
              <w:rPr>
                <w:noProof/>
              </w:rPr>
              <w:fldChar w:fldCharType="end"/>
            </w:r>
          </w:hyperlink>
        </w:p>
        <w:p w14:paraId="35D1DA49" w14:textId="2A23FA8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68" w:history="1">
            <w:r>
              <w:rPr>
                <w:rStyle w:val="Hipervnculo"/>
                <w:noProof/>
              </w:rPr>
              <w:t>7.3 Detalle de cada microservicio</w:t>
            </w:r>
            <w:r>
              <w:rPr>
                <w:noProof/>
              </w:rPr>
              <w:tab/>
            </w:r>
            <w:r>
              <w:rPr>
                <w:noProof/>
              </w:rPr>
              <w:fldChar w:fldCharType="begin"/>
            </w:r>
            <w:r>
              <w:rPr>
                <w:noProof/>
              </w:rPr>
              <w:instrText xml:space="preserve"> PAGEREF _Toc226041868 \h </w:instrText>
            </w:r>
            <w:r>
              <w:rPr>
                <w:noProof/>
              </w:rPr>
            </w:r>
            <w:r>
              <w:rPr>
                <w:noProof/>
              </w:rPr>
              <w:fldChar w:fldCharType="separate"/>
            </w:r>
            <w:r>
              <w:rPr>
                <w:noProof/>
              </w:rPr>
              <w:t>52</w:t>
            </w:r>
            <w:r>
              <w:rPr>
                <w:noProof/>
              </w:rPr>
              <w:fldChar w:fldCharType="end"/>
            </w:r>
          </w:hyperlink>
        </w:p>
        <w:p w14:paraId="4EAFF038" w14:textId="186A231A"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69" w:history="1">
            <w:r>
              <w:rPr>
                <w:rStyle w:val="Hipervnculo"/>
                <w:noProof/>
              </w:rPr>
              <w:t>7.3.1 API Gateway</w:t>
            </w:r>
            <w:r>
              <w:rPr>
                <w:noProof/>
              </w:rPr>
              <w:tab/>
            </w:r>
            <w:r>
              <w:rPr>
                <w:noProof/>
              </w:rPr>
              <w:fldChar w:fldCharType="begin"/>
            </w:r>
            <w:r>
              <w:rPr>
                <w:noProof/>
              </w:rPr>
              <w:instrText xml:space="preserve"> PAGEREF _Toc226041869 \h </w:instrText>
            </w:r>
            <w:r>
              <w:rPr>
                <w:noProof/>
              </w:rPr>
            </w:r>
            <w:r>
              <w:rPr>
                <w:noProof/>
              </w:rPr>
              <w:fldChar w:fldCharType="separate"/>
            </w:r>
            <w:r>
              <w:rPr>
                <w:noProof/>
              </w:rPr>
              <w:t>52</w:t>
            </w:r>
            <w:r>
              <w:rPr>
                <w:noProof/>
              </w:rPr>
              <w:fldChar w:fldCharType="end"/>
            </w:r>
          </w:hyperlink>
        </w:p>
        <w:p w14:paraId="4E9F7C0B" w14:textId="0DE50087"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0" w:history="1">
            <w:r>
              <w:rPr>
                <w:rStyle w:val="Hipervnculo"/>
                <w:noProof/>
              </w:rPr>
              <w:t>7.3.2 Portal Web</w:t>
            </w:r>
            <w:r>
              <w:rPr>
                <w:noProof/>
              </w:rPr>
              <w:tab/>
            </w:r>
            <w:r>
              <w:rPr>
                <w:noProof/>
              </w:rPr>
              <w:fldChar w:fldCharType="begin"/>
            </w:r>
            <w:r>
              <w:rPr>
                <w:noProof/>
              </w:rPr>
              <w:instrText xml:space="preserve"> PAGEREF _Toc226041870 \h </w:instrText>
            </w:r>
            <w:r>
              <w:rPr>
                <w:noProof/>
              </w:rPr>
            </w:r>
            <w:r>
              <w:rPr>
                <w:noProof/>
              </w:rPr>
              <w:fldChar w:fldCharType="separate"/>
            </w:r>
            <w:r>
              <w:rPr>
                <w:noProof/>
              </w:rPr>
              <w:t>54</w:t>
            </w:r>
            <w:r>
              <w:rPr>
                <w:noProof/>
              </w:rPr>
              <w:fldChar w:fldCharType="end"/>
            </w:r>
          </w:hyperlink>
        </w:p>
        <w:p w14:paraId="57669AD2" w14:textId="5252405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1" w:history="1">
            <w:r>
              <w:rPr>
                <w:rStyle w:val="Hipervnculo"/>
                <w:noProof/>
              </w:rPr>
              <w:t>7.3.3 Orchestrator</w:t>
            </w:r>
            <w:r>
              <w:rPr>
                <w:noProof/>
              </w:rPr>
              <w:tab/>
            </w:r>
            <w:r>
              <w:rPr>
                <w:noProof/>
              </w:rPr>
              <w:fldChar w:fldCharType="begin"/>
            </w:r>
            <w:r>
              <w:rPr>
                <w:noProof/>
              </w:rPr>
              <w:instrText xml:space="preserve"> PAGEREF _Toc226041871 \h </w:instrText>
            </w:r>
            <w:r>
              <w:rPr>
                <w:noProof/>
              </w:rPr>
            </w:r>
            <w:r>
              <w:rPr>
                <w:noProof/>
              </w:rPr>
              <w:fldChar w:fldCharType="separate"/>
            </w:r>
            <w:r>
              <w:rPr>
                <w:noProof/>
              </w:rPr>
              <w:t>56</w:t>
            </w:r>
            <w:r>
              <w:rPr>
                <w:noProof/>
              </w:rPr>
              <w:fldChar w:fldCharType="end"/>
            </w:r>
          </w:hyperlink>
        </w:p>
        <w:p w14:paraId="164E488D" w14:textId="5EE4BBFA"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2" w:history="1">
            <w:r>
              <w:rPr>
                <w:rStyle w:val="Hipervnculo"/>
                <w:noProof/>
              </w:rPr>
              <w:t>7.3.4 Catálogo Técnico</w:t>
            </w:r>
            <w:r>
              <w:rPr>
                <w:noProof/>
              </w:rPr>
              <w:tab/>
            </w:r>
            <w:r>
              <w:rPr>
                <w:noProof/>
              </w:rPr>
              <w:fldChar w:fldCharType="begin"/>
            </w:r>
            <w:r>
              <w:rPr>
                <w:noProof/>
              </w:rPr>
              <w:instrText xml:space="preserve"> PAGEREF _Toc226041872 \h </w:instrText>
            </w:r>
            <w:r>
              <w:rPr>
                <w:noProof/>
              </w:rPr>
            </w:r>
            <w:r>
              <w:rPr>
                <w:noProof/>
              </w:rPr>
              <w:fldChar w:fldCharType="separate"/>
            </w:r>
            <w:r>
              <w:rPr>
                <w:noProof/>
              </w:rPr>
              <w:t>57</w:t>
            </w:r>
            <w:r>
              <w:rPr>
                <w:noProof/>
              </w:rPr>
              <w:fldChar w:fldCharType="end"/>
            </w:r>
          </w:hyperlink>
        </w:p>
        <w:p w14:paraId="54421007" w14:textId="58D0899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3" w:history="1">
            <w:r>
              <w:rPr>
                <w:rStyle w:val="Hipervnculo"/>
                <w:noProof/>
              </w:rPr>
              <w:t>7.3.5 Config Engine</w:t>
            </w:r>
            <w:r>
              <w:rPr>
                <w:noProof/>
              </w:rPr>
              <w:tab/>
            </w:r>
            <w:r>
              <w:rPr>
                <w:noProof/>
              </w:rPr>
              <w:fldChar w:fldCharType="begin"/>
            </w:r>
            <w:r>
              <w:rPr>
                <w:noProof/>
              </w:rPr>
              <w:instrText xml:space="preserve"> PAGEREF _Toc226041873 \h </w:instrText>
            </w:r>
            <w:r>
              <w:rPr>
                <w:noProof/>
              </w:rPr>
            </w:r>
            <w:r>
              <w:rPr>
                <w:noProof/>
              </w:rPr>
              <w:fldChar w:fldCharType="separate"/>
            </w:r>
            <w:r>
              <w:rPr>
                <w:noProof/>
              </w:rPr>
              <w:t>59</w:t>
            </w:r>
            <w:r>
              <w:rPr>
                <w:noProof/>
              </w:rPr>
              <w:fldChar w:fldCharType="end"/>
            </w:r>
          </w:hyperlink>
        </w:p>
        <w:p w14:paraId="056DCF56" w14:textId="4CDDBF7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4" w:history="1">
            <w:r>
              <w:rPr>
                <w:rStyle w:val="Hipervnculo"/>
                <w:noProof/>
              </w:rPr>
              <w:t>7.3.6 Nokia Adapter</w:t>
            </w:r>
            <w:r>
              <w:rPr>
                <w:noProof/>
              </w:rPr>
              <w:tab/>
            </w:r>
            <w:r>
              <w:rPr>
                <w:noProof/>
              </w:rPr>
              <w:fldChar w:fldCharType="begin"/>
            </w:r>
            <w:r>
              <w:rPr>
                <w:noProof/>
              </w:rPr>
              <w:instrText xml:space="preserve"> PAGEREF _Toc226041874 \h </w:instrText>
            </w:r>
            <w:r>
              <w:rPr>
                <w:noProof/>
              </w:rPr>
            </w:r>
            <w:r>
              <w:rPr>
                <w:noProof/>
              </w:rPr>
              <w:fldChar w:fldCharType="separate"/>
            </w:r>
            <w:r>
              <w:rPr>
                <w:noProof/>
              </w:rPr>
              <w:t>60</w:t>
            </w:r>
            <w:r>
              <w:rPr>
                <w:noProof/>
              </w:rPr>
              <w:fldChar w:fldCharType="end"/>
            </w:r>
          </w:hyperlink>
        </w:p>
        <w:p w14:paraId="60B7D435" w14:textId="1885DD96"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5" w:history="1">
            <w:r>
              <w:rPr>
                <w:rStyle w:val="Hipervnculo"/>
                <w:noProof/>
              </w:rPr>
              <w:t>7.3.7 Huawei Adapter</w:t>
            </w:r>
            <w:r>
              <w:rPr>
                <w:noProof/>
              </w:rPr>
              <w:tab/>
            </w:r>
            <w:r>
              <w:rPr>
                <w:noProof/>
              </w:rPr>
              <w:fldChar w:fldCharType="begin"/>
            </w:r>
            <w:r>
              <w:rPr>
                <w:noProof/>
              </w:rPr>
              <w:instrText xml:space="preserve"> PAGEREF _Toc226041875 \h </w:instrText>
            </w:r>
            <w:r>
              <w:rPr>
                <w:noProof/>
              </w:rPr>
            </w:r>
            <w:r>
              <w:rPr>
                <w:noProof/>
              </w:rPr>
              <w:fldChar w:fldCharType="separate"/>
            </w:r>
            <w:r>
              <w:rPr>
                <w:noProof/>
              </w:rPr>
              <w:t>63</w:t>
            </w:r>
            <w:r>
              <w:rPr>
                <w:noProof/>
              </w:rPr>
              <w:fldChar w:fldCharType="end"/>
            </w:r>
          </w:hyperlink>
        </w:p>
        <w:p w14:paraId="0754D76A" w14:textId="2B6031EF"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76" w:history="1">
            <w:r>
              <w:rPr>
                <w:rStyle w:val="Hipervnculo"/>
                <w:noProof/>
              </w:rPr>
              <w:t>7.3.8 Service Listener</w:t>
            </w:r>
            <w:r>
              <w:rPr>
                <w:noProof/>
              </w:rPr>
              <w:tab/>
            </w:r>
            <w:r>
              <w:rPr>
                <w:noProof/>
              </w:rPr>
              <w:fldChar w:fldCharType="begin"/>
            </w:r>
            <w:r>
              <w:rPr>
                <w:noProof/>
              </w:rPr>
              <w:instrText xml:space="preserve"> PAGEREF _Toc226041876 \h </w:instrText>
            </w:r>
            <w:r>
              <w:rPr>
                <w:noProof/>
              </w:rPr>
            </w:r>
            <w:r>
              <w:rPr>
                <w:noProof/>
              </w:rPr>
              <w:fldChar w:fldCharType="separate"/>
            </w:r>
            <w:r>
              <w:rPr>
                <w:noProof/>
              </w:rPr>
              <w:t>65</w:t>
            </w:r>
            <w:r>
              <w:rPr>
                <w:noProof/>
              </w:rPr>
              <w:fldChar w:fldCharType="end"/>
            </w:r>
          </w:hyperlink>
        </w:p>
        <w:p w14:paraId="5CD8AF09" w14:textId="5633CCE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77" w:history="1">
            <w:r>
              <w:rPr>
                <w:rStyle w:val="Hipervnculo"/>
                <w:noProof/>
              </w:rPr>
              <w:t>7.4 Comunicación entre microservicios</w:t>
            </w:r>
            <w:r>
              <w:rPr>
                <w:noProof/>
              </w:rPr>
              <w:tab/>
            </w:r>
            <w:r>
              <w:rPr>
                <w:noProof/>
              </w:rPr>
              <w:fldChar w:fldCharType="begin"/>
            </w:r>
            <w:r>
              <w:rPr>
                <w:noProof/>
              </w:rPr>
              <w:instrText xml:space="preserve"> PAGEREF _Toc226041877 \h </w:instrText>
            </w:r>
            <w:r>
              <w:rPr>
                <w:noProof/>
              </w:rPr>
            </w:r>
            <w:r>
              <w:rPr>
                <w:noProof/>
              </w:rPr>
              <w:fldChar w:fldCharType="separate"/>
            </w:r>
            <w:r>
              <w:rPr>
                <w:noProof/>
              </w:rPr>
              <w:t>65</w:t>
            </w:r>
            <w:r>
              <w:rPr>
                <w:noProof/>
              </w:rPr>
              <w:fldChar w:fldCharType="end"/>
            </w:r>
          </w:hyperlink>
        </w:p>
        <w:p w14:paraId="7FBFC894" w14:textId="1DEAB7C9"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78" w:history="1">
            <w:r>
              <w:rPr>
                <w:rStyle w:val="Hipervnculo"/>
                <w:noProof/>
              </w:rPr>
              <w:t>8. ARQUITECTURA DE INTEGRACIÓN</w:t>
            </w:r>
            <w:r>
              <w:rPr>
                <w:noProof/>
              </w:rPr>
              <w:tab/>
            </w:r>
            <w:r>
              <w:rPr>
                <w:noProof/>
              </w:rPr>
              <w:fldChar w:fldCharType="begin"/>
            </w:r>
            <w:r>
              <w:rPr>
                <w:noProof/>
              </w:rPr>
              <w:instrText xml:space="preserve"> PAGEREF _Toc226041878 \h </w:instrText>
            </w:r>
            <w:r>
              <w:rPr>
                <w:noProof/>
              </w:rPr>
            </w:r>
            <w:r>
              <w:rPr>
                <w:noProof/>
              </w:rPr>
              <w:fldChar w:fldCharType="separate"/>
            </w:r>
            <w:r>
              <w:rPr>
                <w:noProof/>
              </w:rPr>
              <w:t>67</w:t>
            </w:r>
            <w:r>
              <w:rPr>
                <w:noProof/>
              </w:rPr>
              <w:fldChar w:fldCharType="end"/>
            </w:r>
          </w:hyperlink>
        </w:p>
        <w:p w14:paraId="7B7ECD93" w14:textId="2586841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79" w:history="1">
            <w:r>
              <w:rPr>
                <w:rStyle w:val="Hipervnculo"/>
                <w:noProof/>
              </w:rPr>
              <w:t>8.1 Mapa general de integraciones</w:t>
            </w:r>
            <w:r>
              <w:rPr>
                <w:noProof/>
              </w:rPr>
              <w:tab/>
            </w:r>
            <w:r>
              <w:rPr>
                <w:noProof/>
              </w:rPr>
              <w:fldChar w:fldCharType="begin"/>
            </w:r>
            <w:r>
              <w:rPr>
                <w:noProof/>
              </w:rPr>
              <w:instrText xml:space="preserve"> PAGEREF _Toc226041879 \h </w:instrText>
            </w:r>
            <w:r>
              <w:rPr>
                <w:noProof/>
              </w:rPr>
            </w:r>
            <w:r>
              <w:rPr>
                <w:noProof/>
              </w:rPr>
              <w:fldChar w:fldCharType="separate"/>
            </w:r>
            <w:r>
              <w:rPr>
                <w:noProof/>
              </w:rPr>
              <w:t>67</w:t>
            </w:r>
            <w:r>
              <w:rPr>
                <w:noProof/>
              </w:rPr>
              <w:fldChar w:fldCharType="end"/>
            </w:r>
          </w:hyperlink>
        </w:p>
        <w:p w14:paraId="4AA16B53" w14:textId="795FAE3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0" w:history="1">
            <w:r>
              <w:rPr>
                <w:rStyle w:val="Hipervnculo"/>
                <w:noProof/>
              </w:rPr>
              <w:t>8.2 Capa API Management dual</w:t>
            </w:r>
            <w:r>
              <w:rPr>
                <w:noProof/>
              </w:rPr>
              <w:tab/>
            </w:r>
            <w:r>
              <w:rPr>
                <w:noProof/>
              </w:rPr>
              <w:fldChar w:fldCharType="begin"/>
            </w:r>
            <w:r>
              <w:rPr>
                <w:noProof/>
              </w:rPr>
              <w:instrText xml:space="preserve"> PAGEREF _Toc226041880 \h </w:instrText>
            </w:r>
            <w:r>
              <w:rPr>
                <w:noProof/>
              </w:rPr>
            </w:r>
            <w:r>
              <w:rPr>
                <w:noProof/>
              </w:rPr>
              <w:fldChar w:fldCharType="separate"/>
            </w:r>
            <w:r>
              <w:rPr>
                <w:noProof/>
              </w:rPr>
              <w:t>70</w:t>
            </w:r>
            <w:r>
              <w:rPr>
                <w:noProof/>
              </w:rPr>
              <w:fldChar w:fldCharType="end"/>
            </w:r>
          </w:hyperlink>
        </w:p>
        <w:p w14:paraId="2D9F30C9" w14:textId="390DC2FD"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81" w:history="1">
            <w:r>
              <w:rPr>
                <w:rStyle w:val="Hipervnculo"/>
                <w:noProof/>
              </w:rPr>
              <w:t>8.2.1 WSO2 APIM — Canal VNOs y sistemas internos (se mantiene)</w:t>
            </w:r>
            <w:r>
              <w:rPr>
                <w:noProof/>
              </w:rPr>
              <w:tab/>
            </w:r>
            <w:r>
              <w:rPr>
                <w:noProof/>
              </w:rPr>
              <w:fldChar w:fldCharType="begin"/>
            </w:r>
            <w:r>
              <w:rPr>
                <w:noProof/>
              </w:rPr>
              <w:instrText xml:space="preserve"> PAGEREF _Toc226041881 \h </w:instrText>
            </w:r>
            <w:r>
              <w:rPr>
                <w:noProof/>
              </w:rPr>
            </w:r>
            <w:r>
              <w:rPr>
                <w:noProof/>
              </w:rPr>
              <w:fldChar w:fldCharType="separate"/>
            </w:r>
            <w:r>
              <w:rPr>
                <w:noProof/>
              </w:rPr>
              <w:t>70</w:t>
            </w:r>
            <w:r>
              <w:rPr>
                <w:noProof/>
              </w:rPr>
              <w:fldChar w:fldCharType="end"/>
            </w:r>
          </w:hyperlink>
        </w:p>
        <w:p w14:paraId="4F1F5C7F" w14:textId="372F24F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882" w:history="1">
            <w:r>
              <w:rPr>
                <w:rStyle w:val="Hipervnculo"/>
                <w:noProof/>
              </w:rPr>
              <w:t>8.2.2 Axway APIM — Canal ServiceNow ↔ Komands (nuevo)</w:t>
            </w:r>
            <w:r>
              <w:rPr>
                <w:noProof/>
              </w:rPr>
              <w:tab/>
            </w:r>
            <w:r>
              <w:rPr>
                <w:noProof/>
              </w:rPr>
              <w:fldChar w:fldCharType="begin"/>
            </w:r>
            <w:r>
              <w:rPr>
                <w:noProof/>
              </w:rPr>
              <w:instrText xml:space="preserve"> PAGEREF _Toc226041882 \h </w:instrText>
            </w:r>
            <w:r>
              <w:rPr>
                <w:noProof/>
              </w:rPr>
            </w:r>
            <w:r>
              <w:rPr>
                <w:noProof/>
              </w:rPr>
              <w:fldChar w:fldCharType="separate"/>
            </w:r>
            <w:r>
              <w:rPr>
                <w:noProof/>
              </w:rPr>
              <w:t>70</w:t>
            </w:r>
            <w:r>
              <w:rPr>
                <w:noProof/>
              </w:rPr>
              <w:fldChar w:fldCharType="end"/>
            </w:r>
          </w:hyperlink>
        </w:p>
        <w:p w14:paraId="012C46F0" w14:textId="4833794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3" w:history="1">
            <w:r>
              <w:rPr>
                <w:rStyle w:val="Hipervnculo"/>
                <w:noProof/>
              </w:rPr>
              <w:t>8.3 Flujo de entrada: VNO → WSO2 → ServiceNow → Axway → Komands</w:t>
            </w:r>
            <w:r>
              <w:rPr>
                <w:noProof/>
              </w:rPr>
              <w:tab/>
            </w:r>
            <w:r>
              <w:rPr>
                <w:noProof/>
              </w:rPr>
              <w:fldChar w:fldCharType="begin"/>
            </w:r>
            <w:r>
              <w:rPr>
                <w:noProof/>
              </w:rPr>
              <w:instrText xml:space="preserve"> PAGEREF _Toc226041883 \h </w:instrText>
            </w:r>
            <w:r>
              <w:rPr>
                <w:noProof/>
              </w:rPr>
            </w:r>
            <w:r>
              <w:rPr>
                <w:noProof/>
              </w:rPr>
              <w:fldChar w:fldCharType="separate"/>
            </w:r>
            <w:r>
              <w:rPr>
                <w:noProof/>
              </w:rPr>
              <w:t>72</w:t>
            </w:r>
            <w:r>
              <w:rPr>
                <w:noProof/>
              </w:rPr>
              <w:fldChar w:fldCharType="end"/>
            </w:r>
          </w:hyperlink>
        </w:p>
        <w:p w14:paraId="1AAA0DA7" w14:textId="4398FA0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4" w:history="1">
            <w:r>
              <w:rPr>
                <w:rStyle w:val="Hipervnculo"/>
                <w:noProof/>
              </w:rPr>
              <w:t>8.4 Flujo de salida: Komands → Axway → ServiceNow (callback)</w:t>
            </w:r>
            <w:r>
              <w:rPr>
                <w:noProof/>
              </w:rPr>
              <w:tab/>
            </w:r>
            <w:r>
              <w:rPr>
                <w:noProof/>
              </w:rPr>
              <w:fldChar w:fldCharType="begin"/>
            </w:r>
            <w:r>
              <w:rPr>
                <w:noProof/>
              </w:rPr>
              <w:instrText xml:space="preserve"> PAGEREF _Toc226041884 \h </w:instrText>
            </w:r>
            <w:r>
              <w:rPr>
                <w:noProof/>
              </w:rPr>
            </w:r>
            <w:r>
              <w:rPr>
                <w:noProof/>
              </w:rPr>
              <w:fldChar w:fldCharType="separate"/>
            </w:r>
            <w:r>
              <w:rPr>
                <w:noProof/>
              </w:rPr>
              <w:t>72</w:t>
            </w:r>
            <w:r>
              <w:rPr>
                <w:noProof/>
              </w:rPr>
              <w:fldChar w:fldCharType="end"/>
            </w:r>
          </w:hyperlink>
        </w:p>
        <w:p w14:paraId="08DA7672" w14:textId="0BB7B9B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5" w:history="1">
            <w:r>
              <w:rPr>
                <w:rStyle w:val="Hipervnculo"/>
                <w:noProof/>
              </w:rPr>
              <w:t>8.5 Integración con BluePlanet UAA</w:t>
            </w:r>
            <w:r>
              <w:rPr>
                <w:noProof/>
              </w:rPr>
              <w:tab/>
            </w:r>
            <w:r>
              <w:rPr>
                <w:noProof/>
              </w:rPr>
              <w:fldChar w:fldCharType="begin"/>
            </w:r>
            <w:r>
              <w:rPr>
                <w:noProof/>
              </w:rPr>
              <w:instrText xml:space="preserve"> PAGEREF _Toc226041885 \h </w:instrText>
            </w:r>
            <w:r>
              <w:rPr>
                <w:noProof/>
              </w:rPr>
            </w:r>
            <w:r>
              <w:rPr>
                <w:noProof/>
              </w:rPr>
              <w:fldChar w:fldCharType="separate"/>
            </w:r>
            <w:r>
              <w:rPr>
                <w:noProof/>
              </w:rPr>
              <w:t>75</w:t>
            </w:r>
            <w:r>
              <w:rPr>
                <w:noProof/>
              </w:rPr>
              <w:fldChar w:fldCharType="end"/>
            </w:r>
          </w:hyperlink>
        </w:p>
        <w:p w14:paraId="3FFEA9ED" w14:textId="556BD6F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6" w:history="1">
            <w:r>
              <w:rPr>
                <w:rStyle w:val="Hipervnculo"/>
                <w:noProof/>
              </w:rPr>
              <w:t>8.6 Integración con CMDB</w:t>
            </w:r>
            <w:r>
              <w:rPr>
                <w:noProof/>
              </w:rPr>
              <w:tab/>
            </w:r>
            <w:r>
              <w:rPr>
                <w:noProof/>
              </w:rPr>
              <w:fldChar w:fldCharType="begin"/>
            </w:r>
            <w:r>
              <w:rPr>
                <w:noProof/>
              </w:rPr>
              <w:instrText xml:space="preserve"> PAGEREF _Toc226041886 \h </w:instrText>
            </w:r>
            <w:r>
              <w:rPr>
                <w:noProof/>
              </w:rPr>
            </w:r>
            <w:r>
              <w:rPr>
                <w:noProof/>
              </w:rPr>
              <w:fldChar w:fldCharType="separate"/>
            </w:r>
            <w:r>
              <w:rPr>
                <w:noProof/>
              </w:rPr>
              <w:t>75</w:t>
            </w:r>
            <w:r>
              <w:rPr>
                <w:noProof/>
              </w:rPr>
              <w:fldChar w:fldCharType="end"/>
            </w:r>
          </w:hyperlink>
        </w:p>
        <w:p w14:paraId="27C9B544" w14:textId="5F8E64E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7" w:history="1">
            <w:r>
              <w:rPr>
                <w:rStyle w:val="Hipervnculo"/>
                <w:noProof/>
              </w:rPr>
              <w:t>8.7 Integración con OSP (CPQD)</w:t>
            </w:r>
            <w:r>
              <w:rPr>
                <w:noProof/>
              </w:rPr>
              <w:tab/>
            </w:r>
            <w:r>
              <w:rPr>
                <w:noProof/>
              </w:rPr>
              <w:fldChar w:fldCharType="begin"/>
            </w:r>
            <w:r>
              <w:rPr>
                <w:noProof/>
              </w:rPr>
              <w:instrText xml:space="preserve"> PAGEREF _Toc226041887 \h </w:instrText>
            </w:r>
            <w:r>
              <w:rPr>
                <w:noProof/>
              </w:rPr>
            </w:r>
            <w:r>
              <w:rPr>
                <w:noProof/>
              </w:rPr>
              <w:fldChar w:fldCharType="separate"/>
            </w:r>
            <w:r>
              <w:rPr>
                <w:noProof/>
              </w:rPr>
              <w:t>76</w:t>
            </w:r>
            <w:r>
              <w:rPr>
                <w:noProof/>
              </w:rPr>
              <w:fldChar w:fldCharType="end"/>
            </w:r>
          </w:hyperlink>
        </w:p>
        <w:p w14:paraId="003BAA81" w14:textId="4A425CA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8" w:history="1">
            <w:r>
              <w:rPr>
                <w:rStyle w:val="Hipervnculo"/>
                <w:noProof/>
              </w:rPr>
              <w:t>8.8 Dependencias críticas entre sistemas</w:t>
            </w:r>
            <w:r>
              <w:rPr>
                <w:noProof/>
              </w:rPr>
              <w:tab/>
            </w:r>
            <w:r>
              <w:rPr>
                <w:noProof/>
              </w:rPr>
              <w:fldChar w:fldCharType="begin"/>
            </w:r>
            <w:r>
              <w:rPr>
                <w:noProof/>
              </w:rPr>
              <w:instrText xml:space="preserve"> PAGEREF _Toc226041888 \h </w:instrText>
            </w:r>
            <w:r>
              <w:rPr>
                <w:noProof/>
              </w:rPr>
            </w:r>
            <w:r>
              <w:rPr>
                <w:noProof/>
              </w:rPr>
              <w:fldChar w:fldCharType="separate"/>
            </w:r>
            <w:r>
              <w:rPr>
                <w:noProof/>
              </w:rPr>
              <w:t>77</w:t>
            </w:r>
            <w:r>
              <w:rPr>
                <w:noProof/>
              </w:rPr>
              <w:fldChar w:fldCharType="end"/>
            </w:r>
          </w:hyperlink>
        </w:p>
        <w:p w14:paraId="0C08BE34" w14:textId="32F3708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89" w:history="1">
            <w:r>
              <w:rPr>
                <w:rStyle w:val="Hipervnculo"/>
                <w:noProof/>
              </w:rPr>
              <w:t>8.9 Patrón síncrono vs asíncrono por operación</w:t>
            </w:r>
            <w:r>
              <w:rPr>
                <w:noProof/>
              </w:rPr>
              <w:tab/>
            </w:r>
            <w:r>
              <w:rPr>
                <w:noProof/>
              </w:rPr>
              <w:fldChar w:fldCharType="begin"/>
            </w:r>
            <w:r>
              <w:rPr>
                <w:noProof/>
              </w:rPr>
              <w:instrText xml:space="preserve"> PAGEREF _Toc226041889 \h </w:instrText>
            </w:r>
            <w:r>
              <w:rPr>
                <w:noProof/>
              </w:rPr>
            </w:r>
            <w:r>
              <w:rPr>
                <w:noProof/>
              </w:rPr>
              <w:fldChar w:fldCharType="separate"/>
            </w:r>
            <w:r>
              <w:rPr>
                <w:noProof/>
              </w:rPr>
              <w:t>79</w:t>
            </w:r>
            <w:r>
              <w:rPr>
                <w:noProof/>
              </w:rPr>
              <w:fldChar w:fldCharType="end"/>
            </w:r>
          </w:hyperlink>
        </w:p>
        <w:p w14:paraId="4675923B" w14:textId="2A42E0A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0" w:history="1">
            <w:r>
              <w:rPr>
                <w:rStyle w:val="Hipervnculo"/>
                <w:noProof/>
              </w:rPr>
              <w:t>8.10 Contrato de callback y formato de respuesta</w:t>
            </w:r>
            <w:r>
              <w:rPr>
                <w:noProof/>
              </w:rPr>
              <w:tab/>
            </w:r>
            <w:r>
              <w:rPr>
                <w:noProof/>
              </w:rPr>
              <w:fldChar w:fldCharType="begin"/>
            </w:r>
            <w:r>
              <w:rPr>
                <w:noProof/>
              </w:rPr>
              <w:instrText xml:space="preserve"> PAGEREF _Toc226041890 \h </w:instrText>
            </w:r>
            <w:r>
              <w:rPr>
                <w:noProof/>
              </w:rPr>
            </w:r>
            <w:r>
              <w:rPr>
                <w:noProof/>
              </w:rPr>
              <w:fldChar w:fldCharType="separate"/>
            </w:r>
            <w:r>
              <w:rPr>
                <w:noProof/>
              </w:rPr>
              <w:t>81</w:t>
            </w:r>
            <w:r>
              <w:rPr>
                <w:noProof/>
              </w:rPr>
              <w:fldChar w:fldCharType="end"/>
            </w:r>
          </w:hyperlink>
        </w:p>
        <w:p w14:paraId="2777B246" w14:textId="5E5F28E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1" w:history="1">
            <w:r>
              <w:rPr>
                <w:rStyle w:val="Hipervnculo"/>
                <w:noProof/>
              </w:rPr>
              <w:t>8.11 Idempotencia de las integraciones</w:t>
            </w:r>
            <w:r>
              <w:rPr>
                <w:noProof/>
              </w:rPr>
              <w:tab/>
            </w:r>
            <w:r>
              <w:rPr>
                <w:noProof/>
              </w:rPr>
              <w:fldChar w:fldCharType="begin"/>
            </w:r>
            <w:r>
              <w:rPr>
                <w:noProof/>
              </w:rPr>
              <w:instrText xml:space="preserve"> PAGEREF _Toc226041891 \h </w:instrText>
            </w:r>
            <w:r>
              <w:rPr>
                <w:noProof/>
              </w:rPr>
            </w:r>
            <w:r>
              <w:rPr>
                <w:noProof/>
              </w:rPr>
              <w:fldChar w:fldCharType="separate"/>
            </w:r>
            <w:r>
              <w:rPr>
                <w:noProof/>
              </w:rPr>
              <w:t>81</w:t>
            </w:r>
            <w:r>
              <w:rPr>
                <w:noProof/>
              </w:rPr>
              <w:fldChar w:fldCharType="end"/>
            </w:r>
          </w:hyperlink>
        </w:p>
        <w:p w14:paraId="35FEF19C" w14:textId="184A77F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2" w:history="1">
            <w:r>
              <w:rPr>
                <w:rStyle w:val="Hipervnculo"/>
                <w:noProof/>
              </w:rPr>
              <w:t>8.12 Gestión de ROLLBACK_FAILED</w:t>
            </w:r>
            <w:r>
              <w:rPr>
                <w:noProof/>
              </w:rPr>
              <w:tab/>
            </w:r>
            <w:r>
              <w:rPr>
                <w:noProof/>
              </w:rPr>
              <w:fldChar w:fldCharType="begin"/>
            </w:r>
            <w:r>
              <w:rPr>
                <w:noProof/>
              </w:rPr>
              <w:instrText xml:space="preserve"> PAGEREF _Toc226041892 \h </w:instrText>
            </w:r>
            <w:r>
              <w:rPr>
                <w:noProof/>
              </w:rPr>
            </w:r>
            <w:r>
              <w:rPr>
                <w:noProof/>
              </w:rPr>
              <w:fldChar w:fldCharType="separate"/>
            </w:r>
            <w:r>
              <w:rPr>
                <w:noProof/>
              </w:rPr>
              <w:t>81</w:t>
            </w:r>
            <w:r>
              <w:rPr>
                <w:noProof/>
              </w:rPr>
              <w:fldChar w:fldCharType="end"/>
            </w:r>
          </w:hyperlink>
        </w:p>
        <w:p w14:paraId="1087C0C5" w14:textId="572A481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3" w:history="1">
            <w:r>
              <w:rPr>
                <w:rStyle w:val="Hipervnculo"/>
                <w:noProof/>
              </w:rPr>
              <w:t>8.13 Versionamiento de APIs</w:t>
            </w:r>
            <w:r>
              <w:rPr>
                <w:noProof/>
              </w:rPr>
              <w:tab/>
            </w:r>
            <w:r>
              <w:rPr>
                <w:noProof/>
              </w:rPr>
              <w:fldChar w:fldCharType="begin"/>
            </w:r>
            <w:r>
              <w:rPr>
                <w:noProof/>
              </w:rPr>
              <w:instrText xml:space="preserve"> PAGEREF _Toc226041893 \h </w:instrText>
            </w:r>
            <w:r>
              <w:rPr>
                <w:noProof/>
              </w:rPr>
            </w:r>
            <w:r>
              <w:rPr>
                <w:noProof/>
              </w:rPr>
              <w:fldChar w:fldCharType="separate"/>
            </w:r>
            <w:r>
              <w:rPr>
                <w:noProof/>
              </w:rPr>
              <w:t>81</w:t>
            </w:r>
            <w:r>
              <w:rPr>
                <w:noProof/>
              </w:rPr>
              <w:fldChar w:fldCharType="end"/>
            </w:r>
          </w:hyperlink>
        </w:p>
        <w:p w14:paraId="42FB09E7" w14:textId="48A5D27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4" w:history="1">
            <w:r>
              <w:rPr>
                <w:rStyle w:val="Hipervnculo"/>
                <w:noProof/>
              </w:rPr>
              <w:t>8.14 Modos de falla y respuesta</w:t>
            </w:r>
            <w:r>
              <w:rPr>
                <w:noProof/>
              </w:rPr>
              <w:tab/>
            </w:r>
            <w:r>
              <w:rPr>
                <w:noProof/>
              </w:rPr>
              <w:fldChar w:fldCharType="begin"/>
            </w:r>
            <w:r>
              <w:rPr>
                <w:noProof/>
              </w:rPr>
              <w:instrText xml:space="preserve"> PAGEREF _Toc226041894 \h </w:instrText>
            </w:r>
            <w:r>
              <w:rPr>
                <w:noProof/>
              </w:rPr>
            </w:r>
            <w:r>
              <w:rPr>
                <w:noProof/>
              </w:rPr>
              <w:fldChar w:fldCharType="separate"/>
            </w:r>
            <w:r>
              <w:rPr>
                <w:noProof/>
              </w:rPr>
              <w:t>82</w:t>
            </w:r>
            <w:r>
              <w:rPr>
                <w:noProof/>
              </w:rPr>
              <w:fldChar w:fldCharType="end"/>
            </w:r>
          </w:hyperlink>
        </w:p>
        <w:p w14:paraId="33B7AF92" w14:textId="7EBF8DA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5" w:history="1">
            <w:r>
              <w:rPr>
                <w:rStyle w:val="Hipervnculo"/>
                <w:noProof/>
              </w:rPr>
              <w:t>8.15 Ownership operativo post Go-Live</w:t>
            </w:r>
            <w:r>
              <w:rPr>
                <w:noProof/>
              </w:rPr>
              <w:tab/>
            </w:r>
            <w:r>
              <w:rPr>
                <w:noProof/>
              </w:rPr>
              <w:fldChar w:fldCharType="begin"/>
            </w:r>
            <w:r>
              <w:rPr>
                <w:noProof/>
              </w:rPr>
              <w:instrText xml:space="preserve"> PAGEREF _Toc226041895 \h </w:instrText>
            </w:r>
            <w:r>
              <w:rPr>
                <w:noProof/>
              </w:rPr>
            </w:r>
            <w:r>
              <w:rPr>
                <w:noProof/>
              </w:rPr>
              <w:fldChar w:fldCharType="separate"/>
            </w:r>
            <w:r>
              <w:rPr>
                <w:noProof/>
              </w:rPr>
              <w:t>83</w:t>
            </w:r>
            <w:r>
              <w:rPr>
                <w:noProof/>
              </w:rPr>
              <w:fldChar w:fldCharType="end"/>
            </w:r>
          </w:hyperlink>
        </w:p>
        <w:p w14:paraId="28D746E9" w14:textId="178A6A9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6" w:history="1">
            <w:r>
              <w:rPr>
                <w:rStyle w:val="Hipervnculo"/>
                <w:noProof/>
              </w:rPr>
              <w:t>8.16 Axway como punto crítico post-decomisión</w:t>
            </w:r>
            <w:r>
              <w:rPr>
                <w:noProof/>
              </w:rPr>
              <w:tab/>
            </w:r>
            <w:r>
              <w:rPr>
                <w:noProof/>
              </w:rPr>
              <w:fldChar w:fldCharType="begin"/>
            </w:r>
            <w:r>
              <w:rPr>
                <w:noProof/>
              </w:rPr>
              <w:instrText xml:space="preserve"> PAGEREF _Toc226041896 \h </w:instrText>
            </w:r>
            <w:r>
              <w:rPr>
                <w:noProof/>
              </w:rPr>
            </w:r>
            <w:r>
              <w:rPr>
                <w:noProof/>
              </w:rPr>
              <w:fldChar w:fldCharType="separate"/>
            </w:r>
            <w:r>
              <w:rPr>
                <w:noProof/>
              </w:rPr>
              <w:t>83</w:t>
            </w:r>
            <w:r>
              <w:rPr>
                <w:noProof/>
              </w:rPr>
              <w:fldChar w:fldCharType="end"/>
            </w:r>
          </w:hyperlink>
        </w:p>
        <w:p w14:paraId="65C82E6F" w14:textId="15D28D6F"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897" w:history="1">
            <w:r>
              <w:rPr>
                <w:rStyle w:val="Hipervnculo"/>
                <w:noProof/>
              </w:rPr>
              <w:t>9. ESPECIFICACIÓN DE APIs</w:t>
            </w:r>
            <w:r>
              <w:rPr>
                <w:noProof/>
              </w:rPr>
              <w:tab/>
            </w:r>
            <w:r>
              <w:rPr>
                <w:noProof/>
              </w:rPr>
              <w:fldChar w:fldCharType="begin"/>
            </w:r>
            <w:r>
              <w:rPr>
                <w:noProof/>
              </w:rPr>
              <w:instrText xml:space="preserve"> PAGEREF _Toc226041897 \h </w:instrText>
            </w:r>
            <w:r>
              <w:rPr>
                <w:noProof/>
              </w:rPr>
            </w:r>
            <w:r>
              <w:rPr>
                <w:noProof/>
              </w:rPr>
              <w:fldChar w:fldCharType="separate"/>
            </w:r>
            <w:r>
              <w:rPr>
                <w:noProof/>
              </w:rPr>
              <w:t>84</w:t>
            </w:r>
            <w:r>
              <w:rPr>
                <w:noProof/>
              </w:rPr>
              <w:fldChar w:fldCharType="end"/>
            </w:r>
          </w:hyperlink>
        </w:p>
        <w:p w14:paraId="4BAA57B4" w14:textId="18CC69C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8" w:history="1">
            <w:r>
              <w:rPr>
                <w:rStyle w:val="Hipervnculo"/>
                <w:noProof/>
              </w:rPr>
              <w:t>9.1 APIs expuestas por Komands</w:t>
            </w:r>
            <w:r>
              <w:rPr>
                <w:noProof/>
              </w:rPr>
              <w:tab/>
            </w:r>
            <w:r>
              <w:rPr>
                <w:noProof/>
              </w:rPr>
              <w:fldChar w:fldCharType="begin"/>
            </w:r>
            <w:r>
              <w:rPr>
                <w:noProof/>
              </w:rPr>
              <w:instrText xml:space="preserve"> PAGEREF _Toc226041898 \h </w:instrText>
            </w:r>
            <w:r>
              <w:rPr>
                <w:noProof/>
              </w:rPr>
            </w:r>
            <w:r>
              <w:rPr>
                <w:noProof/>
              </w:rPr>
              <w:fldChar w:fldCharType="separate"/>
            </w:r>
            <w:r>
              <w:rPr>
                <w:noProof/>
              </w:rPr>
              <w:t>84</w:t>
            </w:r>
            <w:r>
              <w:rPr>
                <w:noProof/>
              </w:rPr>
              <w:fldChar w:fldCharType="end"/>
            </w:r>
          </w:hyperlink>
        </w:p>
        <w:p w14:paraId="60F36623" w14:textId="7EF160A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899" w:history="1">
            <w:r>
              <w:rPr>
                <w:rStyle w:val="Hipervnculo"/>
                <w:noProof/>
              </w:rPr>
              <w:t>9.2 Matriz de APIs por producto y tecnología</w:t>
            </w:r>
            <w:r>
              <w:rPr>
                <w:noProof/>
              </w:rPr>
              <w:tab/>
            </w:r>
            <w:r>
              <w:rPr>
                <w:noProof/>
              </w:rPr>
              <w:fldChar w:fldCharType="begin"/>
            </w:r>
            <w:r>
              <w:rPr>
                <w:noProof/>
              </w:rPr>
              <w:instrText xml:space="preserve"> PAGEREF _Toc226041899 \h </w:instrText>
            </w:r>
            <w:r>
              <w:rPr>
                <w:noProof/>
              </w:rPr>
            </w:r>
            <w:r>
              <w:rPr>
                <w:noProof/>
              </w:rPr>
              <w:fldChar w:fldCharType="separate"/>
            </w:r>
            <w:r>
              <w:rPr>
                <w:noProof/>
              </w:rPr>
              <w:t>86</w:t>
            </w:r>
            <w:r>
              <w:rPr>
                <w:noProof/>
              </w:rPr>
              <w:fldChar w:fldCharType="end"/>
            </w:r>
          </w:hyperlink>
        </w:p>
        <w:p w14:paraId="74A22D12" w14:textId="431ACB8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00" w:history="1">
            <w:r>
              <w:rPr>
                <w:rStyle w:val="Hipervnculo"/>
                <w:noProof/>
              </w:rPr>
              <w:t>9.3 Autenticación y autorización</w:t>
            </w:r>
            <w:r>
              <w:rPr>
                <w:noProof/>
              </w:rPr>
              <w:tab/>
            </w:r>
            <w:r>
              <w:rPr>
                <w:noProof/>
              </w:rPr>
              <w:fldChar w:fldCharType="begin"/>
            </w:r>
            <w:r>
              <w:rPr>
                <w:noProof/>
              </w:rPr>
              <w:instrText xml:space="preserve"> PAGEREF _Toc226041900 \h </w:instrText>
            </w:r>
            <w:r>
              <w:rPr>
                <w:noProof/>
              </w:rPr>
            </w:r>
            <w:r>
              <w:rPr>
                <w:noProof/>
              </w:rPr>
              <w:fldChar w:fldCharType="separate"/>
            </w:r>
            <w:r>
              <w:rPr>
                <w:noProof/>
              </w:rPr>
              <w:t>87</w:t>
            </w:r>
            <w:r>
              <w:rPr>
                <w:noProof/>
              </w:rPr>
              <w:fldChar w:fldCharType="end"/>
            </w:r>
          </w:hyperlink>
        </w:p>
        <w:p w14:paraId="0CA7FC03" w14:textId="6CDFBD0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1" w:history="1">
            <w:r>
              <w:rPr>
                <w:rStyle w:val="Hipervnculo"/>
                <w:noProof/>
              </w:rPr>
              <w:t>9.3.1 Autenticación OAuth 2.0 / JWT vía Axway</w:t>
            </w:r>
            <w:r>
              <w:rPr>
                <w:noProof/>
              </w:rPr>
              <w:tab/>
            </w:r>
            <w:r>
              <w:rPr>
                <w:noProof/>
              </w:rPr>
              <w:fldChar w:fldCharType="begin"/>
            </w:r>
            <w:r>
              <w:rPr>
                <w:noProof/>
              </w:rPr>
              <w:instrText xml:space="preserve"> PAGEREF _Toc226041901 \h </w:instrText>
            </w:r>
            <w:r>
              <w:rPr>
                <w:noProof/>
              </w:rPr>
            </w:r>
            <w:r>
              <w:rPr>
                <w:noProof/>
              </w:rPr>
              <w:fldChar w:fldCharType="separate"/>
            </w:r>
            <w:r>
              <w:rPr>
                <w:noProof/>
              </w:rPr>
              <w:t>87</w:t>
            </w:r>
            <w:r>
              <w:rPr>
                <w:noProof/>
              </w:rPr>
              <w:fldChar w:fldCharType="end"/>
            </w:r>
          </w:hyperlink>
        </w:p>
        <w:p w14:paraId="237BA4EE" w14:textId="16B7EF3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2" w:history="1">
            <w:r>
              <w:rPr>
                <w:rStyle w:val="Hipervnculo"/>
                <w:noProof/>
              </w:rPr>
              <w:t>9.3.2 Rate limiting y throttling</w:t>
            </w:r>
            <w:r>
              <w:rPr>
                <w:noProof/>
              </w:rPr>
              <w:tab/>
            </w:r>
            <w:r>
              <w:rPr>
                <w:noProof/>
              </w:rPr>
              <w:fldChar w:fldCharType="begin"/>
            </w:r>
            <w:r>
              <w:rPr>
                <w:noProof/>
              </w:rPr>
              <w:instrText xml:space="preserve"> PAGEREF _Toc226041902 \h </w:instrText>
            </w:r>
            <w:r>
              <w:rPr>
                <w:noProof/>
              </w:rPr>
            </w:r>
            <w:r>
              <w:rPr>
                <w:noProof/>
              </w:rPr>
              <w:fldChar w:fldCharType="separate"/>
            </w:r>
            <w:r>
              <w:rPr>
                <w:noProof/>
              </w:rPr>
              <w:t>87</w:t>
            </w:r>
            <w:r>
              <w:rPr>
                <w:noProof/>
              </w:rPr>
              <w:fldChar w:fldCharType="end"/>
            </w:r>
          </w:hyperlink>
        </w:p>
        <w:p w14:paraId="59730DE2" w14:textId="2BE0390A"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3" w:history="1">
            <w:r>
              <w:rPr>
                <w:rStyle w:val="Hipervnculo"/>
                <w:noProof/>
              </w:rPr>
              <w:t>9.3.3 Trazabilidad</w:t>
            </w:r>
            <w:r>
              <w:rPr>
                <w:noProof/>
              </w:rPr>
              <w:tab/>
            </w:r>
            <w:r>
              <w:rPr>
                <w:noProof/>
              </w:rPr>
              <w:fldChar w:fldCharType="begin"/>
            </w:r>
            <w:r>
              <w:rPr>
                <w:noProof/>
              </w:rPr>
              <w:instrText xml:space="preserve"> PAGEREF _Toc226041903 \h </w:instrText>
            </w:r>
            <w:r>
              <w:rPr>
                <w:noProof/>
              </w:rPr>
            </w:r>
            <w:r>
              <w:rPr>
                <w:noProof/>
              </w:rPr>
              <w:fldChar w:fldCharType="separate"/>
            </w:r>
            <w:r>
              <w:rPr>
                <w:noProof/>
              </w:rPr>
              <w:t>87</w:t>
            </w:r>
            <w:r>
              <w:rPr>
                <w:noProof/>
              </w:rPr>
              <w:fldChar w:fldCharType="end"/>
            </w:r>
          </w:hyperlink>
        </w:p>
        <w:p w14:paraId="2DE8859F" w14:textId="131D7B9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04" w:history="1">
            <w:r>
              <w:rPr>
                <w:rStyle w:val="Hipervnculo"/>
                <w:noProof/>
              </w:rPr>
              <w:t>9.4 Manejo de errores, reintentos y códigos de respuesta</w:t>
            </w:r>
            <w:r>
              <w:rPr>
                <w:noProof/>
              </w:rPr>
              <w:tab/>
            </w:r>
            <w:r>
              <w:rPr>
                <w:noProof/>
              </w:rPr>
              <w:fldChar w:fldCharType="begin"/>
            </w:r>
            <w:r>
              <w:rPr>
                <w:noProof/>
              </w:rPr>
              <w:instrText xml:space="preserve"> PAGEREF _Toc226041904 \h </w:instrText>
            </w:r>
            <w:r>
              <w:rPr>
                <w:noProof/>
              </w:rPr>
            </w:r>
            <w:r>
              <w:rPr>
                <w:noProof/>
              </w:rPr>
              <w:fldChar w:fldCharType="separate"/>
            </w:r>
            <w:r>
              <w:rPr>
                <w:noProof/>
              </w:rPr>
              <w:t>87</w:t>
            </w:r>
            <w:r>
              <w:rPr>
                <w:noProof/>
              </w:rPr>
              <w:fldChar w:fldCharType="end"/>
            </w:r>
          </w:hyperlink>
        </w:p>
        <w:p w14:paraId="4C5AFB87" w14:textId="5CA47FC7"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5" w:history="1">
            <w:r>
              <w:rPr>
                <w:rStyle w:val="Hipervnculo"/>
                <w:noProof/>
              </w:rPr>
              <w:t>9.4.1 Códigos de respuesta HTTP</w:t>
            </w:r>
            <w:r>
              <w:rPr>
                <w:noProof/>
              </w:rPr>
              <w:tab/>
            </w:r>
            <w:r>
              <w:rPr>
                <w:noProof/>
              </w:rPr>
              <w:fldChar w:fldCharType="begin"/>
            </w:r>
            <w:r>
              <w:rPr>
                <w:noProof/>
              </w:rPr>
              <w:instrText xml:space="preserve"> PAGEREF _Toc226041905 \h </w:instrText>
            </w:r>
            <w:r>
              <w:rPr>
                <w:noProof/>
              </w:rPr>
            </w:r>
            <w:r>
              <w:rPr>
                <w:noProof/>
              </w:rPr>
              <w:fldChar w:fldCharType="separate"/>
            </w:r>
            <w:r>
              <w:rPr>
                <w:noProof/>
              </w:rPr>
              <w:t>88</w:t>
            </w:r>
            <w:r>
              <w:rPr>
                <w:noProof/>
              </w:rPr>
              <w:fldChar w:fldCharType="end"/>
            </w:r>
          </w:hyperlink>
        </w:p>
        <w:p w14:paraId="597050EB" w14:textId="4149C2E6"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6" w:history="1">
            <w:r>
              <w:rPr>
                <w:rStyle w:val="Hipervnculo"/>
                <w:noProof/>
              </w:rPr>
              <w:t>9.4.2 Códigos de error internos Komands</w:t>
            </w:r>
            <w:r>
              <w:rPr>
                <w:noProof/>
              </w:rPr>
              <w:tab/>
            </w:r>
            <w:r>
              <w:rPr>
                <w:noProof/>
              </w:rPr>
              <w:fldChar w:fldCharType="begin"/>
            </w:r>
            <w:r>
              <w:rPr>
                <w:noProof/>
              </w:rPr>
              <w:instrText xml:space="preserve"> PAGEREF _Toc226041906 \h </w:instrText>
            </w:r>
            <w:r>
              <w:rPr>
                <w:noProof/>
              </w:rPr>
            </w:r>
            <w:r>
              <w:rPr>
                <w:noProof/>
              </w:rPr>
              <w:fldChar w:fldCharType="separate"/>
            </w:r>
            <w:r>
              <w:rPr>
                <w:noProof/>
              </w:rPr>
              <w:t>88</w:t>
            </w:r>
            <w:r>
              <w:rPr>
                <w:noProof/>
              </w:rPr>
              <w:fldChar w:fldCharType="end"/>
            </w:r>
          </w:hyperlink>
        </w:p>
        <w:p w14:paraId="44DD3045" w14:textId="781F203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07" w:history="1">
            <w:r>
              <w:rPr>
                <w:rStyle w:val="Hipervnculo"/>
                <w:noProof/>
              </w:rPr>
              <w:t>9.5 Contratos de listener/callback</w:t>
            </w:r>
            <w:r>
              <w:rPr>
                <w:noProof/>
              </w:rPr>
              <w:tab/>
            </w:r>
            <w:r>
              <w:rPr>
                <w:noProof/>
              </w:rPr>
              <w:fldChar w:fldCharType="begin"/>
            </w:r>
            <w:r>
              <w:rPr>
                <w:noProof/>
              </w:rPr>
              <w:instrText xml:space="preserve"> PAGEREF _Toc226041907 \h </w:instrText>
            </w:r>
            <w:r>
              <w:rPr>
                <w:noProof/>
              </w:rPr>
            </w:r>
            <w:r>
              <w:rPr>
                <w:noProof/>
              </w:rPr>
              <w:fldChar w:fldCharType="separate"/>
            </w:r>
            <w:r>
              <w:rPr>
                <w:noProof/>
              </w:rPr>
              <w:t>90</w:t>
            </w:r>
            <w:r>
              <w:rPr>
                <w:noProof/>
              </w:rPr>
              <w:fldChar w:fldCharType="end"/>
            </w:r>
          </w:hyperlink>
        </w:p>
        <w:p w14:paraId="7491AC4B" w14:textId="4A537AA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8" w:history="1">
            <w:r>
              <w:rPr>
                <w:rStyle w:val="Hipervnculo"/>
                <w:noProof/>
              </w:rPr>
              <w:t>9.5.1 Estructura del payload de callback</w:t>
            </w:r>
            <w:r>
              <w:rPr>
                <w:noProof/>
              </w:rPr>
              <w:tab/>
            </w:r>
            <w:r>
              <w:rPr>
                <w:noProof/>
              </w:rPr>
              <w:fldChar w:fldCharType="begin"/>
            </w:r>
            <w:r>
              <w:rPr>
                <w:noProof/>
              </w:rPr>
              <w:instrText xml:space="preserve"> PAGEREF _Toc226041908 \h </w:instrText>
            </w:r>
            <w:r>
              <w:rPr>
                <w:noProof/>
              </w:rPr>
            </w:r>
            <w:r>
              <w:rPr>
                <w:noProof/>
              </w:rPr>
              <w:fldChar w:fldCharType="separate"/>
            </w:r>
            <w:r>
              <w:rPr>
                <w:noProof/>
              </w:rPr>
              <w:t>90</w:t>
            </w:r>
            <w:r>
              <w:rPr>
                <w:noProof/>
              </w:rPr>
              <w:fldChar w:fldCharType="end"/>
            </w:r>
          </w:hyperlink>
        </w:p>
        <w:p w14:paraId="138BA24C" w14:textId="20CF858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09" w:history="1">
            <w:r>
              <w:rPr>
                <w:rStyle w:val="Hipervnculo"/>
                <w:noProof/>
              </w:rPr>
              <w:t>9.5.2 Estructura de cada step en el callback</w:t>
            </w:r>
            <w:r>
              <w:rPr>
                <w:noProof/>
              </w:rPr>
              <w:tab/>
            </w:r>
            <w:r>
              <w:rPr>
                <w:noProof/>
              </w:rPr>
              <w:fldChar w:fldCharType="begin"/>
            </w:r>
            <w:r>
              <w:rPr>
                <w:noProof/>
              </w:rPr>
              <w:instrText xml:space="preserve"> PAGEREF _Toc226041909 \h </w:instrText>
            </w:r>
            <w:r>
              <w:rPr>
                <w:noProof/>
              </w:rPr>
            </w:r>
            <w:r>
              <w:rPr>
                <w:noProof/>
              </w:rPr>
              <w:fldChar w:fldCharType="separate"/>
            </w:r>
            <w:r>
              <w:rPr>
                <w:noProof/>
              </w:rPr>
              <w:t>90</w:t>
            </w:r>
            <w:r>
              <w:rPr>
                <w:noProof/>
              </w:rPr>
              <w:fldChar w:fldCharType="end"/>
            </w:r>
          </w:hyperlink>
        </w:p>
        <w:p w14:paraId="6EDE0A8F" w14:textId="3736B78D"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10" w:history="1">
            <w:r>
              <w:rPr>
                <w:rStyle w:val="Hipervnculo"/>
                <w:noProof/>
              </w:rPr>
              <w:t>9.5.3 Política de reintentos del callback</w:t>
            </w:r>
            <w:r>
              <w:rPr>
                <w:noProof/>
              </w:rPr>
              <w:tab/>
            </w:r>
            <w:r>
              <w:rPr>
                <w:noProof/>
              </w:rPr>
              <w:fldChar w:fldCharType="begin"/>
            </w:r>
            <w:r>
              <w:rPr>
                <w:noProof/>
              </w:rPr>
              <w:instrText xml:space="preserve"> PAGEREF _Toc226041910 \h </w:instrText>
            </w:r>
            <w:r>
              <w:rPr>
                <w:noProof/>
              </w:rPr>
            </w:r>
            <w:r>
              <w:rPr>
                <w:noProof/>
              </w:rPr>
              <w:fldChar w:fldCharType="separate"/>
            </w:r>
            <w:r>
              <w:rPr>
                <w:noProof/>
              </w:rPr>
              <w:t>91</w:t>
            </w:r>
            <w:r>
              <w:rPr>
                <w:noProof/>
              </w:rPr>
              <w:fldChar w:fldCharType="end"/>
            </w:r>
          </w:hyperlink>
        </w:p>
        <w:p w14:paraId="5747FEB1" w14:textId="487DE3B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11" w:history="1">
            <w:r>
              <w:rPr>
                <w:rStyle w:val="Hipervnculo"/>
                <w:noProof/>
              </w:rPr>
              <w:t>9.6 Referencia a especificación OpenAPI 3.0</w:t>
            </w:r>
            <w:r>
              <w:rPr>
                <w:noProof/>
              </w:rPr>
              <w:tab/>
            </w:r>
            <w:r>
              <w:rPr>
                <w:noProof/>
              </w:rPr>
              <w:fldChar w:fldCharType="begin"/>
            </w:r>
            <w:r>
              <w:rPr>
                <w:noProof/>
              </w:rPr>
              <w:instrText xml:space="preserve"> PAGEREF _Toc226041911 \h </w:instrText>
            </w:r>
            <w:r>
              <w:rPr>
                <w:noProof/>
              </w:rPr>
            </w:r>
            <w:r>
              <w:rPr>
                <w:noProof/>
              </w:rPr>
              <w:fldChar w:fldCharType="separate"/>
            </w:r>
            <w:r>
              <w:rPr>
                <w:noProof/>
              </w:rPr>
              <w:t>91</w:t>
            </w:r>
            <w:r>
              <w:rPr>
                <w:noProof/>
              </w:rPr>
              <w:fldChar w:fldCharType="end"/>
            </w:r>
          </w:hyperlink>
        </w:p>
        <w:p w14:paraId="0002B820" w14:textId="24AD939C"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912" w:history="1">
            <w:r>
              <w:rPr>
                <w:rStyle w:val="Hipervnculo"/>
                <w:noProof/>
              </w:rPr>
              <w:t>10. MODELO DE DATOS</w:t>
            </w:r>
            <w:r>
              <w:rPr>
                <w:noProof/>
              </w:rPr>
              <w:tab/>
            </w:r>
            <w:r>
              <w:rPr>
                <w:noProof/>
              </w:rPr>
              <w:fldChar w:fldCharType="begin"/>
            </w:r>
            <w:r>
              <w:rPr>
                <w:noProof/>
              </w:rPr>
              <w:instrText xml:space="preserve"> PAGEREF _Toc226041912 \h </w:instrText>
            </w:r>
            <w:r>
              <w:rPr>
                <w:noProof/>
              </w:rPr>
            </w:r>
            <w:r>
              <w:rPr>
                <w:noProof/>
              </w:rPr>
              <w:fldChar w:fldCharType="separate"/>
            </w:r>
            <w:r>
              <w:rPr>
                <w:noProof/>
              </w:rPr>
              <w:t>91</w:t>
            </w:r>
            <w:r>
              <w:rPr>
                <w:noProof/>
              </w:rPr>
              <w:fldChar w:fldCharType="end"/>
            </w:r>
          </w:hyperlink>
        </w:p>
        <w:p w14:paraId="035E65B7" w14:textId="7528421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13" w:history="1">
            <w:r>
              <w:rPr>
                <w:rStyle w:val="Hipervnculo"/>
                <w:noProof/>
              </w:rPr>
              <w:t>10.1 Estrategia Brownfield / BTS</w:t>
            </w:r>
            <w:r>
              <w:rPr>
                <w:noProof/>
              </w:rPr>
              <w:tab/>
            </w:r>
            <w:r>
              <w:rPr>
                <w:noProof/>
              </w:rPr>
              <w:fldChar w:fldCharType="begin"/>
            </w:r>
            <w:r>
              <w:rPr>
                <w:noProof/>
              </w:rPr>
              <w:instrText xml:space="preserve"> PAGEREF _Toc226041913 \h </w:instrText>
            </w:r>
            <w:r>
              <w:rPr>
                <w:noProof/>
              </w:rPr>
            </w:r>
            <w:r>
              <w:rPr>
                <w:noProof/>
              </w:rPr>
              <w:fldChar w:fldCharType="separate"/>
            </w:r>
            <w:r>
              <w:rPr>
                <w:noProof/>
              </w:rPr>
              <w:t>92</w:t>
            </w:r>
            <w:r>
              <w:rPr>
                <w:noProof/>
              </w:rPr>
              <w:fldChar w:fldCharType="end"/>
            </w:r>
          </w:hyperlink>
        </w:p>
        <w:p w14:paraId="5770D8E6" w14:textId="6A487F4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14" w:history="1">
            <w:r>
              <w:rPr>
                <w:rStyle w:val="Hipervnculo"/>
                <w:noProof/>
              </w:rPr>
              <w:t>10.2 Motor PostgreSQL 15+</w:t>
            </w:r>
            <w:r>
              <w:rPr>
                <w:noProof/>
              </w:rPr>
              <w:tab/>
            </w:r>
            <w:r>
              <w:rPr>
                <w:noProof/>
              </w:rPr>
              <w:fldChar w:fldCharType="begin"/>
            </w:r>
            <w:r>
              <w:rPr>
                <w:noProof/>
              </w:rPr>
              <w:instrText xml:space="preserve"> PAGEREF _Toc226041914 \h </w:instrText>
            </w:r>
            <w:r>
              <w:rPr>
                <w:noProof/>
              </w:rPr>
            </w:r>
            <w:r>
              <w:rPr>
                <w:noProof/>
              </w:rPr>
              <w:fldChar w:fldCharType="separate"/>
            </w:r>
            <w:r>
              <w:rPr>
                <w:noProof/>
              </w:rPr>
              <w:t>92</w:t>
            </w:r>
            <w:r>
              <w:rPr>
                <w:noProof/>
              </w:rPr>
              <w:fldChar w:fldCharType="end"/>
            </w:r>
          </w:hyperlink>
        </w:p>
        <w:p w14:paraId="1F3DD8CE" w14:textId="0372081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15" w:history="1">
            <w:r>
              <w:rPr>
                <w:rStyle w:val="Hipervnculo"/>
                <w:noProof/>
              </w:rPr>
              <w:t>10.3 Diagrama E-R conceptual (7 dominios)</w:t>
            </w:r>
            <w:r>
              <w:rPr>
                <w:noProof/>
              </w:rPr>
              <w:tab/>
            </w:r>
            <w:r>
              <w:rPr>
                <w:noProof/>
              </w:rPr>
              <w:fldChar w:fldCharType="begin"/>
            </w:r>
            <w:r>
              <w:rPr>
                <w:noProof/>
              </w:rPr>
              <w:instrText xml:space="preserve"> PAGEREF _Toc226041915 \h </w:instrText>
            </w:r>
            <w:r>
              <w:rPr>
                <w:noProof/>
              </w:rPr>
            </w:r>
            <w:r>
              <w:rPr>
                <w:noProof/>
              </w:rPr>
              <w:fldChar w:fldCharType="separate"/>
            </w:r>
            <w:r>
              <w:rPr>
                <w:noProof/>
              </w:rPr>
              <w:t>93</w:t>
            </w:r>
            <w:r>
              <w:rPr>
                <w:noProof/>
              </w:rPr>
              <w:fldChar w:fldCharType="end"/>
            </w:r>
          </w:hyperlink>
        </w:p>
        <w:p w14:paraId="22B30AC3" w14:textId="2ED95A0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16" w:history="1">
            <w:r>
              <w:rPr>
                <w:rStyle w:val="Hipervnculo"/>
                <w:noProof/>
              </w:rPr>
              <w:t>10.4 Dominios funcionales (detalle de tablas)</w:t>
            </w:r>
            <w:r>
              <w:rPr>
                <w:noProof/>
              </w:rPr>
              <w:tab/>
            </w:r>
            <w:r>
              <w:rPr>
                <w:noProof/>
              </w:rPr>
              <w:fldChar w:fldCharType="begin"/>
            </w:r>
            <w:r>
              <w:rPr>
                <w:noProof/>
              </w:rPr>
              <w:instrText xml:space="preserve"> PAGEREF _Toc226041916 \h </w:instrText>
            </w:r>
            <w:r>
              <w:rPr>
                <w:noProof/>
              </w:rPr>
            </w:r>
            <w:r>
              <w:rPr>
                <w:noProof/>
              </w:rPr>
              <w:fldChar w:fldCharType="separate"/>
            </w:r>
            <w:r>
              <w:rPr>
                <w:noProof/>
              </w:rPr>
              <w:t>94</w:t>
            </w:r>
            <w:r>
              <w:rPr>
                <w:noProof/>
              </w:rPr>
              <w:fldChar w:fldCharType="end"/>
            </w:r>
          </w:hyperlink>
        </w:p>
        <w:p w14:paraId="49B0AFF5" w14:textId="420CD064"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17" w:history="1">
            <w:r>
              <w:rPr>
                <w:rStyle w:val="Hipervnculo"/>
                <w:noProof/>
              </w:rPr>
              <w:t>10.4.1 Infraestructura de Red (6 tablas)</w:t>
            </w:r>
            <w:r>
              <w:rPr>
                <w:noProof/>
              </w:rPr>
              <w:tab/>
            </w:r>
            <w:r>
              <w:rPr>
                <w:noProof/>
              </w:rPr>
              <w:fldChar w:fldCharType="begin"/>
            </w:r>
            <w:r>
              <w:rPr>
                <w:noProof/>
              </w:rPr>
              <w:instrText xml:space="preserve"> PAGEREF _Toc226041917 \h </w:instrText>
            </w:r>
            <w:r>
              <w:rPr>
                <w:noProof/>
              </w:rPr>
            </w:r>
            <w:r>
              <w:rPr>
                <w:noProof/>
              </w:rPr>
              <w:fldChar w:fldCharType="separate"/>
            </w:r>
            <w:r>
              <w:rPr>
                <w:noProof/>
              </w:rPr>
              <w:t>94</w:t>
            </w:r>
            <w:r>
              <w:rPr>
                <w:noProof/>
              </w:rPr>
              <w:fldChar w:fldCharType="end"/>
            </w:r>
          </w:hyperlink>
        </w:p>
        <w:p w14:paraId="1A5B3108" w14:textId="1873873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18" w:history="1">
            <w:r>
              <w:rPr>
                <w:rStyle w:val="Hipervnculo"/>
                <w:noProof/>
              </w:rPr>
              <w:t>10.4.2 VNO / Multi-Tenancy (2 tablas)</w:t>
            </w:r>
            <w:r>
              <w:rPr>
                <w:noProof/>
              </w:rPr>
              <w:tab/>
            </w:r>
            <w:r>
              <w:rPr>
                <w:noProof/>
              </w:rPr>
              <w:fldChar w:fldCharType="begin"/>
            </w:r>
            <w:r>
              <w:rPr>
                <w:noProof/>
              </w:rPr>
              <w:instrText xml:space="preserve"> PAGEREF _Toc226041918 \h </w:instrText>
            </w:r>
            <w:r>
              <w:rPr>
                <w:noProof/>
              </w:rPr>
            </w:r>
            <w:r>
              <w:rPr>
                <w:noProof/>
              </w:rPr>
              <w:fldChar w:fldCharType="separate"/>
            </w:r>
            <w:r>
              <w:rPr>
                <w:noProof/>
              </w:rPr>
              <w:t>94</w:t>
            </w:r>
            <w:r>
              <w:rPr>
                <w:noProof/>
              </w:rPr>
              <w:fldChar w:fldCharType="end"/>
            </w:r>
          </w:hyperlink>
        </w:p>
        <w:p w14:paraId="3774D061" w14:textId="3BE14DC2"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19" w:history="1">
            <w:r>
              <w:rPr>
                <w:rStyle w:val="Hipervnculo"/>
                <w:noProof/>
              </w:rPr>
              <w:t>10.4.3 Seguridad (1 tabla)</w:t>
            </w:r>
            <w:r>
              <w:rPr>
                <w:noProof/>
              </w:rPr>
              <w:tab/>
            </w:r>
            <w:r>
              <w:rPr>
                <w:noProof/>
              </w:rPr>
              <w:fldChar w:fldCharType="begin"/>
            </w:r>
            <w:r>
              <w:rPr>
                <w:noProof/>
              </w:rPr>
              <w:instrText xml:space="preserve"> PAGEREF _Toc226041919 \h </w:instrText>
            </w:r>
            <w:r>
              <w:rPr>
                <w:noProof/>
              </w:rPr>
            </w:r>
            <w:r>
              <w:rPr>
                <w:noProof/>
              </w:rPr>
              <w:fldChar w:fldCharType="separate"/>
            </w:r>
            <w:r>
              <w:rPr>
                <w:noProof/>
              </w:rPr>
              <w:t>94</w:t>
            </w:r>
            <w:r>
              <w:rPr>
                <w:noProof/>
              </w:rPr>
              <w:fldChar w:fldCharType="end"/>
            </w:r>
          </w:hyperlink>
        </w:p>
        <w:p w14:paraId="176AF63A" w14:textId="7E43FFC4"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20" w:history="1">
            <w:r>
              <w:rPr>
                <w:rStyle w:val="Hipervnculo"/>
                <w:noProof/>
              </w:rPr>
              <w:t>10.4.4 Catálogo de Comandos (7 tablas)</w:t>
            </w:r>
            <w:r>
              <w:rPr>
                <w:noProof/>
              </w:rPr>
              <w:tab/>
            </w:r>
            <w:r>
              <w:rPr>
                <w:noProof/>
              </w:rPr>
              <w:fldChar w:fldCharType="begin"/>
            </w:r>
            <w:r>
              <w:rPr>
                <w:noProof/>
              </w:rPr>
              <w:instrText xml:space="preserve"> PAGEREF _Toc226041920 \h </w:instrText>
            </w:r>
            <w:r>
              <w:rPr>
                <w:noProof/>
              </w:rPr>
            </w:r>
            <w:r>
              <w:rPr>
                <w:noProof/>
              </w:rPr>
              <w:fldChar w:fldCharType="separate"/>
            </w:r>
            <w:r>
              <w:rPr>
                <w:noProof/>
              </w:rPr>
              <w:t>94</w:t>
            </w:r>
            <w:r>
              <w:rPr>
                <w:noProof/>
              </w:rPr>
              <w:fldChar w:fldCharType="end"/>
            </w:r>
          </w:hyperlink>
        </w:p>
        <w:p w14:paraId="7D74D281" w14:textId="5BB9DC18"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21" w:history="1">
            <w:r>
              <w:rPr>
                <w:rStyle w:val="Hipervnculo"/>
                <w:noProof/>
              </w:rPr>
              <w:t>10.4.5 Transacciones (4 tablas)</w:t>
            </w:r>
            <w:r>
              <w:rPr>
                <w:noProof/>
              </w:rPr>
              <w:tab/>
            </w:r>
            <w:r>
              <w:rPr>
                <w:noProof/>
              </w:rPr>
              <w:fldChar w:fldCharType="begin"/>
            </w:r>
            <w:r>
              <w:rPr>
                <w:noProof/>
              </w:rPr>
              <w:instrText xml:space="preserve"> PAGEREF _Toc226041921 \h </w:instrText>
            </w:r>
            <w:r>
              <w:rPr>
                <w:noProof/>
              </w:rPr>
            </w:r>
            <w:r>
              <w:rPr>
                <w:noProof/>
              </w:rPr>
              <w:fldChar w:fldCharType="separate"/>
            </w:r>
            <w:r>
              <w:rPr>
                <w:noProof/>
              </w:rPr>
              <w:t>96</w:t>
            </w:r>
            <w:r>
              <w:rPr>
                <w:noProof/>
              </w:rPr>
              <w:fldChar w:fldCharType="end"/>
            </w:r>
          </w:hyperlink>
        </w:p>
        <w:p w14:paraId="05BC8AFD" w14:textId="452A1A0A"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22" w:history="1">
            <w:r>
              <w:rPr>
                <w:rStyle w:val="Hipervnculo"/>
                <w:noProof/>
              </w:rPr>
              <w:t>10.4.6 Administración Web (3 tablas)</w:t>
            </w:r>
            <w:r>
              <w:rPr>
                <w:noProof/>
              </w:rPr>
              <w:tab/>
            </w:r>
            <w:r>
              <w:rPr>
                <w:noProof/>
              </w:rPr>
              <w:fldChar w:fldCharType="begin"/>
            </w:r>
            <w:r>
              <w:rPr>
                <w:noProof/>
              </w:rPr>
              <w:instrText xml:space="preserve"> PAGEREF _Toc226041922 \h </w:instrText>
            </w:r>
            <w:r>
              <w:rPr>
                <w:noProof/>
              </w:rPr>
            </w:r>
            <w:r>
              <w:rPr>
                <w:noProof/>
              </w:rPr>
              <w:fldChar w:fldCharType="separate"/>
            </w:r>
            <w:r>
              <w:rPr>
                <w:noProof/>
              </w:rPr>
              <w:t>96</w:t>
            </w:r>
            <w:r>
              <w:rPr>
                <w:noProof/>
              </w:rPr>
              <w:fldChar w:fldCharType="end"/>
            </w:r>
          </w:hyperlink>
        </w:p>
        <w:p w14:paraId="2D2CC395" w14:textId="589260B9"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23" w:history="1">
            <w:r>
              <w:rPr>
                <w:rStyle w:val="Hipervnculo"/>
                <w:noProof/>
              </w:rPr>
              <w:t>10.4.7 Configuración (3 tablas)</w:t>
            </w:r>
            <w:r>
              <w:rPr>
                <w:noProof/>
              </w:rPr>
              <w:tab/>
            </w:r>
            <w:r>
              <w:rPr>
                <w:noProof/>
              </w:rPr>
              <w:fldChar w:fldCharType="begin"/>
            </w:r>
            <w:r>
              <w:rPr>
                <w:noProof/>
              </w:rPr>
              <w:instrText xml:space="preserve"> PAGEREF _Toc226041923 \h </w:instrText>
            </w:r>
            <w:r>
              <w:rPr>
                <w:noProof/>
              </w:rPr>
            </w:r>
            <w:r>
              <w:rPr>
                <w:noProof/>
              </w:rPr>
              <w:fldChar w:fldCharType="separate"/>
            </w:r>
            <w:r>
              <w:rPr>
                <w:noProof/>
              </w:rPr>
              <w:t>96</w:t>
            </w:r>
            <w:r>
              <w:rPr>
                <w:noProof/>
              </w:rPr>
              <w:fldChar w:fldCharType="end"/>
            </w:r>
          </w:hyperlink>
        </w:p>
        <w:p w14:paraId="29580365" w14:textId="3E7076B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24" w:history="1">
            <w:r>
              <w:rPr>
                <w:rStyle w:val="Hipervnculo"/>
                <w:noProof/>
              </w:rPr>
              <w:t>10.5 Tablas legacy (schema public)</w:t>
            </w:r>
            <w:r>
              <w:rPr>
                <w:noProof/>
              </w:rPr>
              <w:tab/>
            </w:r>
            <w:r>
              <w:rPr>
                <w:noProof/>
              </w:rPr>
              <w:fldChar w:fldCharType="begin"/>
            </w:r>
            <w:r>
              <w:rPr>
                <w:noProof/>
              </w:rPr>
              <w:instrText xml:space="preserve"> PAGEREF _Toc226041924 \h </w:instrText>
            </w:r>
            <w:r>
              <w:rPr>
                <w:noProof/>
              </w:rPr>
            </w:r>
            <w:r>
              <w:rPr>
                <w:noProof/>
              </w:rPr>
              <w:fldChar w:fldCharType="separate"/>
            </w:r>
            <w:r>
              <w:rPr>
                <w:noProof/>
              </w:rPr>
              <w:t>97</w:t>
            </w:r>
            <w:r>
              <w:rPr>
                <w:noProof/>
              </w:rPr>
              <w:fldChar w:fldCharType="end"/>
            </w:r>
          </w:hyperlink>
        </w:p>
        <w:p w14:paraId="3087127C" w14:textId="24961A6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25" w:history="1">
            <w:r>
              <w:rPr>
                <w:rStyle w:val="Hipervnculo"/>
                <w:noProof/>
              </w:rPr>
              <w:t>10.6 Vistas de compatibilidad</w:t>
            </w:r>
            <w:r>
              <w:rPr>
                <w:noProof/>
              </w:rPr>
              <w:tab/>
            </w:r>
            <w:r>
              <w:rPr>
                <w:noProof/>
              </w:rPr>
              <w:fldChar w:fldCharType="begin"/>
            </w:r>
            <w:r>
              <w:rPr>
                <w:noProof/>
              </w:rPr>
              <w:instrText xml:space="preserve"> PAGEREF _Toc226041925 \h </w:instrText>
            </w:r>
            <w:r>
              <w:rPr>
                <w:noProof/>
              </w:rPr>
            </w:r>
            <w:r>
              <w:rPr>
                <w:noProof/>
              </w:rPr>
              <w:fldChar w:fldCharType="separate"/>
            </w:r>
            <w:r>
              <w:rPr>
                <w:noProof/>
              </w:rPr>
              <w:t>97</w:t>
            </w:r>
            <w:r>
              <w:rPr>
                <w:noProof/>
              </w:rPr>
              <w:fldChar w:fldCharType="end"/>
            </w:r>
          </w:hyperlink>
        </w:p>
        <w:p w14:paraId="48DCDBE3" w14:textId="3DD1B3E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26" w:history="1">
            <w:r>
              <w:rPr>
                <w:rStyle w:val="Hipervnculo"/>
                <w:noProof/>
              </w:rPr>
              <w:t>10.7 Políticas de retención y auto-limpieza</w:t>
            </w:r>
            <w:r>
              <w:rPr>
                <w:noProof/>
              </w:rPr>
              <w:tab/>
            </w:r>
            <w:r>
              <w:rPr>
                <w:noProof/>
              </w:rPr>
              <w:fldChar w:fldCharType="begin"/>
            </w:r>
            <w:r>
              <w:rPr>
                <w:noProof/>
              </w:rPr>
              <w:instrText xml:space="preserve"> PAGEREF _Toc226041926 \h </w:instrText>
            </w:r>
            <w:r>
              <w:rPr>
                <w:noProof/>
              </w:rPr>
            </w:r>
            <w:r>
              <w:rPr>
                <w:noProof/>
              </w:rPr>
              <w:fldChar w:fldCharType="separate"/>
            </w:r>
            <w:r>
              <w:rPr>
                <w:noProof/>
              </w:rPr>
              <w:t>97</w:t>
            </w:r>
            <w:r>
              <w:rPr>
                <w:noProof/>
              </w:rPr>
              <w:fldChar w:fldCharType="end"/>
            </w:r>
          </w:hyperlink>
        </w:p>
        <w:p w14:paraId="5BEC802F" w14:textId="0ECDBA5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27" w:history="1">
            <w:r>
              <w:rPr>
                <w:rStyle w:val="Hipervnculo"/>
                <w:noProof/>
              </w:rPr>
              <w:t>10.8 Índices principales</w:t>
            </w:r>
            <w:r>
              <w:rPr>
                <w:noProof/>
              </w:rPr>
              <w:tab/>
            </w:r>
            <w:r>
              <w:rPr>
                <w:noProof/>
              </w:rPr>
              <w:fldChar w:fldCharType="begin"/>
            </w:r>
            <w:r>
              <w:rPr>
                <w:noProof/>
              </w:rPr>
              <w:instrText xml:space="preserve"> PAGEREF _Toc226041927 \h </w:instrText>
            </w:r>
            <w:r>
              <w:rPr>
                <w:noProof/>
              </w:rPr>
            </w:r>
            <w:r>
              <w:rPr>
                <w:noProof/>
              </w:rPr>
              <w:fldChar w:fldCharType="separate"/>
            </w:r>
            <w:r>
              <w:rPr>
                <w:noProof/>
              </w:rPr>
              <w:t>98</w:t>
            </w:r>
            <w:r>
              <w:rPr>
                <w:noProof/>
              </w:rPr>
              <w:fldChar w:fldCharType="end"/>
            </w:r>
          </w:hyperlink>
        </w:p>
        <w:p w14:paraId="1AFE7A6C" w14:textId="1B93460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28" w:history="1">
            <w:r>
              <w:rPr>
                <w:rStyle w:val="Hipervnculo"/>
                <w:noProof/>
              </w:rPr>
              <w:t>10.9 Migraciones de schema (Alembic)</w:t>
            </w:r>
            <w:r>
              <w:rPr>
                <w:noProof/>
              </w:rPr>
              <w:tab/>
            </w:r>
            <w:r>
              <w:rPr>
                <w:noProof/>
              </w:rPr>
              <w:fldChar w:fldCharType="begin"/>
            </w:r>
            <w:r>
              <w:rPr>
                <w:noProof/>
              </w:rPr>
              <w:instrText xml:space="preserve"> PAGEREF _Toc226041928 \h </w:instrText>
            </w:r>
            <w:r>
              <w:rPr>
                <w:noProof/>
              </w:rPr>
            </w:r>
            <w:r>
              <w:rPr>
                <w:noProof/>
              </w:rPr>
              <w:fldChar w:fldCharType="separate"/>
            </w:r>
            <w:r>
              <w:rPr>
                <w:noProof/>
              </w:rPr>
              <w:t>98</w:t>
            </w:r>
            <w:r>
              <w:rPr>
                <w:noProof/>
              </w:rPr>
              <w:fldChar w:fldCharType="end"/>
            </w:r>
          </w:hyperlink>
        </w:p>
        <w:p w14:paraId="2FAB3190" w14:textId="4616108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29" w:history="1">
            <w:r>
              <w:rPr>
                <w:rStyle w:val="Hipervnculo"/>
                <w:noProof/>
              </w:rPr>
              <w:t>10.10 Alcance del modelo de datos de Komands</w:t>
            </w:r>
            <w:r>
              <w:rPr>
                <w:noProof/>
              </w:rPr>
              <w:tab/>
            </w:r>
            <w:r>
              <w:rPr>
                <w:noProof/>
              </w:rPr>
              <w:fldChar w:fldCharType="begin"/>
            </w:r>
            <w:r>
              <w:rPr>
                <w:noProof/>
              </w:rPr>
              <w:instrText xml:space="preserve"> PAGEREF _Toc226041929 \h </w:instrText>
            </w:r>
            <w:r>
              <w:rPr>
                <w:noProof/>
              </w:rPr>
            </w:r>
            <w:r>
              <w:rPr>
                <w:noProof/>
              </w:rPr>
              <w:fldChar w:fldCharType="separate"/>
            </w:r>
            <w:r>
              <w:rPr>
                <w:noProof/>
              </w:rPr>
              <w:t>98</w:t>
            </w:r>
            <w:r>
              <w:rPr>
                <w:noProof/>
              </w:rPr>
              <w:fldChar w:fldCharType="end"/>
            </w:r>
          </w:hyperlink>
        </w:p>
        <w:p w14:paraId="55994138" w14:textId="1ADE425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30" w:history="1">
            <w:r>
              <w:rPr>
                <w:rStyle w:val="Hipervnculo"/>
                <w:noProof/>
              </w:rPr>
              <w:t>10.11 Referencia a DDL y ERD completos</w:t>
            </w:r>
            <w:r>
              <w:rPr>
                <w:noProof/>
              </w:rPr>
              <w:tab/>
            </w:r>
            <w:r>
              <w:rPr>
                <w:noProof/>
              </w:rPr>
              <w:fldChar w:fldCharType="begin"/>
            </w:r>
            <w:r>
              <w:rPr>
                <w:noProof/>
              </w:rPr>
              <w:instrText xml:space="preserve"> PAGEREF _Toc226041930 \h </w:instrText>
            </w:r>
            <w:r>
              <w:rPr>
                <w:noProof/>
              </w:rPr>
            </w:r>
            <w:r>
              <w:rPr>
                <w:noProof/>
              </w:rPr>
              <w:fldChar w:fldCharType="separate"/>
            </w:r>
            <w:r>
              <w:rPr>
                <w:noProof/>
              </w:rPr>
              <w:t>99</w:t>
            </w:r>
            <w:r>
              <w:rPr>
                <w:noProof/>
              </w:rPr>
              <w:fldChar w:fldCharType="end"/>
            </w:r>
          </w:hyperlink>
        </w:p>
        <w:p w14:paraId="7367EE5D" w14:textId="6094A1E0"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931" w:history="1">
            <w:r>
              <w:rPr>
                <w:rStyle w:val="Hipervnculo"/>
                <w:noProof/>
              </w:rPr>
              <w:t>11. CATÁLOGO DE COMANDOS OLT</w:t>
            </w:r>
            <w:r>
              <w:rPr>
                <w:noProof/>
              </w:rPr>
              <w:tab/>
            </w:r>
            <w:r>
              <w:rPr>
                <w:noProof/>
              </w:rPr>
              <w:fldChar w:fldCharType="begin"/>
            </w:r>
            <w:r>
              <w:rPr>
                <w:noProof/>
              </w:rPr>
              <w:instrText xml:space="preserve"> PAGEREF _Toc226041931 \h </w:instrText>
            </w:r>
            <w:r>
              <w:rPr>
                <w:noProof/>
              </w:rPr>
            </w:r>
            <w:r>
              <w:rPr>
                <w:noProof/>
              </w:rPr>
              <w:fldChar w:fldCharType="separate"/>
            </w:r>
            <w:r>
              <w:rPr>
                <w:noProof/>
              </w:rPr>
              <w:t>99</w:t>
            </w:r>
            <w:r>
              <w:rPr>
                <w:noProof/>
              </w:rPr>
              <w:fldChar w:fldCharType="end"/>
            </w:r>
          </w:hyperlink>
        </w:p>
        <w:p w14:paraId="75304AA3" w14:textId="0DBF538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32" w:history="1">
            <w:r>
              <w:rPr>
                <w:rStyle w:val="Hipervnculo"/>
                <w:noProof/>
              </w:rPr>
              <w:t>11.1 Estrategia de templates parametrizados</w:t>
            </w:r>
            <w:r>
              <w:rPr>
                <w:noProof/>
              </w:rPr>
              <w:tab/>
            </w:r>
            <w:r>
              <w:rPr>
                <w:noProof/>
              </w:rPr>
              <w:fldChar w:fldCharType="begin"/>
            </w:r>
            <w:r>
              <w:rPr>
                <w:noProof/>
              </w:rPr>
              <w:instrText xml:space="preserve"> PAGEREF _Toc226041932 \h </w:instrText>
            </w:r>
            <w:r>
              <w:rPr>
                <w:noProof/>
              </w:rPr>
            </w:r>
            <w:r>
              <w:rPr>
                <w:noProof/>
              </w:rPr>
              <w:fldChar w:fldCharType="separate"/>
            </w:r>
            <w:r>
              <w:rPr>
                <w:noProof/>
              </w:rPr>
              <w:t>99</w:t>
            </w:r>
            <w:r>
              <w:rPr>
                <w:noProof/>
              </w:rPr>
              <w:fldChar w:fldCharType="end"/>
            </w:r>
          </w:hyperlink>
        </w:p>
        <w:p w14:paraId="58AC3BEF" w14:textId="43D5C32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33" w:history="1">
            <w:r>
              <w:rPr>
                <w:rStyle w:val="Hipervnculo"/>
                <w:noProof/>
              </w:rPr>
              <w:t>11.2 Diferencias clave Nokia vs Huawei</w:t>
            </w:r>
            <w:r>
              <w:rPr>
                <w:noProof/>
              </w:rPr>
              <w:tab/>
            </w:r>
            <w:r>
              <w:rPr>
                <w:noProof/>
              </w:rPr>
              <w:fldChar w:fldCharType="begin"/>
            </w:r>
            <w:r>
              <w:rPr>
                <w:noProof/>
              </w:rPr>
              <w:instrText xml:space="preserve"> PAGEREF _Toc226041933 \h </w:instrText>
            </w:r>
            <w:r>
              <w:rPr>
                <w:noProof/>
              </w:rPr>
            </w:r>
            <w:r>
              <w:rPr>
                <w:noProof/>
              </w:rPr>
              <w:fldChar w:fldCharType="separate"/>
            </w:r>
            <w:r>
              <w:rPr>
                <w:noProof/>
              </w:rPr>
              <w:t>101</w:t>
            </w:r>
            <w:r>
              <w:rPr>
                <w:noProof/>
              </w:rPr>
              <w:fldChar w:fldCharType="end"/>
            </w:r>
          </w:hyperlink>
        </w:p>
        <w:p w14:paraId="62842F3E" w14:textId="578FB0E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34" w:history="1">
            <w:r>
              <w:rPr>
                <w:rStyle w:val="Hipervnculo"/>
                <w:noProof/>
              </w:rPr>
              <w:t>11.3 Nokia ISAM — Resumen de operaciones</w:t>
            </w:r>
            <w:r>
              <w:rPr>
                <w:noProof/>
              </w:rPr>
              <w:tab/>
            </w:r>
            <w:r>
              <w:rPr>
                <w:noProof/>
              </w:rPr>
              <w:fldChar w:fldCharType="begin"/>
            </w:r>
            <w:r>
              <w:rPr>
                <w:noProof/>
              </w:rPr>
              <w:instrText xml:space="preserve"> PAGEREF _Toc226041934 \h </w:instrText>
            </w:r>
            <w:r>
              <w:rPr>
                <w:noProof/>
              </w:rPr>
            </w:r>
            <w:r>
              <w:rPr>
                <w:noProof/>
              </w:rPr>
              <w:fldChar w:fldCharType="separate"/>
            </w:r>
            <w:r>
              <w:rPr>
                <w:noProof/>
              </w:rPr>
              <w:t>102</w:t>
            </w:r>
            <w:r>
              <w:rPr>
                <w:noProof/>
              </w:rPr>
              <w:fldChar w:fldCharType="end"/>
            </w:r>
          </w:hyperlink>
        </w:p>
        <w:p w14:paraId="04153B30" w14:textId="52A1903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35" w:history="1">
            <w:r>
              <w:rPr>
                <w:rStyle w:val="Hipervnculo"/>
                <w:noProof/>
              </w:rPr>
              <w:t>11.3.1 FTTH: Bridge-port + Queue/Priority</w:t>
            </w:r>
            <w:r>
              <w:rPr>
                <w:noProof/>
              </w:rPr>
              <w:tab/>
            </w:r>
            <w:r>
              <w:rPr>
                <w:noProof/>
              </w:rPr>
              <w:fldChar w:fldCharType="begin"/>
            </w:r>
            <w:r>
              <w:rPr>
                <w:noProof/>
              </w:rPr>
              <w:instrText xml:space="preserve"> PAGEREF _Toc226041935 \h </w:instrText>
            </w:r>
            <w:r>
              <w:rPr>
                <w:noProof/>
              </w:rPr>
            </w:r>
            <w:r>
              <w:rPr>
                <w:noProof/>
              </w:rPr>
              <w:fldChar w:fldCharType="separate"/>
            </w:r>
            <w:r>
              <w:rPr>
                <w:noProof/>
              </w:rPr>
              <w:t>102</w:t>
            </w:r>
            <w:r>
              <w:rPr>
                <w:noProof/>
              </w:rPr>
              <w:fldChar w:fldCharType="end"/>
            </w:r>
          </w:hyperlink>
        </w:p>
        <w:p w14:paraId="3D8C55DD" w14:textId="12E98F27"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36" w:history="1">
            <w:r>
              <w:rPr>
                <w:rStyle w:val="Hipervnculo"/>
                <w:noProof/>
              </w:rPr>
              <w:t>11.3.2 SSAA: Provisión con line-profile (v3.0)</w:t>
            </w:r>
            <w:r>
              <w:rPr>
                <w:noProof/>
              </w:rPr>
              <w:tab/>
            </w:r>
            <w:r>
              <w:rPr>
                <w:noProof/>
              </w:rPr>
              <w:fldChar w:fldCharType="begin"/>
            </w:r>
            <w:r>
              <w:rPr>
                <w:noProof/>
              </w:rPr>
              <w:instrText xml:space="preserve"> PAGEREF _Toc226041936 \h </w:instrText>
            </w:r>
            <w:r>
              <w:rPr>
                <w:noProof/>
              </w:rPr>
            </w:r>
            <w:r>
              <w:rPr>
                <w:noProof/>
              </w:rPr>
              <w:fldChar w:fldCharType="separate"/>
            </w:r>
            <w:r>
              <w:rPr>
                <w:noProof/>
              </w:rPr>
              <w:t>102</w:t>
            </w:r>
            <w:r>
              <w:rPr>
                <w:noProof/>
              </w:rPr>
              <w:fldChar w:fldCharType="end"/>
            </w:r>
          </w:hyperlink>
        </w:p>
        <w:p w14:paraId="4BC6C651" w14:textId="2CABB844"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37" w:history="1">
            <w:r>
              <w:rPr>
                <w:rStyle w:val="Hipervnculo"/>
                <w:noProof/>
              </w:rPr>
              <w:t>11.3.3 Validaciones pre-ejecución y casos borde Nokia</w:t>
            </w:r>
            <w:r>
              <w:rPr>
                <w:noProof/>
              </w:rPr>
              <w:tab/>
            </w:r>
            <w:r>
              <w:rPr>
                <w:noProof/>
              </w:rPr>
              <w:fldChar w:fldCharType="begin"/>
            </w:r>
            <w:r>
              <w:rPr>
                <w:noProof/>
              </w:rPr>
              <w:instrText xml:space="preserve"> PAGEREF _Toc226041937 \h </w:instrText>
            </w:r>
            <w:r>
              <w:rPr>
                <w:noProof/>
              </w:rPr>
            </w:r>
            <w:r>
              <w:rPr>
                <w:noProof/>
              </w:rPr>
              <w:fldChar w:fldCharType="separate"/>
            </w:r>
            <w:r>
              <w:rPr>
                <w:noProof/>
              </w:rPr>
              <w:t>103</w:t>
            </w:r>
            <w:r>
              <w:rPr>
                <w:noProof/>
              </w:rPr>
              <w:fldChar w:fldCharType="end"/>
            </w:r>
          </w:hyperlink>
        </w:p>
        <w:p w14:paraId="23B2F2C2" w14:textId="7F46049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38" w:history="1">
            <w:r>
              <w:rPr>
                <w:rStyle w:val="Hipervnculo"/>
                <w:noProof/>
              </w:rPr>
              <w:t>11.4 Huawei MA5800/MA5600T — Resumen de operaciones</w:t>
            </w:r>
            <w:r>
              <w:rPr>
                <w:noProof/>
              </w:rPr>
              <w:tab/>
            </w:r>
            <w:r>
              <w:rPr>
                <w:noProof/>
              </w:rPr>
              <w:fldChar w:fldCharType="begin"/>
            </w:r>
            <w:r>
              <w:rPr>
                <w:noProof/>
              </w:rPr>
              <w:instrText xml:space="preserve"> PAGEREF _Toc226041938 \h </w:instrText>
            </w:r>
            <w:r>
              <w:rPr>
                <w:noProof/>
              </w:rPr>
            </w:r>
            <w:r>
              <w:rPr>
                <w:noProof/>
              </w:rPr>
              <w:fldChar w:fldCharType="separate"/>
            </w:r>
            <w:r>
              <w:rPr>
                <w:noProof/>
              </w:rPr>
              <w:t>104</w:t>
            </w:r>
            <w:r>
              <w:rPr>
                <w:noProof/>
              </w:rPr>
              <w:fldChar w:fldCharType="end"/>
            </w:r>
          </w:hyperlink>
        </w:p>
        <w:p w14:paraId="2317D472" w14:textId="3184997F"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39" w:history="1">
            <w:r>
              <w:rPr>
                <w:rStyle w:val="Hipervnculo"/>
                <w:noProof/>
              </w:rPr>
              <w:t>11.4.1 FTTH: Service-port + Gemport</w:t>
            </w:r>
            <w:r>
              <w:rPr>
                <w:noProof/>
              </w:rPr>
              <w:tab/>
            </w:r>
            <w:r>
              <w:rPr>
                <w:noProof/>
              </w:rPr>
              <w:fldChar w:fldCharType="begin"/>
            </w:r>
            <w:r>
              <w:rPr>
                <w:noProof/>
              </w:rPr>
              <w:instrText xml:space="preserve"> PAGEREF _Toc226041939 \h </w:instrText>
            </w:r>
            <w:r>
              <w:rPr>
                <w:noProof/>
              </w:rPr>
            </w:r>
            <w:r>
              <w:rPr>
                <w:noProof/>
              </w:rPr>
              <w:fldChar w:fldCharType="separate"/>
            </w:r>
            <w:r>
              <w:rPr>
                <w:noProof/>
              </w:rPr>
              <w:t>104</w:t>
            </w:r>
            <w:r>
              <w:rPr>
                <w:noProof/>
              </w:rPr>
              <w:fldChar w:fldCharType="end"/>
            </w:r>
          </w:hyperlink>
        </w:p>
        <w:p w14:paraId="643DD654" w14:textId="1DDF4AC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40" w:history="1">
            <w:r>
              <w:rPr>
                <w:rStyle w:val="Hipervnculo"/>
                <w:noProof/>
              </w:rPr>
              <w:t>11.4.2 SSAA: Service-ports múltiples</w:t>
            </w:r>
            <w:r>
              <w:rPr>
                <w:noProof/>
              </w:rPr>
              <w:tab/>
            </w:r>
            <w:r>
              <w:rPr>
                <w:noProof/>
              </w:rPr>
              <w:fldChar w:fldCharType="begin"/>
            </w:r>
            <w:r>
              <w:rPr>
                <w:noProof/>
              </w:rPr>
              <w:instrText xml:space="preserve"> PAGEREF _Toc226041940 \h </w:instrText>
            </w:r>
            <w:r>
              <w:rPr>
                <w:noProof/>
              </w:rPr>
            </w:r>
            <w:r>
              <w:rPr>
                <w:noProof/>
              </w:rPr>
              <w:fldChar w:fldCharType="separate"/>
            </w:r>
            <w:r>
              <w:rPr>
                <w:noProof/>
              </w:rPr>
              <w:t>104</w:t>
            </w:r>
            <w:r>
              <w:rPr>
                <w:noProof/>
              </w:rPr>
              <w:fldChar w:fldCharType="end"/>
            </w:r>
          </w:hyperlink>
        </w:p>
        <w:p w14:paraId="33544835" w14:textId="395F87CB"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41" w:history="1">
            <w:r>
              <w:rPr>
                <w:rStyle w:val="Hipervnculo"/>
                <w:noProof/>
              </w:rPr>
              <w:t>11.4.3 Service-port INDEX dinámico (Riesgo R10)</w:t>
            </w:r>
            <w:r>
              <w:rPr>
                <w:noProof/>
              </w:rPr>
              <w:tab/>
            </w:r>
            <w:r>
              <w:rPr>
                <w:noProof/>
              </w:rPr>
              <w:fldChar w:fldCharType="begin"/>
            </w:r>
            <w:r>
              <w:rPr>
                <w:noProof/>
              </w:rPr>
              <w:instrText xml:space="preserve"> PAGEREF _Toc226041941 \h </w:instrText>
            </w:r>
            <w:r>
              <w:rPr>
                <w:noProof/>
              </w:rPr>
            </w:r>
            <w:r>
              <w:rPr>
                <w:noProof/>
              </w:rPr>
              <w:fldChar w:fldCharType="separate"/>
            </w:r>
            <w:r>
              <w:rPr>
                <w:noProof/>
              </w:rPr>
              <w:t>104</w:t>
            </w:r>
            <w:r>
              <w:rPr>
                <w:noProof/>
              </w:rPr>
              <w:fldChar w:fldCharType="end"/>
            </w:r>
          </w:hyperlink>
        </w:p>
        <w:p w14:paraId="4362DE1D" w14:textId="2FD4128A"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42" w:history="1">
            <w:r>
              <w:rPr>
                <w:rStyle w:val="Hipervnculo"/>
                <w:noProof/>
              </w:rPr>
              <w:t>11.4.4 Validaciones pre-ejecución y casos borde Huawei</w:t>
            </w:r>
            <w:r>
              <w:rPr>
                <w:noProof/>
              </w:rPr>
              <w:tab/>
            </w:r>
            <w:r>
              <w:rPr>
                <w:noProof/>
              </w:rPr>
              <w:fldChar w:fldCharType="begin"/>
            </w:r>
            <w:r>
              <w:rPr>
                <w:noProof/>
              </w:rPr>
              <w:instrText xml:space="preserve"> PAGEREF _Toc226041942 \h </w:instrText>
            </w:r>
            <w:r>
              <w:rPr>
                <w:noProof/>
              </w:rPr>
            </w:r>
            <w:r>
              <w:rPr>
                <w:noProof/>
              </w:rPr>
              <w:fldChar w:fldCharType="separate"/>
            </w:r>
            <w:r>
              <w:rPr>
                <w:noProof/>
              </w:rPr>
              <w:t>105</w:t>
            </w:r>
            <w:r>
              <w:rPr>
                <w:noProof/>
              </w:rPr>
              <w:fldChar w:fldCharType="end"/>
            </w:r>
          </w:hyperlink>
        </w:p>
        <w:p w14:paraId="42EFD59A" w14:textId="7AC0CB7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3" w:history="1">
            <w:r>
              <w:rPr>
                <w:rStyle w:val="Hipervnculo"/>
                <w:noProof/>
              </w:rPr>
              <w:t>11.5 Configuración VNO (datos semilla)</w:t>
            </w:r>
            <w:r>
              <w:rPr>
                <w:noProof/>
              </w:rPr>
              <w:tab/>
            </w:r>
            <w:r>
              <w:rPr>
                <w:noProof/>
              </w:rPr>
              <w:fldChar w:fldCharType="begin"/>
            </w:r>
            <w:r>
              <w:rPr>
                <w:noProof/>
              </w:rPr>
              <w:instrText xml:space="preserve"> PAGEREF _Toc226041943 \h </w:instrText>
            </w:r>
            <w:r>
              <w:rPr>
                <w:noProof/>
              </w:rPr>
            </w:r>
            <w:r>
              <w:rPr>
                <w:noProof/>
              </w:rPr>
              <w:fldChar w:fldCharType="separate"/>
            </w:r>
            <w:r>
              <w:rPr>
                <w:noProof/>
              </w:rPr>
              <w:t>106</w:t>
            </w:r>
            <w:r>
              <w:rPr>
                <w:noProof/>
              </w:rPr>
              <w:fldChar w:fldCharType="end"/>
            </w:r>
          </w:hyperlink>
        </w:p>
        <w:p w14:paraId="05E25156" w14:textId="1B65610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4" w:history="1">
            <w:r>
              <w:rPr>
                <w:rStyle w:val="Hipervnculo"/>
                <w:noProof/>
              </w:rPr>
              <w:t>11.6 Estrategia de rollback automático por paso</w:t>
            </w:r>
            <w:r>
              <w:rPr>
                <w:noProof/>
              </w:rPr>
              <w:tab/>
            </w:r>
            <w:r>
              <w:rPr>
                <w:noProof/>
              </w:rPr>
              <w:fldChar w:fldCharType="begin"/>
            </w:r>
            <w:r>
              <w:rPr>
                <w:noProof/>
              </w:rPr>
              <w:instrText xml:space="preserve"> PAGEREF _Toc226041944 \h </w:instrText>
            </w:r>
            <w:r>
              <w:rPr>
                <w:noProof/>
              </w:rPr>
            </w:r>
            <w:r>
              <w:rPr>
                <w:noProof/>
              </w:rPr>
              <w:fldChar w:fldCharType="separate"/>
            </w:r>
            <w:r>
              <w:rPr>
                <w:noProof/>
              </w:rPr>
              <w:t>106</w:t>
            </w:r>
            <w:r>
              <w:rPr>
                <w:noProof/>
              </w:rPr>
              <w:fldChar w:fldCharType="end"/>
            </w:r>
          </w:hyperlink>
        </w:p>
        <w:p w14:paraId="5657024B" w14:textId="15ECF21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5" w:history="1">
            <w:r>
              <w:rPr>
                <w:rStyle w:val="Hipervnculo"/>
                <w:noProof/>
              </w:rPr>
              <w:t>11.7 Tabla ont-type por tecnología (XGSPON vs GPON)</w:t>
            </w:r>
            <w:r>
              <w:rPr>
                <w:noProof/>
              </w:rPr>
              <w:tab/>
            </w:r>
            <w:r>
              <w:rPr>
                <w:noProof/>
              </w:rPr>
              <w:fldChar w:fldCharType="begin"/>
            </w:r>
            <w:r>
              <w:rPr>
                <w:noProof/>
              </w:rPr>
              <w:instrText xml:space="preserve"> PAGEREF _Toc226041945 \h </w:instrText>
            </w:r>
            <w:r>
              <w:rPr>
                <w:noProof/>
              </w:rPr>
            </w:r>
            <w:r>
              <w:rPr>
                <w:noProof/>
              </w:rPr>
              <w:fldChar w:fldCharType="separate"/>
            </w:r>
            <w:r>
              <w:rPr>
                <w:noProof/>
              </w:rPr>
              <w:t>107</w:t>
            </w:r>
            <w:r>
              <w:rPr>
                <w:noProof/>
              </w:rPr>
              <w:fldChar w:fldCharType="end"/>
            </w:r>
          </w:hyperlink>
        </w:p>
        <w:p w14:paraId="62FFDDF9" w14:textId="2853A9F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6" w:history="1">
            <w:r>
              <w:rPr>
                <w:rStyle w:val="Hipervnculo"/>
                <w:noProof/>
              </w:rPr>
              <w:t>11.8 SSAA: Resumen de configuración por grupo comercial</w:t>
            </w:r>
            <w:r>
              <w:rPr>
                <w:noProof/>
              </w:rPr>
              <w:tab/>
            </w:r>
            <w:r>
              <w:rPr>
                <w:noProof/>
              </w:rPr>
              <w:fldChar w:fldCharType="begin"/>
            </w:r>
            <w:r>
              <w:rPr>
                <w:noProof/>
              </w:rPr>
              <w:instrText xml:space="preserve"> PAGEREF _Toc226041946 \h </w:instrText>
            </w:r>
            <w:r>
              <w:rPr>
                <w:noProof/>
              </w:rPr>
            </w:r>
            <w:r>
              <w:rPr>
                <w:noProof/>
              </w:rPr>
              <w:fldChar w:fldCharType="separate"/>
            </w:r>
            <w:r>
              <w:rPr>
                <w:noProof/>
              </w:rPr>
              <w:t>107</w:t>
            </w:r>
            <w:r>
              <w:rPr>
                <w:noProof/>
              </w:rPr>
              <w:fldChar w:fldCharType="end"/>
            </w:r>
          </w:hyperlink>
        </w:p>
        <w:p w14:paraId="0CF3746C" w14:textId="4DDA743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7" w:history="1">
            <w:r>
              <w:rPr>
                <w:rStyle w:val="Hipervnculo"/>
                <w:noProof/>
              </w:rPr>
              <w:t>11.9 Secuencia de gestión TR-069 en Huawei</w:t>
            </w:r>
            <w:r>
              <w:rPr>
                <w:noProof/>
              </w:rPr>
              <w:tab/>
            </w:r>
            <w:r>
              <w:rPr>
                <w:noProof/>
              </w:rPr>
              <w:fldChar w:fldCharType="begin"/>
            </w:r>
            <w:r>
              <w:rPr>
                <w:noProof/>
              </w:rPr>
              <w:instrText xml:space="preserve"> PAGEREF _Toc226041947 \h </w:instrText>
            </w:r>
            <w:r>
              <w:rPr>
                <w:noProof/>
              </w:rPr>
            </w:r>
            <w:r>
              <w:rPr>
                <w:noProof/>
              </w:rPr>
              <w:fldChar w:fldCharType="separate"/>
            </w:r>
            <w:r>
              <w:rPr>
                <w:noProof/>
              </w:rPr>
              <w:t>107</w:t>
            </w:r>
            <w:r>
              <w:rPr>
                <w:noProof/>
              </w:rPr>
              <w:fldChar w:fldCharType="end"/>
            </w:r>
          </w:hyperlink>
        </w:p>
        <w:p w14:paraId="72C61A57" w14:textId="0FBAB92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8" w:history="1">
            <w:r>
              <w:rPr>
                <w:rStyle w:val="Hipervnculo"/>
                <w:noProof/>
              </w:rPr>
              <w:t>11.10 Comandos display/query y formatos de respuesta</w:t>
            </w:r>
            <w:r>
              <w:rPr>
                <w:noProof/>
              </w:rPr>
              <w:tab/>
            </w:r>
            <w:r>
              <w:rPr>
                <w:noProof/>
              </w:rPr>
              <w:fldChar w:fldCharType="begin"/>
            </w:r>
            <w:r>
              <w:rPr>
                <w:noProof/>
              </w:rPr>
              <w:instrText xml:space="preserve"> PAGEREF _Toc226041948 \h </w:instrText>
            </w:r>
            <w:r>
              <w:rPr>
                <w:noProof/>
              </w:rPr>
            </w:r>
            <w:r>
              <w:rPr>
                <w:noProof/>
              </w:rPr>
              <w:fldChar w:fldCharType="separate"/>
            </w:r>
            <w:r>
              <w:rPr>
                <w:noProof/>
              </w:rPr>
              <w:t>108</w:t>
            </w:r>
            <w:r>
              <w:rPr>
                <w:noProof/>
              </w:rPr>
              <w:fldChar w:fldCharType="end"/>
            </w:r>
          </w:hyperlink>
        </w:p>
        <w:p w14:paraId="34ED63E8" w14:textId="52319CF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49" w:history="1">
            <w:r>
              <w:rPr>
                <w:rStyle w:val="Hipervnculo"/>
                <w:noProof/>
              </w:rPr>
              <w:t>11.11 Inter-command delay configurable</w:t>
            </w:r>
            <w:r>
              <w:rPr>
                <w:noProof/>
              </w:rPr>
              <w:tab/>
            </w:r>
            <w:r>
              <w:rPr>
                <w:noProof/>
              </w:rPr>
              <w:fldChar w:fldCharType="begin"/>
            </w:r>
            <w:r>
              <w:rPr>
                <w:noProof/>
              </w:rPr>
              <w:instrText xml:space="preserve"> PAGEREF _Toc226041949 \h </w:instrText>
            </w:r>
            <w:r>
              <w:rPr>
                <w:noProof/>
              </w:rPr>
            </w:r>
            <w:r>
              <w:rPr>
                <w:noProof/>
              </w:rPr>
              <w:fldChar w:fldCharType="separate"/>
            </w:r>
            <w:r>
              <w:rPr>
                <w:noProof/>
              </w:rPr>
              <w:t>108</w:t>
            </w:r>
            <w:r>
              <w:rPr>
                <w:noProof/>
              </w:rPr>
              <w:fldChar w:fldCharType="end"/>
            </w:r>
          </w:hyperlink>
        </w:p>
        <w:p w14:paraId="121E8F21" w14:textId="5CB2381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0" w:history="1">
            <w:r>
              <w:rPr>
                <w:rStyle w:val="Hipervnculo"/>
                <w:noProof/>
              </w:rPr>
              <w:t>11.12 Referencia a LLDs detallados</w:t>
            </w:r>
            <w:r>
              <w:rPr>
                <w:noProof/>
              </w:rPr>
              <w:tab/>
            </w:r>
            <w:r>
              <w:rPr>
                <w:noProof/>
              </w:rPr>
              <w:fldChar w:fldCharType="begin"/>
            </w:r>
            <w:r>
              <w:rPr>
                <w:noProof/>
              </w:rPr>
              <w:instrText xml:space="preserve"> PAGEREF _Toc226041950 \h </w:instrText>
            </w:r>
            <w:r>
              <w:rPr>
                <w:noProof/>
              </w:rPr>
            </w:r>
            <w:r>
              <w:rPr>
                <w:noProof/>
              </w:rPr>
              <w:fldChar w:fldCharType="separate"/>
            </w:r>
            <w:r>
              <w:rPr>
                <w:noProof/>
              </w:rPr>
              <w:t>109</w:t>
            </w:r>
            <w:r>
              <w:rPr>
                <w:noProof/>
              </w:rPr>
              <w:fldChar w:fldCharType="end"/>
            </w:r>
          </w:hyperlink>
        </w:p>
        <w:p w14:paraId="3965A248" w14:textId="00A76BA8"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951" w:history="1">
            <w:r>
              <w:rPr>
                <w:rStyle w:val="Hipervnculo"/>
                <w:noProof/>
              </w:rPr>
              <w:t>12. FLUJOS DE PROCESO</w:t>
            </w:r>
            <w:r>
              <w:rPr>
                <w:noProof/>
              </w:rPr>
              <w:tab/>
            </w:r>
            <w:r>
              <w:rPr>
                <w:noProof/>
              </w:rPr>
              <w:fldChar w:fldCharType="begin"/>
            </w:r>
            <w:r>
              <w:rPr>
                <w:noProof/>
              </w:rPr>
              <w:instrText xml:space="preserve"> PAGEREF _Toc226041951 \h </w:instrText>
            </w:r>
            <w:r>
              <w:rPr>
                <w:noProof/>
              </w:rPr>
            </w:r>
            <w:r>
              <w:rPr>
                <w:noProof/>
              </w:rPr>
              <w:fldChar w:fldCharType="separate"/>
            </w:r>
            <w:r>
              <w:rPr>
                <w:noProof/>
              </w:rPr>
              <w:t>109</w:t>
            </w:r>
            <w:r>
              <w:rPr>
                <w:noProof/>
              </w:rPr>
              <w:fldChar w:fldCharType="end"/>
            </w:r>
          </w:hyperlink>
        </w:p>
        <w:p w14:paraId="0B0F6DF7" w14:textId="0902168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2" w:history="1">
            <w:r>
              <w:rPr>
                <w:rStyle w:val="Hipervnculo"/>
                <w:noProof/>
              </w:rPr>
              <w:t>12.1 Flujo maestro de provisión TO-BE</w:t>
            </w:r>
            <w:r>
              <w:rPr>
                <w:noProof/>
              </w:rPr>
              <w:tab/>
            </w:r>
            <w:r>
              <w:rPr>
                <w:noProof/>
              </w:rPr>
              <w:fldChar w:fldCharType="begin"/>
            </w:r>
            <w:r>
              <w:rPr>
                <w:noProof/>
              </w:rPr>
              <w:instrText xml:space="preserve"> PAGEREF _Toc226041952 \h </w:instrText>
            </w:r>
            <w:r>
              <w:rPr>
                <w:noProof/>
              </w:rPr>
            </w:r>
            <w:r>
              <w:rPr>
                <w:noProof/>
              </w:rPr>
              <w:fldChar w:fldCharType="separate"/>
            </w:r>
            <w:r>
              <w:rPr>
                <w:noProof/>
              </w:rPr>
              <w:t>109</w:t>
            </w:r>
            <w:r>
              <w:rPr>
                <w:noProof/>
              </w:rPr>
              <w:fldChar w:fldCharType="end"/>
            </w:r>
          </w:hyperlink>
        </w:p>
        <w:p w14:paraId="69FA4CFB" w14:textId="36B6CAF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3" w:history="1">
            <w:r>
              <w:rPr>
                <w:rStyle w:val="Hipervnculo"/>
                <w:noProof/>
              </w:rPr>
              <w:t>12.2 Diagrama de secuencia: Activación</w:t>
            </w:r>
            <w:r>
              <w:rPr>
                <w:noProof/>
              </w:rPr>
              <w:tab/>
            </w:r>
            <w:r>
              <w:rPr>
                <w:noProof/>
              </w:rPr>
              <w:fldChar w:fldCharType="begin"/>
            </w:r>
            <w:r>
              <w:rPr>
                <w:noProof/>
              </w:rPr>
              <w:instrText xml:space="preserve"> PAGEREF _Toc226041953 \h </w:instrText>
            </w:r>
            <w:r>
              <w:rPr>
                <w:noProof/>
              </w:rPr>
            </w:r>
            <w:r>
              <w:rPr>
                <w:noProof/>
              </w:rPr>
              <w:fldChar w:fldCharType="separate"/>
            </w:r>
            <w:r>
              <w:rPr>
                <w:noProof/>
              </w:rPr>
              <w:t>111</w:t>
            </w:r>
            <w:r>
              <w:rPr>
                <w:noProof/>
              </w:rPr>
              <w:fldChar w:fldCharType="end"/>
            </w:r>
          </w:hyperlink>
        </w:p>
        <w:p w14:paraId="4268387D" w14:textId="66D47B3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4" w:history="1">
            <w:r>
              <w:rPr>
                <w:rStyle w:val="Hipervnculo"/>
                <w:noProof/>
              </w:rPr>
              <w:t>12.3 Diagrama de secuencia: Baja de Acceso</w:t>
            </w:r>
            <w:r>
              <w:rPr>
                <w:noProof/>
              </w:rPr>
              <w:tab/>
            </w:r>
            <w:r>
              <w:rPr>
                <w:noProof/>
              </w:rPr>
              <w:fldChar w:fldCharType="begin"/>
            </w:r>
            <w:r>
              <w:rPr>
                <w:noProof/>
              </w:rPr>
              <w:instrText xml:space="preserve"> PAGEREF _Toc226041954 \h </w:instrText>
            </w:r>
            <w:r>
              <w:rPr>
                <w:noProof/>
              </w:rPr>
            </w:r>
            <w:r>
              <w:rPr>
                <w:noProof/>
              </w:rPr>
              <w:fldChar w:fldCharType="separate"/>
            </w:r>
            <w:r>
              <w:rPr>
                <w:noProof/>
              </w:rPr>
              <w:t>113</w:t>
            </w:r>
            <w:r>
              <w:rPr>
                <w:noProof/>
              </w:rPr>
              <w:fldChar w:fldCharType="end"/>
            </w:r>
          </w:hyperlink>
        </w:p>
        <w:p w14:paraId="334BDE31" w14:textId="73F4772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5" w:history="1">
            <w:r>
              <w:rPr>
                <w:rStyle w:val="Hipervnculo"/>
                <w:noProof/>
              </w:rPr>
              <w:t>12.4 Diagrama de secuencia: Modificación</w:t>
            </w:r>
            <w:r>
              <w:rPr>
                <w:noProof/>
              </w:rPr>
              <w:tab/>
            </w:r>
            <w:r>
              <w:rPr>
                <w:noProof/>
              </w:rPr>
              <w:fldChar w:fldCharType="begin"/>
            </w:r>
            <w:r>
              <w:rPr>
                <w:noProof/>
              </w:rPr>
              <w:instrText xml:space="preserve"> PAGEREF _Toc226041955 \h </w:instrText>
            </w:r>
            <w:r>
              <w:rPr>
                <w:noProof/>
              </w:rPr>
            </w:r>
            <w:r>
              <w:rPr>
                <w:noProof/>
              </w:rPr>
              <w:fldChar w:fldCharType="separate"/>
            </w:r>
            <w:r>
              <w:rPr>
                <w:noProof/>
              </w:rPr>
              <w:t>114</w:t>
            </w:r>
            <w:r>
              <w:rPr>
                <w:noProof/>
              </w:rPr>
              <w:fldChar w:fldCharType="end"/>
            </w:r>
          </w:hyperlink>
        </w:p>
        <w:p w14:paraId="0097BBEC" w14:textId="37081A8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6" w:history="1">
            <w:r>
              <w:rPr>
                <w:rStyle w:val="Hipervnculo"/>
                <w:noProof/>
              </w:rPr>
              <w:t>12.5 Diagrama de secuencia: Cambio de Velocidad</w:t>
            </w:r>
            <w:r>
              <w:rPr>
                <w:noProof/>
              </w:rPr>
              <w:tab/>
            </w:r>
            <w:r>
              <w:rPr>
                <w:noProof/>
              </w:rPr>
              <w:fldChar w:fldCharType="begin"/>
            </w:r>
            <w:r>
              <w:rPr>
                <w:noProof/>
              </w:rPr>
              <w:instrText xml:space="preserve"> PAGEREF _Toc226041956 \h </w:instrText>
            </w:r>
            <w:r>
              <w:rPr>
                <w:noProof/>
              </w:rPr>
            </w:r>
            <w:r>
              <w:rPr>
                <w:noProof/>
              </w:rPr>
              <w:fldChar w:fldCharType="separate"/>
            </w:r>
            <w:r>
              <w:rPr>
                <w:noProof/>
              </w:rPr>
              <w:t>116</w:t>
            </w:r>
            <w:r>
              <w:rPr>
                <w:noProof/>
              </w:rPr>
              <w:fldChar w:fldCharType="end"/>
            </w:r>
          </w:hyperlink>
        </w:p>
        <w:p w14:paraId="5810F019" w14:textId="7CD4EBE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7" w:history="1">
            <w:r>
              <w:rPr>
                <w:rStyle w:val="Hipervnculo"/>
                <w:noProof/>
              </w:rPr>
              <w:t>12.6 Diagrama de secuencia: DeviceModification (Swap ONT)</w:t>
            </w:r>
            <w:r>
              <w:rPr>
                <w:noProof/>
              </w:rPr>
              <w:tab/>
            </w:r>
            <w:r>
              <w:rPr>
                <w:noProof/>
              </w:rPr>
              <w:fldChar w:fldCharType="begin"/>
            </w:r>
            <w:r>
              <w:rPr>
                <w:noProof/>
              </w:rPr>
              <w:instrText xml:space="preserve"> PAGEREF _Toc226041957 \h </w:instrText>
            </w:r>
            <w:r>
              <w:rPr>
                <w:noProof/>
              </w:rPr>
            </w:r>
            <w:r>
              <w:rPr>
                <w:noProof/>
              </w:rPr>
              <w:fldChar w:fldCharType="separate"/>
            </w:r>
            <w:r>
              <w:rPr>
                <w:noProof/>
              </w:rPr>
              <w:t>117</w:t>
            </w:r>
            <w:r>
              <w:rPr>
                <w:noProof/>
              </w:rPr>
              <w:fldChar w:fldCharType="end"/>
            </w:r>
          </w:hyperlink>
        </w:p>
        <w:p w14:paraId="1CD7E519" w14:textId="1C2EBE8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8" w:history="1">
            <w:r>
              <w:rPr>
                <w:rStyle w:val="Hipervnculo"/>
                <w:noProof/>
              </w:rPr>
              <w:t>12.7 Diagrama de secuencia: Cancel Order</w:t>
            </w:r>
            <w:r>
              <w:rPr>
                <w:noProof/>
              </w:rPr>
              <w:tab/>
            </w:r>
            <w:r>
              <w:rPr>
                <w:noProof/>
              </w:rPr>
              <w:fldChar w:fldCharType="begin"/>
            </w:r>
            <w:r>
              <w:rPr>
                <w:noProof/>
              </w:rPr>
              <w:instrText xml:space="preserve"> PAGEREF _Toc226041958 \h </w:instrText>
            </w:r>
            <w:r>
              <w:rPr>
                <w:noProof/>
              </w:rPr>
            </w:r>
            <w:r>
              <w:rPr>
                <w:noProof/>
              </w:rPr>
              <w:fldChar w:fldCharType="separate"/>
            </w:r>
            <w:r>
              <w:rPr>
                <w:noProof/>
              </w:rPr>
              <w:t>117</w:t>
            </w:r>
            <w:r>
              <w:rPr>
                <w:noProof/>
              </w:rPr>
              <w:fldChar w:fldCharType="end"/>
            </w:r>
          </w:hyperlink>
        </w:p>
        <w:p w14:paraId="217CB23F" w14:textId="32410FC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59" w:history="1">
            <w:r>
              <w:rPr>
                <w:rStyle w:val="Hipervnculo"/>
                <w:noProof/>
              </w:rPr>
              <w:t>12.8 Diagrama de secuencia: Consulta de Acceso</w:t>
            </w:r>
            <w:r>
              <w:rPr>
                <w:noProof/>
              </w:rPr>
              <w:tab/>
            </w:r>
            <w:r>
              <w:rPr>
                <w:noProof/>
              </w:rPr>
              <w:fldChar w:fldCharType="begin"/>
            </w:r>
            <w:r>
              <w:rPr>
                <w:noProof/>
              </w:rPr>
              <w:instrText xml:space="preserve"> PAGEREF _Toc226041959 \h </w:instrText>
            </w:r>
            <w:r>
              <w:rPr>
                <w:noProof/>
              </w:rPr>
            </w:r>
            <w:r>
              <w:rPr>
                <w:noProof/>
              </w:rPr>
              <w:fldChar w:fldCharType="separate"/>
            </w:r>
            <w:r>
              <w:rPr>
                <w:noProof/>
              </w:rPr>
              <w:t>119</w:t>
            </w:r>
            <w:r>
              <w:rPr>
                <w:noProof/>
              </w:rPr>
              <w:fldChar w:fldCharType="end"/>
            </w:r>
          </w:hyperlink>
        </w:p>
        <w:p w14:paraId="47CEDD46" w14:textId="0F253F0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0" w:history="1">
            <w:r>
              <w:rPr>
                <w:rStyle w:val="Hipervnculo"/>
                <w:noProof/>
              </w:rPr>
              <w:t>12.9 Diagrama de secuencia: Reset ONT</w:t>
            </w:r>
            <w:r>
              <w:rPr>
                <w:noProof/>
              </w:rPr>
              <w:tab/>
            </w:r>
            <w:r>
              <w:rPr>
                <w:noProof/>
              </w:rPr>
              <w:fldChar w:fldCharType="begin"/>
            </w:r>
            <w:r>
              <w:rPr>
                <w:noProof/>
              </w:rPr>
              <w:instrText xml:space="preserve"> PAGEREF _Toc226041960 \h </w:instrText>
            </w:r>
            <w:r>
              <w:rPr>
                <w:noProof/>
              </w:rPr>
            </w:r>
            <w:r>
              <w:rPr>
                <w:noProof/>
              </w:rPr>
              <w:fldChar w:fldCharType="separate"/>
            </w:r>
            <w:r>
              <w:rPr>
                <w:noProof/>
              </w:rPr>
              <w:t>119</w:t>
            </w:r>
            <w:r>
              <w:rPr>
                <w:noProof/>
              </w:rPr>
              <w:fldChar w:fldCharType="end"/>
            </w:r>
          </w:hyperlink>
        </w:p>
        <w:p w14:paraId="660B9DB8" w14:textId="46887A4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1" w:history="1">
            <w:r>
              <w:rPr>
                <w:rStyle w:val="Hipervnculo"/>
                <w:noProof/>
              </w:rPr>
              <w:t>12.10 Diagrama de secuencia: Ocupación PON</w:t>
            </w:r>
            <w:r>
              <w:rPr>
                <w:noProof/>
              </w:rPr>
              <w:tab/>
            </w:r>
            <w:r>
              <w:rPr>
                <w:noProof/>
              </w:rPr>
              <w:fldChar w:fldCharType="begin"/>
            </w:r>
            <w:r>
              <w:rPr>
                <w:noProof/>
              </w:rPr>
              <w:instrText xml:space="preserve"> PAGEREF _Toc226041961 \h </w:instrText>
            </w:r>
            <w:r>
              <w:rPr>
                <w:noProof/>
              </w:rPr>
            </w:r>
            <w:r>
              <w:rPr>
                <w:noProof/>
              </w:rPr>
              <w:fldChar w:fldCharType="separate"/>
            </w:r>
            <w:r>
              <w:rPr>
                <w:noProof/>
              </w:rPr>
              <w:t>120</w:t>
            </w:r>
            <w:r>
              <w:rPr>
                <w:noProof/>
              </w:rPr>
              <w:fldChar w:fldCharType="end"/>
            </w:r>
          </w:hyperlink>
        </w:p>
        <w:p w14:paraId="66AE8D22" w14:textId="0F43157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2" w:history="1">
            <w:r>
              <w:rPr>
                <w:rStyle w:val="Hipervnculo"/>
                <w:noProof/>
              </w:rPr>
              <w:t>12.12 Flujo de excepciones y relación con Gestor de Quiebres</w:t>
            </w:r>
            <w:r>
              <w:rPr>
                <w:noProof/>
              </w:rPr>
              <w:tab/>
            </w:r>
            <w:r>
              <w:rPr>
                <w:noProof/>
              </w:rPr>
              <w:fldChar w:fldCharType="begin"/>
            </w:r>
            <w:r>
              <w:rPr>
                <w:noProof/>
              </w:rPr>
              <w:instrText xml:space="preserve"> PAGEREF _Toc226041962 \h </w:instrText>
            </w:r>
            <w:r>
              <w:rPr>
                <w:noProof/>
              </w:rPr>
            </w:r>
            <w:r>
              <w:rPr>
                <w:noProof/>
              </w:rPr>
              <w:fldChar w:fldCharType="separate"/>
            </w:r>
            <w:r>
              <w:rPr>
                <w:noProof/>
              </w:rPr>
              <w:t>122</w:t>
            </w:r>
            <w:r>
              <w:rPr>
                <w:noProof/>
              </w:rPr>
              <w:fldChar w:fldCharType="end"/>
            </w:r>
          </w:hyperlink>
        </w:p>
        <w:p w14:paraId="516943C4" w14:textId="0DAF239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63" w:history="1">
            <w:r>
              <w:rPr>
                <w:rStyle w:val="Hipervnculo"/>
                <w:noProof/>
              </w:rPr>
              <w:t>12.12.1 Excepciones técnicas (Komands)</w:t>
            </w:r>
            <w:r>
              <w:rPr>
                <w:noProof/>
              </w:rPr>
              <w:tab/>
            </w:r>
            <w:r>
              <w:rPr>
                <w:noProof/>
              </w:rPr>
              <w:fldChar w:fldCharType="begin"/>
            </w:r>
            <w:r>
              <w:rPr>
                <w:noProof/>
              </w:rPr>
              <w:instrText xml:space="preserve"> PAGEREF _Toc226041963 \h </w:instrText>
            </w:r>
            <w:r>
              <w:rPr>
                <w:noProof/>
              </w:rPr>
            </w:r>
            <w:r>
              <w:rPr>
                <w:noProof/>
              </w:rPr>
              <w:fldChar w:fldCharType="separate"/>
            </w:r>
            <w:r>
              <w:rPr>
                <w:noProof/>
              </w:rPr>
              <w:t>122</w:t>
            </w:r>
            <w:r>
              <w:rPr>
                <w:noProof/>
              </w:rPr>
              <w:fldChar w:fldCharType="end"/>
            </w:r>
          </w:hyperlink>
        </w:p>
        <w:p w14:paraId="4E599E0E" w14:textId="451269CF"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64" w:history="1">
            <w:r>
              <w:rPr>
                <w:rStyle w:val="Hipervnculo"/>
                <w:noProof/>
              </w:rPr>
              <w:t>12.12.2 Excepciones de negocio (Gestor de Quiebres SN)</w:t>
            </w:r>
            <w:r>
              <w:rPr>
                <w:noProof/>
              </w:rPr>
              <w:tab/>
            </w:r>
            <w:r>
              <w:rPr>
                <w:noProof/>
              </w:rPr>
              <w:fldChar w:fldCharType="begin"/>
            </w:r>
            <w:r>
              <w:rPr>
                <w:noProof/>
              </w:rPr>
              <w:instrText xml:space="preserve"> PAGEREF _Toc226041964 \h </w:instrText>
            </w:r>
            <w:r>
              <w:rPr>
                <w:noProof/>
              </w:rPr>
            </w:r>
            <w:r>
              <w:rPr>
                <w:noProof/>
              </w:rPr>
              <w:fldChar w:fldCharType="separate"/>
            </w:r>
            <w:r>
              <w:rPr>
                <w:noProof/>
              </w:rPr>
              <w:t>123</w:t>
            </w:r>
            <w:r>
              <w:rPr>
                <w:noProof/>
              </w:rPr>
              <w:fldChar w:fldCharType="end"/>
            </w:r>
          </w:hyperlink>
        </w:p>
        <w:p w14:paraId="5F114F7C" w14:textId="27A73E9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5" w:history="1">
            <w:r>
              <w:rPr>
                <w:rStyle w:val="Hipervnculo"/>
                <w:noProof/>
              </w:rPr>
              <w:t>12.13 Flujo de baja parcial de servicio</w:t>
            </w:r>
            <w:r>
              <w:rPr>
                <w:noProof/>
              </w:rPr>
              <w:tab/>
            </w:r>
            <w:r>
              <w:rPr>
                <w:noProof/>
              </w:rPr>
              <w:fldChar w:fldCharType="begin"/>
            </w:r>
            <w:r>
              <w:rPr>
                <w:noProof/>
              </w:rPr>
              <w:instrText xml:space="preserve"> PAGEREF _Toc226041965 \h </w:instrText>
            </w:r>
            <w:r>
              <w:rPr>
                <w:noProof/>
              </w:rPr>
            </w:r>
            <w:r>
              <w:rPr>
                <w:noProof/>
              </w:rPr>
              <w:fldChar w:fldCharType="separate"/>
            </w:r>
            <w:r>
              <w:rPr>
                <w:noProof/>
              </w:rPr>
              <w:t>124</w:t>
            </w:r>
            <w:r>
              <w:rPr>
                <w:noProof/>
              </w:rPr>
              <w:fldChar w:fldCharType="end"/>
            </w:r>
          </w:hyperlink>
        </w:p>
        <w:p w14:paraId="36231E11" w14:textId="09532A1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6" w:history="1">
            <w:r>
              <w:rPr>
                <w:rStyle w:val="Hipervnculo"/>
                <w:noProof/>
              </w:rPr>
              <w:t>12.14 Flujo de reintento e idempotencia</w:t>
            </w:r>
            <w:r>
              <w:rPr>
                <w:noProof/>
              </w:rPr>
              <w:tab/>
            </w:r>
            <w:r>
              <w:rPr>
                <w:noProof/>
              </w:rPr>
              <w:fldChar w:fldCharType="begin"/>
            </w:r>
            <w:r>
              <w:rPr>
                <w:noProof/>
              </w:rPr>
              <w:instrText xml:space="preserve"> PAGEREF _Toc226041966 \h </w:instrText>
            </w:r>
            <w:r>
              <w:rPr>
                <w:noProof/>
              </w:rPr>
            </w:r>
            <w:r>
              <w:rPr>
                <w:noProof/>
              </w:rPr>
              <w:fldChar w:fldCharType="separate"/>
            </w:r>
            <w:r>
              <w:rPr>
                <w:noProof/>
              </w:rPr>
              <w:t>125</w:t>
            </w:r>
            <w:r>
              <w:rPr>
                <w:noProof/>
              </w:rPr>
              <w:fldChar w:fldCharType="end"/>
            </w:r>
          </w:hyperlink>
        </w:p>
        <w:p w14:paraId="7C4539BB" w14:textId="5C0B41C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7" w:history="1">
            <w:r>
              <w:rPr>
                <w:rStyle w:val="Hipervnculo"/>
                <w:noProof/>
              </w:rPr>
              <w:t>12.15 Flujo de Web Contingencia Cero</w:t>
            </w:r>
            <w:r>
              <w:rPr>
                <w:noProof/>
              </w:rPr>
              <w:tab/>
            </w:r>
            <w:r>
              <w:rPr>
                <w:noProof/>
              </w:rPr>
              <w:fldChar w:fldCharType="begin"/>
            </w:r>
            <w:r>
              <w:rPr>
                <w:noProof/>
              </w:rPr>
              <w:instrText xml:space="preserve"> PAGEREF _Toc226041967 \h </w:instrText>
            </w:r>
            <w:r>
              <w:rPr>
                <w:noProof/>
              </w:rPr>
            </w:r>
            <w:r>
              <w:rPr>
                <w:noProof/>
              </w:rPr>
              <w:fldChar w:fldCharType="separate"/>
            </w:r>
            <w:r>
              <w:rPr>
                <w:noProof/>
              </w:rPr>
              <w:t>126</w:t>
            </w:r>
            <w:r>
              <w:rPr>
                <w:noProof/>
              </w:rPr>
              <w:fldChar w:fldCharType="end"/>
            </w:r>
          </w:hyperlink>
        </w:p>
        <w:p w14:paraId="06C4A6AF" w14:textId="07853E0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8" w:history="1">
            <w:r>
              <w:rPr>
                <w:rStyle w:val="Hipervnculo"/>
                <w:noProof/>
              </w:rPr>
              <w:t>12.16 Nota sobre Redis en flujos asíncronos</w:t>
            </w:r>
            <w:r>
              <w:rPr>
                <w:noProof/>
              </w:rPr>
              <w:tab/>
            </w:r>
            <w:r>
              <w:rPr>
                <w:noProof/>
              </w:rPr>
              <w:fldChar w:fldCharType="begin"/>
            </w:r>
            <w:r>
              <w:rPr>
                <w:noProof/>
              </w:rPr>
              <w:instrText xml:space="preserve"> PAGEREF _Toc226041968 \h </w:instrText>
            </w:r>
            <w:r>
              <w:rPr>
                <w:noProof/>
              </w:rPr>
            </w:r>
            <w:r>
              <w:rPr>
                <w:noProof/>
              </w:rPr>
              <w:fldChar w:fldCharType="separate"/>
            </w:r>
            <w:r>
              <w:rPr>
                <w:noProof/>
              </w:rPr>
              <w:t>126</w:t>
            </w:r>
            <w:r>
              <w:rPr>
                <w:noProof/>
              </w:rPr>
              <w:fldChar w:fldCharType="end"/>
            </w:r>
          </w:hyperlink>
        </w:p>
        <w:p w14:paraId="413B42D8" w14:textId="1AE3202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69" w:history="1">
            <w:r>
              <w:rPr>
                <w:rStyle w:val="Hipervnculo"/>
                <w:noProof/>
                <w:lang w:val="en-US"/>
              </w:rPr>
              <w:t>12.17 Factibilidad TO-BE (Flujo pre-Komands)</w:t>
            </w:r>
            <w:r>
              <w:rPr>
                <w:noProof/>
              </w:rPr>
              <w:tab/>
            </w:r>
            <w:r>
              <w:rPr>
                <w:noProof/>
              </w:rPr>
              <w:fldChar w:fldCharType="begin"/>
            </w:r>
            <w:r>
              <w:rPr>
                <w:noProof/>
              </w:rPr>
              <w:instrText xml:space="preserve"> PAGEREF _Toc226041969 \h </w:instrText>
            </w:r>
            <w:r>
              <w:rPr>
                <w:noProof/>
              </w:rPr>
            </w:r>
            <w:r>
              <w:rPr>
                <w:noProof/>
              </w:rPr>
              <w:fldChar w:fldCharType="separate"/>
            </w:r>
            <w:r>
              <w:rPr>
                <w:noProof/>
              </w:rPr>
              <w:t>127</w:t>
            </w:r>
            <w:r>
              <w:rPr>
                <w:noProof/>
              </w:rPr>
              <w:fldChar w:fldCharType="end"/>
            </w:r>
          </w:hyperlink>
        </w:p>
        <w:p w14:paraId="198025F3" w14:textId="3BAEA43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70" w:history="1">
            <w:r>
              <w:rPr>
                <w:rStyle w:val="Hipervnculo"/>
                <w:noProof/>
              </w:rPr>
              <w:t>12.18 Asignación TO-BE</w:t>
            </w:r>
            <w:r>
              <w:rPr>
                <w:noProof/>
              </w:rPr>
              <w:tab/>
            </w:r>
            <w:r>
              <w:rPr>
                <w:noProof/>
              </w:rPr>
              <w:fldChar w:fldCharType="begin"/>
            </w:r>
            <w:r>
              <w:rPr>
                <w:noProof/>
              </w:rPr>
              <w:instrText xml:space="preserve"> PAGEREF _Toc226041970 \h </w:instrText>
            </w:r>
            <w:r>
              <w:rPr>
                <w:noProof/>
              </w:rPr>
            </w:r>
            <w:r>
              <w:rPr>
                <w:noProof/>
              </w:rPr>
              <w:fldChar w:fldCharType="separate"/>
            </w:r>
            <w:r>
              <w:rPr>
                <w:noProof/>
              </w:rPr>
              <w:t>127</w:t>
            </w:r>
            <w:r>
              <w:rPr>
                <w:noProof/>
              </w:rPr>
              <w:fldChar w:fldCharType="end"/>
            </w:r>
          </w:hyperlink>
        </w:p>
        <w:p w14:paraId="643C87B5" w14:textId="667C2DBE"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971" w:history="1">
            <w:r>
              <w:rPr>
                <w:rStyle w:val="Hipervnculo"/>
                <w:noProof/>
              </w:rPr>
              <w:t>13. ANÁLISIS DE IMPACTO EN ECOSISTEMA ON·NET</w:t>
            </w:r>
            <w:r>
              <w:rPr>
                <w:noProof/>
              </w:rPr>
              <w:tab/>
            </w:r>
            <w:r>
              <w:rPr>
                <w:noProof/>
              </w:rPr>
              <w:fldChar w:fldCharType="begin"/>
            </w:r>
            <w:r>
              <w:rPr>
                <w:noProof/>
              </w:rPr>
              <w:instrText xml:space="preserve"> PAGEREF _Toc226041971 \h </w:instrText>
            </w:r>
            <w:r>
              <w:rPr>
                <w:noProof/>
              </w:rPr>
            </w:r>
            <w:r>
              <w:rPr>
                <w:noProof/>
              </w:rPr>
              <w:fldChar w:fldCharType="separate"/>
            </w:r>
            <w:r>
              <w:rPr>
                <w:noProof/>
              </w:rPr>
              <w:t>128</w:t>
            </w:r>
            <w:r>
              <w:rPr>
                <w:noProof/>
              </w:rPr>
              <w:fldChar w:fldCharType="end"/>
            </w:r>
          </w:hyperlink>
        </w:p>
        <w:p w14:paraId="012F1FF2" w14:textId="56FD61F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72" w:history="1">
            <w:r>
              <w:rPr>
                <w:rStyle w:val="Hipervnculo"/>
                <w:noProof/>
              </w:rPr>
              <w:t>13.1 Plataformas afectadas directamente</w:t>
            </w:r>
            <w:r>
              <w:rPr>
                <w:noProof/>
              </w:rPr>
              <w:tab/>
            </w:r>
            <w:r>
              <w:rPr>
                <w:noProof/>
              </w:rPr>
              <w:fldChar w:fldCharType="begin"/>
            </w:r>
            <w:r>
              <w:rPr>
                <w:noProof/>
              </w:rPr>
              <w:instrText xml:space="preserve"> PAGEREF _Toc226041972 \h </w:instrText>
            </w:r>
            <w:r>
              <w:rPr>
                <w:noProof/>
              </w:rPr>
            </w:r>
            <w:r>
              <w:rPr>
                <w:noProof/>
              </w:rPr>
              <w:fldChar w:fldCharType="separate"/>
            </w:r>
            <w:r>
              <w:rPr>
                <w:noProof/>
              </w:rPr>
              <w:t>130</w:t>
            </w:r>
            <w:r>
              <w:rPr>
                <w:noProof/>
              </w:rPr>
              <w:fldChar w:fldCharType="end"/>
            </w:r>
          </w:hyperlink>
        </w:p>
        <w:p w14:paraId="07E93DB1" w14:textId="0C18457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73" w:history="1">
            <w:r>
              <w:rPr>
                <w:rStyle w:val="Hipervnculo"/>
                <w:noProof/>
              </w:rPr>
              <w:t>13.2 Plataformas con impacto a validar</w:t>
            </w:r>
            <w:r>
              <w:rPr>
                <w:noProof/>
              </w:rPr>
              <w:tab/>
            </w:r>
            <w:r>
              <w:rPr>
                <w:noProof/>
              </w:rPr>
              <w:fldChar w:fldCharType="begin"/>
            </w:r>
            <w:r>
              <w:rPr>
                <w:noProof/>
              </w:rPr>
              <w:instrText xml:space="preserve"> PAGEREF _Toc226041973 \h </w:instrText>
            </w:r>
            <w:r>
              <w:rPr>
                <w:noProof/>
              </w:rPr>
            </w:r>
            <w:r>
              <w:rPr>
                <w:noProof/>
              </w:rPr>
              <w:fldChar w:fldCharType="separate"/>
            </w:r>
            <w:r>
              <w:rPr>
                <w:noProof/>
              </w:rPr>
              <w:t>130</w:t>
            </w:r>
            <w:r>
              <w:rPr>
                <w:noProof/>
              </w:rPr>
              <w:fldChar w:fldCharType="end"/>
            </w:r>
          </w:hyperlink>
        </w:p>
        <w:p w14:paraId="19F05A50" w14:textId="7D61500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74" w:history="1">
            <w:r>
              <w:rPr>
                <w:rStyle w:val="Hipervnculo"/>
                <w:noProof/>
              </w:rPr>
              <w:t>13.3 Plataformas no afectadas</w:t>
            </w:r>
            <w:r>
              <w:rPr>
                <w:noProof/>
              </w:rPr>
              <w:tab/>
            </w:r>
            <w:r>
              <w:rPr>
                <w:noProof/>
              </w:rPr>
              <w:fldChar w:fldCharType="begin"/>
            </w:r>
            <w:r>
              <w:rPr>
                <w:noProof/>
              </w:rPr>
              <w:instrText xml:space="preserve"> PAGEREF _Toc226041974 \h </w:instrText>
            </w:r>
            <w:r>
              <w:rPr>
                <w:noProof/>
              </w:rPr>
            </w:r>
            <w:r>
              <w:rPr>
                <w:noProof/>
              </w:rPr>
              <w:fldChar w:fldCharType="separate"/>
            </w:r>
            <w:r>
              <w:rPr>
                <w:noProof/>
              </w:rPr>
              <w:t>132</w:t>
            </w:r>
            <w:r>
              <w:rPr>
                <w:noProof/>
              </w:rPr>
              <w:fldChar w:fldCharType="end"/>
            </w:r>
          </w:hyperlink>
        </w:p>
        <w:p w14:paraId="34C57815" w14:textId="10C58AD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75" w:history="1">
            <w:r>
              <w:rPr>
                <w:rStyle w:val="Hipervnculo"/>
                <w:noProof/>
              </w:rPr>
              <w:t>13.4 Estrategia de pruebas de no regresión</w:t>
            </w:r>
            <w:r>
              <w:rPr>
                <w:noProof/>
              </w:rPr>
              <w:tab/>
            </w:r>
            <w:r>
              <w:rPr>
                <w:noProof/>
              </w:rPr>
              <w:fldChar w:fldCharType="begin"/>
            </w:r>
            <w:r>
              <w:rPr>
                <w:noProof/>
              </w:rPr>
              <w:instrText xml:space="preserve"> PAGEREF _Toc226041975 \h </w:instrText>
            </w:r>
            <w:r>
              <w:rPr>
                <w:noProof/>
              </w:rPr>
            </w:r>
            <w:r>
              <w:rPr>
                <w:noProof/>
              </w:rPr>
              <w:fldChar w:fldCharType="separate"/>
            </w:r>
            <w:r>
              <w:rPr>
                <w:noProof/>
              </w:rPr>
              <w:t>132</w:t>
            </w:r>
            <w:r>
              <w:rPr>
                <w:noProof/>
              </w:rPr>
              <w:fldChar w:fldCharType="end"/>
            </w:r>
          </w:hyperlink>
        </w:p>
        <w:p w14:paraId="169C84A0" w14:textId="3173D6EC"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76" w:history="1">
            <w:r>
              <w:rPr>
                <w:rStyle w:val="Hipervnculo"/>
                <w:noProof/>
              </w:rPr>
              <w:t>13.4.1 Nivel 1 — Pruebas de integración E2E</w:t>
            </w:r>
            <w:r>
              <w:rPr>
                <w:noProof/>
              </w:rPr>
              <w:tab/>
            </w:r>
            <w:r>
              <w:rPr>
                <w:noProof/>
              </w:rPr>
              <w:fldChar w:fldCharType="begin"/>
            </w:r>
            <w:r>
              <w:rPr>
                <w:noProof/>
              </w:rPr>
              <w:instrText xml:space="preserve"> PAGEREF _Toc226041976 \h </w:instrText>
            </w:r>
            <w:r>
              <w:rPr>
                <w:noProof/>
              </w:rPr>
            </w:r>
            <w:r>
              <w:rPr>
                <w:noProof/>
              </w:rPr>
              <w:fldChar w:fldCharType="separate"/>
            </w:r>
            <w:r>
              <w:rPr>
                <w:noProof/>
              </w:rPr>
              <w:t>132</w:t>
            </w:r>
            <w:r>
              <w:rPr>
                <w:noProof/>
              </w:rPr>
              <w:fldChar w:fldCharType="end"/>
            </w:r>
          </w:hyperlink>
        </w:p>
        <w:p w14:paraId="0D98B8CB" w14:textId="2332A31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77" w:history="1">
            <w:r>
              <w:rPr>
                <w:rStyle w:val="Hipervnculo"/>
                <w:noProof/>
              </w:rPr>
              <w:t>13.4.2 Nivel 2 — Pruebas de paridad funcional (TDD)</w:t>
            </w:r>
            <w:r>
              <w:rPr>
                <w:noProof/>
              </w:rPr>
              <w:tab/>
            </w:r>
            <w:r>
              <w:rPr>
                <w:noProof/>
              </w:rPr>
              <w:fldChar w:fldCharType="begin"/>
            </w:r>
            <w:r>
              <w:rPr>
                <w:noProof/>
              </w:rPr>
              <w:instrText xml:space="preserve"> PAGEREF _Toc226041977 \h </w:instrText>
            </w:r>
            <w:r>
              <w:rPr>
                <w:noProof/>
              </w:rPr>
            </w:r>
            <w:r>
              <w:rPr>
                <w:noProof/>
              </w:rPr>
              <w:fldChar w:fldCharType="separate"/>
            </w:r>
            <w:r>
              <w:rPr>
                <w:noProof/>
              </w:rPr>
              <w:t>133</w:t>
            </w:r>
            <w:r>
              <w:rPr>
                <w:noProof/>
              </w:rPr>
              <w:fldChar w:fldCharType="end"/>
            </w:r>
          </w:hyperlink>
        </w:p>
        <w:p w14:paraId="36F60A97" w14:textId="60DE8F31"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1978" w:history="1">
            <w:r>
              <w:rPr>
                <w:rStyle w:val="Hipervnculo"/>
                <w:noProof/>
              </w:rPr>
              <w:t>13.4.3 Nivel 3 — Pruebas de no regresión de plataformas</w:t>
            </w:r>
            <w:r>
              <w:rPr>
                <w:noProof/>
              </w:rPr>
              <w:tab/>
            </w:r>
            <w:r>
              <w:rPr>
                <w:noProof/>
              </w:rPr>
              <w:fldChar w:fldCharType="begin"/>
            </w:r>
            <w:r>
              <w:rPr>
                <w:noProof/>
              </w:rPr>
              <w:instrText xml:space="preserve"> PAGEREF _Toc226041978 \h </w:instrText>
            </w:r>
            <w:r>
              <w:rPr>
                <w:noProof/>
              </w:rPr>
            </w:r>
            <w:r>
              <w:rPr>
                <w:noProof/>
              </w:rPr>
              <w:fldChar w:fldCharType="separate"/>
            </w:r>
            <w:r>
              <w:rPr>
                <w:noProof/>
              </w:rPr>
              <w:t>133</w:t>
            </w:r>
            <w:r>
              <w:rPr>
                <w:noProof/>
              </w:rPr>
              <w:fldChar w:fldCharType="end"/>
            </w:r>
          </w:hyperlink>
        </w:p>
        <w:p w14:paraId="180125F3" w14:textId="044868C2"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979" w:history="1">
            <w:r>
              <w:rPr>
                <w:rStyle w:val="Hipervnculo"/>
                <w:noProof/>
              </w:rPr>
              <w:t>14. ARQUITECTURA DE INFRAESTRUCTURA</w:t>
            </w:r>
            <w:r>
              <w:rPr>
                <w:noProof/>
              </w:rPr>
              <w:tab/>
            </w:r>
            <w:r>
              <w:rPr>
                <w:noProof/>
              </w:rPr>
              <w:fldChar w:fldCharType="begin"/>
            </w:r>
            <w:r>
              <w:rPr>
                <w:noProof/>
              </w:rPr>
              <w:instrText xml:space="preserve"> PAGEREF _Toc226041979 \h </w:instrText>
            </w:r>
            <w:r>
              <w:rPr>
                <w:noProof/>
              </w:rPr>
            </w:r>
            <w:r>
              <w:rPr>
                <w:noProof/>
              </w:rPr>
              <w:fldChar w:fldCharType="separate"/>
            </w:r>
            <w:r>
              <w:rPr>
                <w:noProof/>
              </w:rPr>
              <w:t>134</w:t>
            </w:r>
            <w:r>
              <w:rPr>
                <w:noProof/>
              </w:rPr>
              <w:fldChar w:fldCharType="end"/>
            </w:r>
          </w:hyperlink>
        </w:p>
        <w:p w14:paraId="7F19AA66" w14:textId="148B8ED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0" w:history="1">
            <w:r>
              <w:rPr>
                <w:rStyle w:val="Hipervnculo"/>
                <w:noProof/>
              </w:rPr>
              <w:t>14.1 Datacenter IFX</w:t>
            </w:r>
            <w:r>
              <w:rPr>
                <w:noProof/>
              </w:rPr>
              <w:tab/>
            </w:r>
            <w:r>
              <w:rPr>
                <w:noProof/>
              </w:rPr>
              <w:fldChar w:fldCharType="begin"/>
            </w:r>
            <w:r>
              <w:rPr>
                <w:noProof/>
              </w:rPr>
              <w:instrText xml:space="preserve"> PAGEREF _Toc226041980 \h </w:instrText>
            </w:r>
            <w:r>
              <w:rPr>
                <w:noProof/>
              </w:rPr>
            </w:r>
            <w:r>
              <w:rPr>
                <w:noProof/>
              </w:rPr>
              <w:fldChar w:fldCharType="separate"/>
            </w:r>
            <w:r>
              <w:rPr>
                <w:noProof/>
              </w:rPr>
              <w:t>134</w:t>
            </w:r>
            <w:r>
              <w:rPr>
                <w:noProof/>
              </w:rPr>
              <w:fldChar w:fldCharType="end"/>
            </w:r>
          </w:hyperlink>
        </w:p>
        <w:p w14:paraId="16AB0411" w14:textId="47B252B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1" w:history="1">
            <w:r>
              <w:rPr>
                <w:rStyle w:val="Hipervnculo"/>
                <w:noProof/>
              </w:rPr>
              <w:t>14.2 Topología de infraestructura</w:t>
            </w:r>
            <w:r>
              <w:rPr>
                <w:noProof/>
              </w:rPr>
              <w:tab/>
            </w:r>
            <w:r>
              <w:rPr>
                <w:noProof/>
              </w:rPr>
              <w:fldChar w:fldCharType="begin"/>
            </w:r>
            <w:r>
              <w:rPr>
                <w:noProof/>
              </w:rPr>
              <w:instrText xml:space="preserve"> PAGEREF _Toc226041981 \h </w:instrText>
            </w:r>
            <w:r>
              <w:rPr>
                <w:noProof/>
              </w:rPr>
            </w:r>
            <w:r>
              <w:rPr>
                <w:noProof/>
              </w:rPr>
              <w:fldChar w:fldCharType="separate"/>
            </w:r>
            <w:r>
              <w:rPr>
                <w:noProof/>
              </w:rPr>
              <w:t>134</w:t>
            </w:r>
            <w:r>
              <w:rPr>
                <w:noProof/>
              </w:rPr>
              <w:fldChar w:fldCharType="end"/>
            </w:r>
          </w:hyperlink>
        </w:p>
        <w:p w14:paraId="39C7C124" w14:textId="4380190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2" w:history="1">
            <w:r>
              <w:rPr>
                <w:rStyle w:val="Hipervnculo"/>
                <w:noProof/>
              </w:rPr>
              <w:t>14.3 Cluster Kubernetes — Producción Komands</w:t>
            </w:r>
            <w:r>
              <w:rPr>
                <w:noProof/>
              </w:rPr>
              <w:tab/>
            </w:r>
            <w:r>
              <w:rPr>
                <w:noProof/>
              </w:rPr>
              <w:fldChar w:fldCharType="begin"/>
            </w:r>
            <w:r>
              <w:rPr>
                <w:noProof/>
              </w:rPr>
              <w:instrText xml:space="preserve"> PAGEREF _Toc226041982 \h </w:instrText>
            </w:r>
            <w:r>
              <w:rPr>
                <w:noProof/>
              </w:rPr>
            </w:r>
            <w:r>
              <w:rPr>
                <w:noProof/>
              </w:rPr>
              <w:fldChar w:fldCharType="separate"/>
            </w:r>
            <w:r>
              <w:rPr>
                <w:noProof/>
              </w:rPr>
              <w:t>136</w:t>
            </w:r>
            <w:r>
              <w:rPr>
                <w:noProof/>
              </w:rPr>
              <w:fldChar w:fldCharType="end"/>
            </w:r>
          </w:hyperlink>
        </w:p>
        <w:p w14:paraId="3F494810" w14:textId="317E1F0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3" w:history="1">
            <w:r>
              <w:rPr>
                <w:rStyle w:val="Hipervnculo"/>
                <w:noProof/>
              </w:rPr>
              <w:t>14.4 PostgreSQL HA</w:t>
            </w:r>
            <w:r>
              <w:rPr>
                <w:noProof/>
              </w:rPr>
              <w:tab/>
            </w:r>
            <w:r>
              <w:rPr>
                <w:noProof/>
              </w:rPr>
              <w:fldChar w:fldCharType="begin"/>
            </w:r>
            <w:r>
              <w:rPr>
                <w:noProof/>
              </w:rPr>
              <w:instrText xml:space="preserve"> PAGEREF _Toc226041983 \h </w:instrText>
            </w:r>
            <w:r>
              <w:rPr>
                <w:noProof/>
              </w:rPr>
            </w:r>
            <w:r>
              <w:rPr>
                <w:noProof/>
              </w:rPr>
              <w:fldChar w:fldCharType="separate"/>
            </w:r>
            <w:r>
              <w:rPr>
                <w:noProof/>
              </w:rPr>
              <w:t>136</w:t>
            </w:r>
            <w:r>
              <w:rPr>
                <w:noProof/>
              </w:rPr>
              <w:fldChar w:fldCharType="end"/>
            </w:r>
          </w:hyperlink>
        </w:p>
        <w:p w14:paraId="795E5A50" w14:textId="214DE90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4" w:history="1">
            <w:r>
              <w:rPr>
                <w:rStyle w:val="Hipervnculo"/>
                <w:noProof/>
              </w:rPr>
              <w:t>14.5 Servicios auxiliares</w:t>
            </w:r>
            <w:r>
              <w:rPr>
                <w:noProof/>
              </w:rPr>
              <w:tab/>
            </w:r>
            <w:r>
              <w:rPr>
                <w:noProof/>
              </w:rPr>
              <w:fldChar w:fldCharType="begin"/>
            </w:r>
            <w:r>
              <w:rPr>
                <w:noProof/>
              </w:rPr>
              <w:instrText xml:space="preserve"> PAGEREF _Toc226041984 \h </w:instrText>
            </w:r>
            <w:r>
              <w:rPr>
                <w:noProof/>
              </w:rPr>
            </w:r>
            <w:r>
              <w:rPr>
                <w:noProof/>
              </w:rPr>
              <w:fldChar w:fldCharType="separate"/>
            </w:r>
            <w:r>
              <w:rPr>
                <w:noProof/>
              </w:rPr>
              <w:t>136</w:t>
            </w:r>
            <w:r>
              <w:rPr>
                <w:noProof/>
              </w:rPr>
              <w:fldChar w:fldCharType="end"/>
            </w:r>
          </w:hyperlink>
        </w:p>
        <w:p w14:paraId="33BB9A5C" w14:textId="04937CB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5" w:history="1">
            <w:r>
              <w:rPr>
                <w:rStyle w:val="Hipervnculo"/>
                <w:noProof/>
              </w:rPr>
              <w:t>14.6 Web Contingencia Cero</w:t>
            </w:r>
            <w:r>
              <w:rPr>
                <w:noProof/>
              </w:rPr>
              <w:tab/>
            </w:r>
            <w:r>
              <w:rPr>
                <w:noProof/>
              </w:rPr>
              <w:fldChar w:fldCharType="begin"/>
            </w:r>
            <w:r>
              <w:rPr>
                <w:noProof/>
              </w:rPr>
              <w:instrText xml:space="preserve"> PAGEREF _Toc226041985 \h </w:instrText>
            </w:r>
            <w:r>
              <w:rPr>
                <w:noProof/>
              </w:rPr>
            </w:r>
            <w:r>
              <w:rPr>
                <w:noProof/>
              </w:rPr>
              <w:fldChar w:fldCharType="separate"/>
            </w:r>
            <w:r>
              <w:rPr>
                <w:noProof/>
              </w:rPr>
              <w:t>138</w:t>
            </w:r>
            <w:r>
              <w:rPr>
                <w:noProof/>
              </w:rPr>
              <w:fldChar w:fldCharType="end"/>
            </w:r>
          </w:hyperlink>
        </w:p>
        <w:p w14:paraId="3F1D9975" w14:textId="6889AC4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6" w:history="1">
            <w:r>
              <w:rPr>
                <w:rStyle w:val="Hipervnculo"/>
                <w:noProof/>
              </w:rPr>
              <w:t>14.7 Seguridad perimetral</w:t>
            </w:r>
            <w:r>
              <w:rPr>
                <w:noProof/>
              </w:rPr>
              <w:tab/>
            </w:r>
            <w:r>
              <w:rPr>
                <w:noProof/>
              </w:rPr>
              <w:fldChar w:fldCharType="begin"/>
            </w:r>
            <w:r>
              <w:rPr>
                <w:noProof/>
              </w:rPr>
              <w:instrText xml:space="preserve"> PAGEREF _Toc226041986 \h </w:instrText>
            </w:r>
            <w:r>
              <w:rPr>
                <w:noProof/>
              </w:rPr>
            </w:r>
            <w:r>
              <w:rPr>
                <w:noProof/>
              </w:rPr>
              <w:fldChar w:fldCharType="separate"/>
            </w:r>
            <w:r>
              <w:rPr>
                <w:noProof/>
              </w:rPr>
              <w:t>138</w:t>
            </w:r>
            <w:r>
              <w:rPr>
                <w:noProof/>
              </w:rPr>
              <w:fldChar w:fldCharType="end"/>
            </w:r>
          </w:hyperlink>
        </w:p>
        <w:p w14:paraId="6D94F5C4" w14:textId="77CBD60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7" w:history="1">
            <w:r>
              <w:rPr>
                <w:rStyle w:val="Hipervnculo"/>
                <w:noProof/>
              </w:rPr>
              <w:t>14.8 Storage</w:t>
            </w:r>
            <w:r>
              <w:rPr>
                <w:noProof/>
              </w:rPr>
              <w:tab/>
            </w:r>
            <w:r>
              <w:rPr>
                <w:noProof/>
              </w:rPr>
              <w:fldChar w:fldCharType="begin"/>
            </w:r>
            <w:r>
              <w:rPr>
                <w:noProof/>
              </w:rPr>
              <w:instrText xml:space="preserve"> PAGEREF _Toc226041987 \h </w:instrText>
            </w:r>
            <w:r>
              <w:rPr>
                <w:noProof/>
              </w:rPr>
            </w:r>
            <w:r>
              <w:rPr>
                <w:noProof/>
              </w:rPr>
              <w:fldChar w:fldCharType="separate"/>
            </w:r>
            <w:r>
              <w:rPr>
                <w:noProof/>
              </w:rPr>
              <w:t>138</w:t>
            </w:r>
            <w:r>
              <w:rPr>
                <w:noProof/>
              </w:rPr>
              <w:fldChar w:fldCharType="end"/>
            </w:r>
          </w:hyperlink>
        </w:p>
        <w:p w14:paraId="06A55F5C" w14:textId="109A9C4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8" w:history="1">
            <w:r>
              <w:rPr>
                <w:rStyle w:val="Hipervnculo"/>
                <w:noProof/>
              </w:rPr>
              <w:t>14.9 Ambientes</w:t>
            </w:r>
            <w:r>
              <w:rPr>
                <w:noProof/>
              </w:rPr>
              <w:tab/>
            </w:r>
            <w:r>
              <w:rPr>
                <w:noProof/>
              </w:rPr>
              <w:fldChar w:fldCharType="begin"/>
            </w:r>
            <w:r>
              <w:rPr>
                <w:noProof/>
              </w:rPr>
              <w:instrText xml:space="preserve"> PAGEREF _Toc226041988 \h </w:instrText>
            </w:r>
            <w:r>
              <w:rPr>
                <w:noProof/>
              </w:rPr>
            </w:r>
            <w:r>
              <w:rPr>
                <w:noProof/>
              </w:rPr>
              <w:fldChar w:fldCharType="separate"/>
            </w:r>
            <w:r>
              <w:rPr>
                <w:noProof/>
              </w:rPr>
              <w:t>139</w:t>
            </w:r>
            <w:r>
              <w:rPr>
                <w:noProof/>
              </w:rPr>
              <w:fldChar w:fldCharType="end"/>
            </w:r>
          </w:hyperlink>
        </w:p>
        <w:p w14:paraId="11480957" w14:textId="20A43A4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89" w:history="1">
            <w:r>
              <w:rPr>
                <w:rStyle w:val="Hipervnculo"/>
                <w:noProof/>
              </w:rPr>
              <w:t>14.10 Totales de infraestructura</w:t>
            </w:r>
            <w:r>
              <w:rPr>
                <w:noProof/>
              </w:rPr>
              <w:tab/>
            </w:r>
            <w:r>
              <w:rPr>
                <w:noProof/>
              </w:rPr>
              <w:fldChar w:fldCharType="begin"/>
            </w:r>
            <w:r>
              <w:rPr>
                <w:noProof/>
              </w:rPr>
              <w:instrText xml:space="preserve"> PAGEREF _Toc226041989 \h </w:instrText>
            </w:r>
            <w:r>
              <w:rPr>
                <w:noProof/>
              </w:rPr>
            </w:r>
            <w:r>
              <w:rPr>
                <w:noProof/>
              </w:rPr>
              <w:fldChar w:fldCharType="separate"/>
            </w:r>
            <w:r>
              <w:rPr>
                <w:noProof/>
              </w:rPr>
              <w:t>139</w:t>
            </w:r>
            <w:r>
              <w:rPr>
                <w:noProof/>
              </w:rPr>
              <w:fldChar w:fldCharType="end"/>
            </w:r>
          </w:hyperlink>
        </w:p>
        <w:p w14:paraId="139B1BEF" w14:textId="032D38C5"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1990" w:history="1">
            <w:r>
              <w:rPr>
                <w:rStyle w:val="Hipervnculo"/>
                <w:noProof/>
              </w:rPr>
              <w:t>15. SEGURIDAD</w:t>
            </w:r>
            <w:r>
              <w:rPr>
                <w:noProof/>
              </w:rPr>
              <w:tab/>
            </w:r>
            <w:r>
              <w:rPr>
                <w:noProof/>
              </w:rPr>
              <w:fldChar w:fldCharType="begin"/>
            </w:r>
            <w:r>
              <w:rPr>
                <w:noProof/>
              </w:rPr>
              <w:instrText xml:space="preserve"> PAGEREF _Toc226041990 \h </w:instrText>
            </w:r>
            <w:r>
              <w:rPr>
                <w:noProof/>
              </w:rPr>
            </w:r>
            <w:r>
              <w:rPr>
                <w:noProof/>
              </w:rPr>
              <w:fldChar w:fldCharType="separate"/>
            </w:r>
            <w:r>
              <w:rPr>
                <w:noProof/>
              </w:rPr>
              <w:t>139</w:t>
            </w:r>
            <w:r>
              <w:rPr>
                <w:noProof/>
              </w:rPr>
              <w:fldChar w:fldCharType="end"/>
            </w:r>
          </w:hyperlink>
        </w:p>
        <w:p w14:paraId="408B64AF" w14:textId="63A367F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1" w:history="1">
            <w:r>
              <w:rPr>
                <w:rStyle w:val="Hipervnculo"/>
                <w:noProof/>
              </w:rPr>
              <w:t>15.1 Arquitectura de seguridad</w:t>
            </w:r>
            <w:r>
              <w:rPr>
                <w:noProof/>
              </w:rPr>
              <w:tab/>
            </w:r>
            <w:r>
              <w:rPr>
                <w:noProof/>
              </w:rPr>
              <w:fldChar w:fldCharType="begin"/>
            </w:r>
            <w:r>
              <w:rPr>
                <w:noProof/>
              </w:rPr>
              <w:instrText xml:space="preserve"> PAGEREF _Toc226041991 \h </w:instrText>
            </w:r>
            <w:r>
              <w:rPr>
                <w:noProof/>
              </w:rPr>
            </w:r>
            <w:r>
              <w:rPr>
                <w:noProof/>
              </w:rPr>
              <w:fldChar w:fldCharType="separate"/>
            </w:r>
            <w:r>
              <w:rPr>
                <w:noProof/>
              </w:rPr>
              <w:t>140</w:t>
            </w:r>
            <w:r>
              <w:rPr>
                <w:noProof/>
              </w:rPr>
              <w:fldChar w:fldCharType="end"/>
            </w:r>
          </w:hyperlink>
        </w:p>
        <w:p w14:paraId="3EA264A4" w14:textId="2B2599C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2" w:history="1">
            <w:r>
              <w:rPr>
                <w:rStyle w:val="Hipervnculo"/>
                <w:noProof/>
              </w:rPr>
              <w:t>15.2 Rol del CISO ON·NET y marcos de cumplimiento</w:t>
            </w:r>
            <w:r>
              <w:rPr>
                <w:noProof/>
              </w:rPr>
              <w:tab/>
            </w:r>
            <w:r>
              <w:rPr>
                <w:noProof/>
              </w:rPr>
              <w:fldChar w:fldCharType="begin"/>
            </w:r>
            <w:r>
              <w:rPr>
                <w:noProof/>
              </w:rPr>
              <w:instrText xml:space="preserve"> PAGEREF _Toc226041992 \h </w:instrText>
            </w:r>
            <w:r>
              <w:rPr>
                <w:noProof/>
              </w:rPr>
            </w:r>
            <w:r>
              <w:rPr>
                <w:noProof/>
              </w:rPr>
              <w:fldChar w:fldCharType="separate"/>
            </w:r>
            <w:r>
              <w:rPr>
                <w:noProof/>
              </w:rPr>
              <w:t>141</w:t>
            </w:r>
            <w:r>
              <w:rPr>
                <w:noProof/>
              </w:rPr>
              <w:fldChar w:fldCharType="end"/>
            </w:r>
          </w:hyperlink>
        </w:p>
        <w:p w14:paraId="76FBC3F6" w14:textId="7A3224F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3" w:history="1">
            <w:r>
              <w:rPr>
                <w:rStyle w:val="Hipervnculo"/>
                <w:noProof/>
              </w:rPr>
              <w:t>15.3 Autenticación de consola web</w:t>
            </w:r>
            <w:r>
              <w:rPr>
                <w:noProof/>
              </w:rPr>
              <w:tab/>
            </w:r>
            <w:r>
              <w:rPr>
                <w:noProof/>
              </w:rPr>
              <w:fldChar w:fldCharType="begin"/>
            </w:r>
            <w:r>
              <w:rPr>
                <w:noProof/>
              </w:rPr>
              <w:instrText xml:space="preserve"> PAGEREF _Toc226041993 \h </w:instrText>
            </w:r>
            <w:r>
              <w:rPr>
                <w:noProof/>
              </w:rPr>
            </w:r>
            <w:r>
              <w:rPr>
                <w:noProof/>
              </w:rPr>
              <w:fldChar w:fldCharType="separate"/>
            </w:r>
            <w:r>
              <w:rPr>
                <w:noProof/>
              </w:rPr>
              <w:t>141</w:t>
            </w:r>
            <w:r>
              <w:rPr>
                <w:noProof/>
              </w:rPr>
              <w:fldChar w:fldCharType="end"/>
            </w:r>
          </w:hyperlink>
        </w:p>
        <w:p w14:paraId="3399B326" w14:textId="4A1C4CA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4" w:history="1">
            <w:r>
              <w:rPr>
                <w:rStyle w:val="Hipervnculo"/>
                <w:noProof/>
              </w:rPr>
              <w:t>15.4 RBAC — Control de acceso basado en roles</w:t>
            </w:r>
            <w:r>
              <w:rPr>
                <w:noProof/>
              </w:rPr>
              <w:tab/>
            </w:r>
            <w:r>
              <w:rPr>
                <w:noProof/>
              </w:rPr>
              <w:fldChar w:fldCharType="begin"/>
            </w:r>
            <w:r>
              <w:rPr>
                <w:noProof/>
              </w:rPr>
              <w:instrText xml:space="preserve"> PAGEREF _Toc226041994 \h </w:instrText>
            </w:r>
            <w:r>
              <w:rPr>
                <w:noProof/>
              </w:rPr>
            </w:r>
            <w:r>
              <w:rPr>
                <w:noProof/>
              </w:rPr>
              <w:fldChar w:fldCharType="separate"/>
            </w:r>
            <w:r>
              <w:rPr>
                <w:noProof/>
              </w:rPr>
              <w:t>142</w:t>
            </w:r>
            <w:r>
              <w:rPr>
                <w:noProof/>
              </w:rPr>
              <w:fldChar w:fldCharType="end"/>
            </w:r>
          </w:hyperlink>
        </w:p>
        <w:p w14:paraId="2A7A792B" w14:textId="60B84A6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5" w:history="1">
            <w:r>
              <w:rPr>
                <w:rStyle w:val="Hipervnculo"/>
                <w:noProof/>
              </w:rPr>
              <w:t>15.5 Autenticación de APIs</w:t>
            </w:r>
            <w:r>
              <w:rPr>
                <w:noProof/>
              </w:rPr>
              <w:tab/>
            </w:r>
            <w:r>
              <w:rPr>
                <w:noProof/>
              </w:rPr>
              <w:fldChar w:fldCharType="begin"/>
            </w:r>
            <w:r>
              <w:rPr>
                <w:noProof/>
              </w:rPr>
              <w:instrText xml:space="preserve"> PAGEREF _Toc226041995 \h </w:instrText>
            </w:r>
            <w:r>
              <w:rPr>
                <w:noProof/>
              </w:rPr>
            </w:r>
            <w:r>
              <w:rPr>
                <w:noProof/>
              </w:rPr>
              <w:fldChar w:fldCharType="separate"/>
            </w:r>
            <w:r>
              <w:rPr>
                <w:noProof/>
              </w:rPr>
              <w:t>143</w:t>
            </w:r>
            <w:r>
              <w:rPr>
                <w:noProof/>
              </w:rPr>
              <w:fldChar w:fldCharType="end"/>
            </w:r>
          </w:hyperlink>
        </w:p>
        <w:p w14:paraId="37874196" w14:textId="6D8750D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6" w:history="1">
            <w:r>
              <w:rPr>
                <w:rStyle w:val="Hipervnculo"/>
                <w:noProof/>
              </w:rPr>
              <w:t>15.6 Cifrado en tránsito</w:t>
            </w:r>
            <w:r>
              <w:rPr>
                <w:noProof/>
              </w:rPr>
              <w:tab/>
            </w:r>
            <w:r>
              <w:rPr>
                <w:noProof/>
              </w:rPr>
              <w:fldChar w:fldCharType="begin"/>
            </w:r>
            <w:r>
              <w:rPr>
                <w:noProof/>
              </w:rPr>
              <w:instrText xml:space="preserve"> PAGEREF _Toc226041996 \h </w:instrText>
            </w:r>
            <w:r>
              <w:rPr>
                <w:noProof/>
              </w:rPr>
            </w:r>
            <w:r>
              <w:rPr>
                <w:noProof/>
              </w:rPr>
              <w:fldChar w:fldCharType="separate"/>
            </w:r>
            <w:r>
              <w:rPr>
                <w:noProof/>
              </w:rPr>
              <w:t>143</w:t>
            </w:r>
            <w:r>
              <w:rPr>
                <w:noProof/>
              </w:rPr>
              <w:fldChar w:fldCharType="end"/>
            </w:r>
          </w:hyperlink>
        </w:p>
        <w:p w14:paraId="5AEBDE99" w14:textId="4DE8F6F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7" w:history="1">
            <w:r>
              <w:rPr>
                <w:rStyle w:val="Hipervnculo"/>
                <w:noProof/>
              </w:rPr>
              <w:t>15.7 Cifrado en reposo</w:t>
            </w:r>
            <w:r>
              <w:rPr>
                <w:noProof/>
              </w:rPr>
              <w:tab/>
            </w:r>
            <w:r>
              <w:rPr>
                <w:noProof/>
              </w:rPr>
              <w:fldChar w:fldCharType="begin"/>
            </w:r>
            <w:r>
              <w:rPr>
                <w:noProof/>
              </w:rPr>
              <w:instrText xml:space="preserve"> PAGEREF _Toc226041997 \h </w:instrText>
            </w:r>
            <w:r>
              <w:rPr>
                <w:noProof/>
              </w:rPr>
            </w:r>
            <w:r>
              <w:rPr>
                <w:noProof/>
              </w:rPr>
              <w:fldChar w:fldCharType="separate"/>
            </w:r>
            <w:r>
              <w:rPr>
                <w:noProof/>
              </w:rPr>
              <w:t>145</w:t>
            </w:r>
            <w:r>
              <w:rPr>
                <w:noProof/>
              </w:rPr>
              <w:fldChar w:fldCharType="end"/>
            </w:r>
          </w:hyperlink>
        </w:p>
        <w:p w14:paraId="25C77BE2" w14:textId="0464733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8" w:history="1">
            <w:r>
              <w:rPr>
                <w:rStyle w:val="Hipervnculo"/>
                <w:noProof/>
              </w:rPr>
              <w:t>15.8 Gestión de credenciales SSH y secretos</w:t>
            </w:r>
            <w:r>
              <w:rPr>
                <w:noProof/>
              </w:rPr>
              <w:tab/>
            </w:r>
            <w:r>
              <w:rPr>
                <w:noProof/>
              </w:rPr>
              <w:fldChar w:fldCharType="begin"/>
            </w:r>
            <w:r>
              <w:rPr>
                <w:noProof/>
              </w:rPr>
              <w:instrText xml:space="preserve"> PAGEREF _Toc226041998 \h </w:instrText>
            </w:r>
            <w:r>
              <w:rPr>
                <w:noProof/>
              </w:rPr>
            </w:r>
            <w:r>
              <w:rPr>
                <w:noProof/>
              </w:rPr>
              <w:fldChar w:fldCharType="separate"/>
            </w:r>
            <w:r>
              <w:rPr>
                <w:noProof/>
              </w:rPr>
              <w:t>145</w:t>
            </w:r>
            <w:r>
              <w:rPr>
                <w:noProof/>
              </w:rPr>
              <w:fldChar w:fldCharType="end"/>
            </w:r>
          </w:hyperlink>
        </w:p>
        <w:p w14:paraId="70E860F2" w14:textId="01DBACB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1999" w:history="1">
            <w:r>
              <w:rPr>
                <w:rStyle w:val="Hipervnculo"/>
                <w:noProof/>
              </w:rPr>
              <w:t>15.9 Seguridad en desarrollo</w:t>
            </w:r>
            <w:r>
              <w:rPr>
                <w:noProof/>
              </w:rPr>
              <w:tab/>
            </w:r>
            <w:r>
              <w:rPr>
                <w:noProof/>
              </w:rPr>
              <w:fldChar w:fldCharType="begin"/>
            </w:r>
            <w:r>
              <w:rPr>
                <w:noProof/>
              </w:rPr>
              <w:instrText xml:space="preserve"> PAGEREF _Toc226041999 \h </w:instrText>
            </w:r>
            <w:r>
              <w:rPr>
                <w:noProof/>
              </w:rPr>
            </w:r>
            <w:r>
              <w:rPr>
                <w:noProof/>
              </w:rPr>
              <w:fldChar w:fldCharType="separate"/>
            </w:r>
            <w:r>
              <w:rPr>
                <w:noProof/>
              </w:rPr>
              <w:t>147</w:t>
            </w:r>
            <w:r>
              <w:rPr>
                <w:noProof/>
              </w:rPr>
              <w:fldChar w:fldCharType="end"/>
            </w:r>
          </w:hyperlink>
        </w:p>
        <w:p w14:paraId="1DDC0792" w14:textId="65928F2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0" w:history="1">
            <w:r>
              <w:rPr>
                <w:rStyle w:val="Hipervnculo"/>
                <w:noProof/>
              </w:rPr>
              <w:t>15.10 Auditoría, trazabilidad y logging</w:t>
            </w:r>
            <w:r>
              <w:rPr>
                <w:noProof/>
              </w:rPr>
              <w:tab/>
            </w:r>
            <w:r>
              <w:rPr>
                <w:noProof/>
              </w:rPr>
              <w:fldChar w:fldCharType="begin"/>
            </w:r>
            <w:r>
              <w:rPr>
                <w:noProof/>
              </w:rPr>
              <w:instrText xml:space="preserve"> PAGEREF _Toc226042000 \h </w:instrText>
            </w:r>
            <w:r>
              <w:rPr>
                <w:noProof/>
              </w:rPr>
            </w:r>
            <w:r>
              <w:rPr>
                <w:noProof/>
              </w:rPr>
              <w:fldChar w:fldCharType="separate"/>
            </w:r>
            <w:r>
              <w:rPr>
                <w:noProof/>
              </w:rPr>
              <w:t>147</w:t>
            </w:r>
            <w:r>
              <w:rPr>
                <w:noProof/>
              </w:rPr>
              <w:fldChar w:fldCharType="end"/>
            </w:r>
          </w:hyperlink>
        </w:p>
        <w:p w14:paraId="1D1B35FF" w14:textId="4D86D51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1" w:history="1">
            <w:r>
              <w:rPr>
                <w:rStyle w:val="Hipervnculo"/>
                <w:noProof/>
              </w:rPr>
              <w:t>15.11 Cumplimiento normativo</w:t>
            </w:r>
            <w:r>
              <w:rPr>
                <w:noProof/>
              </w:rPr>
              <w:tab/>
            </w:r>
            <w:r>
              <w:rPr>
                <w:noProof/>
              </w:rPr>
              <w:fldChar w:fldCharType="begin"/>
            </w:r>
            <w:r>
              <w:rPr>
                <w:noProof/>
              </w:rPr>
              <w:instrText xml:space="preserve"> PAGEREF _Toc226042001 \h </w:instrText>
            </w:r>
            <w:r>
              <w:rPr>
                <w:noProof/>
              </w:rPr>
            </w:r>
            <w:r>
              <w:rPr>
                <w:noProof/>
              </w:rPr>
              <w:fldChar w:fldCharType="separate"/>
            </w:r>
            <w:r>
              <w:rPr>
                <w:noProof/>
              </w:rPr>
              <w:t>149</w:t>
            </w:r>
            <w:r>
              <w:rPr>
                <w:noProof/>
              </w:rPr>
              <w:fldChar w:fldCharType="end"/>
            </w:r>
          </w:hyperlink>
        </w:p>
        <w:p w14:paraId="37F335D4" w14:textId="0B94B0E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2" w:history="1">
            <w:r>
              <w:rPr>
                <w:rStyle w:val="Hipervnculo"/>
                <w:noProof/>
                <w:lang w:val="en-US"/>
              </w:rPr>
              <w:t>15.12 Proceso de patching post-Go-Live</w:t>
            </w:r>
            <w:r>
              <w:rPr>
                <w:noProof/>
              </w:rPr>
              <w:tab/>
            </w:r>
            <w:r>
              <w:rPr>
                <w:noProof/>
              </w:rPr>
              <w:fldChar w:fldCharType="begin"/>
            </w:r>
            <w:r>
              <w:rPr>
                <w:noProof/>
              </w:rPr>
              <w:instrText xml:space="preserve"> PAGEREF _Toc226042002 \h </w:instrText>
            </w:r>
            <w:r>
              <w:rPr>
                <w:noProof/>
              </w:rPr>
            </w:r>
            <w:r>
              <w:rPr>
                <w:noProof/>
              </w:rPr>
              <w:fldChar w:fldCharType="separate"/>
            </w:r>
            <w:r>
              <w:rPr>
                <w:noProof/>
              </w:rPr>
              <w:t>149</w:t>
            </w:r>
            <w:r>
              <w:rPr>
                <w:noProof/>
              </w:rPr>
              <w:fldChar w:fldCharType="end"/>
            </w:r>
          </w:hyperlink>
        </w:p>
        <w:p w14:paraId="0864D6B8" w14:textId="2A8B64B5"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03" w:history="1">
            <w:r>
              <w:rPr>
                <w:rStyle w:val="Hipervnculo"/>
                <w:noProof/>
              </w:rPr>
              <w:t>16. OBSERVABILIDAD Y MONITOREO</w:t>
            </w:r>
            <w:r>
              <w:rPr>
                <w:noProof/>
              </w:rPr>
              <w:tab/>
            </w:r>
            <w:r>
              <w:rPr>
                <w:noProof/>
              </w:rPr>
              <w:fldChar w:fldCharType="begin"/>
            </w:r>
            <w:r>
              <w:rPr>
                <w:noProof/>
              </w:rPr>
              <w:instrText xml:space="preserve"> PAGEREF _Toc226042003 \h </w:instrText>
            </w:r>
            <w:r>
              <w:rPr>
                <w:noProof/>
              </w:rPr>
            </w:r>
            <w:r>
              <w:rPr>
                <w:noProof/>
              </w:rPr>
              <w:fldChar w:fldCharType="separate"/>
            </w:r>
            <w:r>
              <w:rPr>
                <w:noProof/>
              </w:rPr>
              <w:t>150</w:t>
            </w:r>
            <w:r>
              <w:rPr>
                <w:noProof/>
              </w:rPr>
              <w:fldChar w:fldCharType="end"/>
            </w:r>
          </w:hyperlink>
        </w:p>
        <w:p w14:paraId="1F8DF603" w14:textId="51CB0A1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4" w:history="1">
            <w:r>
              <w:rPr>
                <w:rStyle w:val="Hipervnculo"/>
                <w:noProof/>
              </w:rPr>
              <w:t>16.1 Estrategia de observabilidad</w:t>
            </w:r>
            <w:r>
              <w:rPr>
                <w:noProof/>
              </w:rPr>
              <w:tab/>
            </w:r>
            <w:r>
              <w:rPr>
                <w:noProof/>
              </w:rPr>
              <w:fldChar w:fldCharType="begin"/>
            </w:r>
            <w:r>
              <w:rPr>
                <w:noProof/>
              </w:rPr>
              <w:instrText xml:space="preserve"> PAGEREF _Toc226042004 \h </w:instrText>
            </w:r>
            <w:r>
              <w:rPr>
                <w:noProof/>
              </w:rPr>
            </w:r>
            <w:r>
              <w:rPr>
                <w:noProof/>
              </w:rPr>
              <w:fldChar w:fldCharType="separate"/>
            </w:r>
            <w:r>
              <w:rPr>
                <w:noProof/>
              </w:rPr>
              <w:t>150</w:t>
            </w:r>
            <w:r>
              <w:rPr>
                <w:noProof/>
              </w:rPr>
              <w:fldChar w:fldCharType="end"/>
            </w:r>
          </w:hyperlink>
        </w:p>
        <w:p w14:paraId="2423882A" w14:textId="5985E9A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5" w:history="1">
            <w:r>
              <w:rPr>
                <w:rStyle w:val="Hipervnculo"/>
                <w:noProof/>
              </w:rPr>
              <w:t>16.2 Instrumentación APM (Dynatrace)</w:t>
            </w:r>
            <w:r>
              <w:rPr>
                <w:noProof/>
              </w:rPr>
              <w:tab/>
            </w:r>
            <w:r>
              <w:rPr>
                <w:noProof/>
              </w:rPr>
              <w:fldChar w:fldCharType="begin"/>
            </w:r>
            <w:r>
              <w:rPr>
                <w:noProof/>
              </w:rPr>
              <w:instrText xml:space="preserve"> PAGEREF _Toc226042005 \h </w:instrText>
            </w:r>
            <w:r>
              <w:rPr>
                <w:noProof/>
              </w:rPr>
            </w:r>
            <w:r>
              <w:rPr>
                <w:noProof/>
              </w:rPr>
              <w:fldChar w:fldCharType="separate"/>
            </w:r>
            <w:r>
              <w:rPr>
                <w:noProof/>
              </w:rPr>
              <w:t>152</w:t>
            </w:r>
            <w:r>
              <w:rPr>
                <w:noProof/>
              </w:rPr>
              <w:fldChar w:fldCharType="end"/>
            </w:r>
          </w:hyperlink>
        </w:p>
        <w:p w14:paraId="022B7A25" w14:textId="14266B1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6" w:history="1">
            <w:r>
              <w:rPr>
                <w:rStyle w:val="Hipervnculo"/>
                <w:noProof/>
              </w:rPr>
              <w:t>16.3 Métricas de negocio y técnicas</w:t>
            </w:r>
            <w:r>
              <w:rPr>
                <w:noProof/>
              </w:rPr>
              <w:tab/>
            </w:r>
            <w:r>
              <w:rPr>
                <w:noProof/>
              </w:rPr>
              <w:fldChar w:fldCharType="begin"/>
            </w:r>
            <w:r>
              <w:rPr>
                <w:noProof/>
              </w:rPr>
              <w:instrText xml:space="preserve"> PAGEREF _Toc226042006 \h </w:instrText>
            </w:r>
            <w:r>
              <w:rPr>
                <w:noProof/>
              </w:rPr>
            </w:r>
            <w:r>
              <w:rPr>
                <w:noProof/>
              </w:rPr>
              <w:fldChar w:fldCharType="separate"/>
            </w:r>
            <w:r>
              <w:rPr>
                <w:noProof/>
              </w:rPr>
              <w:t>152</w:t>
            </w:r>
            <w:r>
              <w:rPr>
                <w:noProof/>
              </w:rPr>
              <w:fldChar w:fldCharType="end"/>
            </w:r>
          </w:hyperlink>
        </w:p>
        <w:p w14:paraId="58F98A79" w14:textId="5F207DF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07" w:history="1">
            <w:r>
              <w:rPr>
                <w:rStyle w:val="Hipervnculo"/>
                <w:noProof/>
              </w:rPr>
              <w:t>16.3.1 Métricas de negocio</w:t>
            </w:r>
            <w:r>
              <w:rPr>
                <w:noProof/>
              </w:rPr>
              <w:tab/>
            </w:r>
            <w:r>
              <w:rPr>
                <w:noProof/>
              </w:rPr>
              <w:fldChar w:fldCharType="begin"/>
            </w:r>
            <w:r>
              <w:rPr>
                <w:noProof/>
              </w:rPr>
              <w:instrText xml:space="preserve"> PAGEREF _Toc226042007 \h </w:instrText>
            </w:r>
            <w:r>
              <w:rPr>
                <w:noProof/>
              </w:rPr>
            </w:r>
            <w:r>
              <w:rPr>
                <w:noProof/>
              </w:rPr>
              <w:fldChar w:fldCharType="separate"/>
            </w:r>
            <w:r>
              <w:rPr>
                <w:noProof/>
              </w:rPr>
              <w:t>152</w:t>
            </w:r>
            <w:r>
              <w:rPr>
                <w:noProof/>
              </w:rPr>
              <w:fldChar w:fldCharType="end"/>
            </w:r>
          </w:hyperlink>
        </w:p>
        <w:p w14:paraId="7842242A" w14:textId="4985DC27"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08" w:history="1">
            <w:r>
              <w:rPr>
                <w:rStyle w:val="Hipervnculo"/>
                <w:noProof/>
              </w:rPr>
              <w:t>16.3.2 Métricas técnicas</w:t>
            </w:r>
            <w:r>
              <w:rPr>
                <w:noProof/>
              </w:rPr>
              <w:tab/>
            </w:r>
            <w:r>
              <w:rPr>
                <w:noProof/>
              </w:rPr>
              <w:fldChar w:fldCharType="begin"/>
            </w:r>
            <w:r>
              <w:rPr>
                <w:noProof/>
              </w:rPr>
              <w:instrText xml:space="preserve"> PAGEREF _Toc226042008 \h </w:instrText>
            </w:r>
            <w:r>
              <w:rPr>
                <w:noProof/>
              </w:rPr>
            </w:r>
            <w:r>
              <w:rPr>
                <w:noProof/>
              </w:rPr>
              <w:fldChar w:fldCharType="separate"/>
            </w:r>
            <w:r>
              <w:rPr>
                <w:noProof/>
              </w:rPr>
              <w:t>153</w:t>
            </w:r>
            <w:r>
              <w:rPr>
                <w:noProof/>
              </w:rPr>
              <w:fldChar w:fldCharType="end"/>
            </w:r>
          </w:hyperlink>
        </w:p>
        <w:p w14:paraId="1C7258CB" w14:textId="6A7E70B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09" w:history="1">
            <w:r>
              <w:rPr>
                <w:rStyle w:val="Hipervnculo"/>
                <w:noProof/>
              </w:rPr>
              <w:t>16.4 Logging estructurado y trazabilidad de transacciones</w:t>
            </w:r>
            <w:r>
              <w:rPr>
                <w:noProof/>
              </w:rPr>
              <w:tab/>
            </w:r>
            <w:r>
              <w:rPr>
                <w:noProof/>
              </w:rPr>
              <w:fldChar w:fldCharType="begin"/>
            </w:r>
            <w:r>
              <w:rPr>
                <w:noProof/>
              </w:rPr>
              <w:instrText xml:space="preserve"> PAGEREF _Toc226042009 \h </w:instrText>
            </w:r>
            <w:r>
              <w:rPr>
                <w:noProof/>
              </w:rPr>
            </w:r>
            <w:r>
              <w:rPr>
                <w:noProof/>
              </w:rPr>
              <w:fldChar w:fldCharType="separate"/>
            </w:r>
            <w:r>
              <w:rPr>
                <w:noProof/>
              </w:rPr>
              <w:t>154</w:t>
            </w:r>
            <w:r>
              <w:rPr>
                <w:noProof/>
              </w:rPr>
              <w:fldChar w:fldCharType="end"/>
            </w:r>
          </w:hyperlink>
        </w:p>
        <w:p w14:paraId="69C52F32" w14:textId="1F5E807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0" w:history="1">
            <w:r>
              <w:rPr>
                <w:rStyle w:val="Hipervnculo"/>
                <w:noProof/>
              </w:rPr>
              <w:t>16.5 Dashboards operacionales</w:t>
            </w:r>
            <w:r>
              <w:rPr>
                <w:noProof/>
              </w:rPr>
              <w:tab/>
            </w:r>
            <w:r>
              <w:rPr>
                <w:noProof/>
              </w:rPr>
              <w:fldChar w:fldCharType="begin"/>
            </w:r>
            <w:r>
              <w:rPr>
                <w:noProof/>
              </w:rPr>
              <w:instrText xml:space="preserve"> PAGEREF _Toc226042010 \h </w:instrText>
            </w:r>
            <w:r>
              <w:rPr>
                <w:noProof/>
              </w:rPr>
            </w:r>
            <w:r>
              <w:rPr>
                <w:noProof/>
              </w:rPr>
              <w:fldChar w:fldCharType="separate"/>
            </w:r>
            <w:r>
              <w:rPr>
                <w:noProof/>
              </w:rPr>
              <w:t>154</w:t>
            </w:r>
            <w:r>
              <w:rPr>
                <w:noProof/>
              </w:rPr>
              <w:fldChar w:fldCharType="end"/>
            </w:r>
          </w:hyperlink>
        </w:p>
        <w:p w14:paraId="4CB08DFF" w14:textId="614A6EA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1" w:history="1">
            <w:r>
              <w:rPr>
                <w:rStyle w:val="Hipervnculo"/>
                <w:noProof/>
              </w:rPr>
              <w:t>16.6 SLIs / SLOs / SLAs</w:t>
            </w:r>
            <w:r>
              <w:rPr>
                <w:noProof/>
              </w:rPr>
              <w:tab/>
            </w:r>
            <w:r>
              <w:rPr>
                <w:noProof/>
              </w:rPr>
              <w:fldChar w:fldCharType="begin"/>
            </w:r>
            <w:r>
              <w:rPr>
                <w:noProof/>
              </w:rPr>
              <w:instrText xml:space="preserve"> PAGEREF _Toc226042011 \h </w:instrText>
            </w:r>
            <w:r>
              <w:rPr>
                <w:noProof/>
              </w:rPr>
            </w:r>
            <w:r>
              <w:rPr>
                <w:noProof/>
              </w:rPr>
              <w:fldChar w:fldCharType="separate"/>
            </w:r>
            <w:r>
              <w:rPr>
                <w:noProof/>
              </w:rPr>
              <w:t>156</w:t>
            </w:r>
            <w:r>
              <w:rPr>
                <w:noProof/>
              </w:rPr>
              <w:fldChar w:fldCharType="end"/>
            </w:r>
          </w:hyperlink>
        </w:p>
        <w:p w14:paraId="2C443AA4" w14:textId="66856DE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2" w:history="1">
            <w:r>
              <w:rPr>
                <w:rStyle w:val="Hipervnculo"/>
                <w:noProof/>
              </w:rPr>
              <w:t>16.7 Monitoreo de Web Contingencia Cero</w:t>
            </w:r>
            <w:r>
              <w:rPr>
                <w:noProof/>
              </w:rPr>
              <w:tab/>
            </w:r>
            <w:r>
              <w:rPr>
                <w:noProof/>
              </w:rPr>
              <w:fldChar w:fldCharType="begin"/>
            </w:r>
            <w:r>
              <w:rPr>
                <w:noProof/>
              </w:rPr>
              <w:instrText xml:space="preserve"> PAGEREF _Toc226042012 \h </w:instrText>
            </w:r>
            <w:r>
              <w:rPr>
                <w:noProof/>
              </w:rPr>
            </w:r>
            <w:r>
              <w:rPr>
                <w:noProof/>
              </w:rPr>
              <w:fldChar w:fldCharType="separate"/>
            </w:r>
            <w:r>
              <w:rPr>
                <w:noProof/>
              </w:rPr>
              <w:t>158</w:t>
            </w:r>
            <w:r>
              <w:rPr>
                <w:noProof/>
              </w:rPr>
              <w:fldChar w:fldCharType="end"/>
            </w:r>
          </w:hyperlink>
        </w:p>
        <w:p w14:paraId="508A7899" w14:textId="3BC313E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3" w:history="1">
            <w:r>
              <w:rPr>
                <w:rStyle w:val="Hipervnculo"/>
                <w:noProof/>
              </w:rPr>
              <w:t>16.8 Alertas de anomalías de negocio</w:t>
            </w:r>
            <w:r>
              <w:rPr>
                <w:noProof/>
              </w:rPr>
              <w:tab/>
            </w:r>
            <w:r>
              <w:rPr>
                <w:noProof/>
              </w:rPr>
              <w:fldChar w:fldCharType="begin"/>
            </w:r>
            <w:r>
              <w:rPr>
                <w:noProof/>
              </w:rPr>
              <w:instrText xml:space="preserve"> PAGEREF _Toc226042013 \h </w:instrText>
            </w:r>
            <w:r>
              <w:rPr>
                <w:noProof/>
              </w:rPr>
            </w:r>
            <w:r>
              <w:rPr>
                <w:noProof/>
              </w:rPr>
              <w:fldChar w:fldCharType="separate"/>
            </w:r>
            <w:r>
              <w:rPr>
                <w:noProof/>
              </w:rPr>
              <w:t>158</w:t>
            </w:r>
            <w:r>
              <w:rPr>
                <w:noProof/>
              </w:rPr>
              <w:fldChar w:fldCharType="end"/>
            </w:r>
          </w:hyperlink>
        </w:p>
        <w:p w14:paraId="6B41694F" w14:textId="3784F7D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4" w:history="1">
            <w:r>
              <w:rPr>
                <w:rStyle w:val="Hipervnculo"/>
                <w:noProof/>
              </w:rPr>
              <w:t>16.9 Costo y licenciamiento Dynatrace</w:t>
            </w:r>
            <w:r>
              <w:rPr>
                <w:noProof/>
              </w:rPr>
              <w:tab/>
            </w:r>
            <w:r>
              <w:rPr>
                <w:noProof/>
              </w:rPr>
              <w:fldChar w:fldCharType="begin"/>
            </w:r>
            <w:r>
              <w:rPr>
                <w:noProof/>
              </w:rPr>
              <w:instrText xml:space="preserve"> PAGEREF _Toc226042014 \h </w:instrText>
            </w:r>
            <w:r>
              <w:rPr>
                <w:noProof/>
              </w:rPr>
            </w:r>
            <w:r>
              <w:rPr>
                <w:noProof/>
              </w:rPr>
              <w:fldChar w:fldCharType="separate"/>
            </w:r>
            <w:r>
              <w:rPr>
                <w:noProof/>
              </w:rPr>
              <w:t>158</w:t>
            </w:r>
            <w:r>
              <w:rPr>
                <w:noProof/>
              </w:rPr>
              <w:fldChar w:fldCharType="end"/>
            </w:r>
          </w:hyperlink>
        </w:p>
        <w:p w14:paraId="4771F2D6" w14:textId="5A2D0F16"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15" w:history="1">
            <w:r>
              <w:rPr>
                <w:rStyle w:val="Hipervnculo"/>
                <w:noProof/>
              </w:rPr>
              <w:t>17. DISPONIBILIDAD, ESCALABILIDAD Y RENDIMIENTO</w:t>
            </w:r>
            <w:r>
              <w:rPr>
                <w:noProof/>
              </w:rPr>
              <w:tab/>
            </w:r>
            <w:r>
              <w:rPr>
                <w:noProof/>
              </w:rPr>
              <w:fldChar w:fldCharType="begin"/>
            </w:r>
            <w:r>
              <w:rPr>
                <w:noProof/>
              </w:rPr>
              <w:instrText xml:space="preserve"> PAGEREF _Toc226042015 \h </w:instrText>
            </w:r>
            <w:r>
              <w:rPr>
                <w:noProof/>
              </w:rPr>
            </w:r>
            <w:r>
              <w:rPr>
                <w:noProof/>
              </w:rPr>
              <w:fldChar w:fldCharType="separate"/>
            </w:r>
            <w:r>
              <w:rPr>
                <w:noProof/>
              </w:rPr>
              <w:t>158</w:t>
            </w:r>
            <w:r>
              <w:rPr>
                <w:noProof/>
              </w:rPr>
              <w:fldChar w:fldCharType="end"/>
            </w:r>
          </w:hyperlink>
        </w:p>
        <w:p w14:paraId="797DCE63" w14:textId="1A1E337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6" w:history="1">
            <w:r>
              <w:rPr>
                <w:rStyle w:val="Hipervnculo"/>
                <w:noProof/>
              </w:rPr>
              <w:t>17.1 SLA 99.9% de disponibilidad</w:t>
            </w:r>
            <w:r>
              <w:rPr>
                <w:noProof/>
              </w:rPr>
              <w:tab/>
            </w:r>
            <w:r>
              <w:rPr>
                <w:noProof/>
              </w:rPr>
              <w:fldChar w:fldCharType="begin"/>
            </w:r>
            <w:r>
              <w:rPr>
                <w:noProof/>
              </w:rPr>
              <w:instrText xml:space="preserve"> PAGEREF _Toc226042016 \h </w:instrText>
            </w:r>
            <w:r>
              <w:rPr>
                <w:noProof/>
              </w:rPr>
            </w:r>
            <w:r>
              <w:rPr>
                <w:noProof/>
              </w:rPr>
              <w:fldChar w:fldCharType="separate"/>
            </w:r>
            <w:r>
              <w:rPr>
                <w:noProof/>
              </w:rPr>
              <w:t>159</w:t>
            </w:r>
            <w:r>
              <w:rPr>
                <w:noProof/>
              </w:rPr>
              <w:fldChar w:fldCharType="end"/>
            </w:r>
          </w:hyperlink>
        </w:p>
        <w:p w14:paraId="6A639337" w14:textId="768222B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7" w:history="1">
            <w:r>
              <w:rPr>
                <w:rStyle w:val="Hipervnculo"/>
                <w:noProof/>
              </w:rPr>
              <w:t>17.2 RPO &lt; 1 hora, RTO &lt; 4 horas</w:t>
            </w:r>
            <w:r>
              <w:rPr>
                <w:noProof/>
              </w:rPr>
              <w:tab/>
            </w:r>
            <w:r>
              <w:rPr>
                <w:noProof/>
              </w:rPr>
              <w:fldChar w:fldCharType="begin"/>
            </w:r>
            <w:r>
              <w:rPr>
                <w:noProof/>
              </w:rPr>
              <w:instrText xml:space="preserve"> PAGEREF _Toc226042017 \h </w:instrText>
            </w:r>
            <w:r>
              <w:rPr>
                <w:noProof/>
              </w:rPr>
            </w:r>
            <w:r>
              <w:rPr>
                <w:noProof/>
              </w:rPr>
              <w:fldChar w:fldCharType="separate"/>
            </w:r>
            <w:r>
              <w:rPr>
                <w:noProof/>
              </w:rPr>
              <w:t>161</w:t>
            </w:r>
            <w:r>
              <w:rPr>
                <w:noProof/>
              </w:rPr>
              <w:fldChar w:fldCharType="end"/>
            </w:r>
          </w:hyperlink>
        </w:p>
        <w:p w14:paraId="09138A83" w14:textId="773BCCB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8" w:history="1">
            <w:r>
              <w:rPr>
                <w:rStyle w:val="Hipervnculo"/>
                <w:noProof/>
              </w:rPr>
              <w:t>17.3 Latencia de APIs &lt; 500 ms (P95)</w:t>
            </w:r>
            <w:r>
              <w:rPr>
                <w:noProof/>
              </w:rPr>
              <w:tab/>
            </w:r>
            <w:r>
              <w:rPr>
                <w:noProof/>
              </w:rPr>
              <w:fldChar w:fldCharType="begin"/>
            </w:r>
            <w:r>
              <w:rPr>
                <w:noProof/>
              </w:rPr>
              <w:instrText xml:space="preserve"> PAGEREF _Toc226042018 \h </w:instrText>
            </w:r>
            <w:r>
              <w:rPr>
                <w:noProof/>
              </w:rPr>
            </w:r>
            <w:r>
              <w:rPr>
                <w:noProof/>
              </w:rPr>
              <w:fldChar w:fldCharType="separate"/>
            </w:r>
            <w:r>
              <w:rPr>
                <w:noProof/>
              </w:rPr>
              <w:t>161</w:t>
            </w:r>
            <w:r>
              <w:rPr>
                <w:noProof/>
              </w:rPr>
              <w:fldChar w:fldCharType="end"/>
            </w:r>
          </w:hyperlink>
        </w:p>
        <w:p w14:paraId="4DB57BC9" w14:textId="56F618A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19" w:history="1">
            <w:r>
              <w:rPr>
                <w:rStyle w:val="Hipervnculo"/>
                <w:noProof/>
              </w:rPr>
              <w:t>17.4 Throughput: 20.000 transacciones por hora</w:t>
            </w:r>
            <w:r>
              <w:rPr>
                <w:noProof/>
              </w:rPr>
              <w:tab/>
            </w:r>
            <w:r>
              <w:rPr>
                <w:noProof/>
              </w:rPr>
              <w:fldChar w:fldCharType="begin"/>
            </w:r>
            <w:r>
              <w:rPr>
                <w:noProof/>
              </w:rPr>
              <w:instrText xml:space="preserve"> PAGEREF _Toc226042019 \h </w:instrText>
            </w:r>
            <w:r>
              <w:rPr>
                <w:noProof/>
              </w:rPr>
            </w:r>
            <w:r>
              <w:rPr>
                <w:noProof/>
              </w:rPr>
              <w:fldChar w:fldCharType="separate"/>
            </w:r>
            <w:r>
              <w:rPr>
                <w:noProof/>
              </w:rPr>
              <w:t>163</w:t>
            </w:r>
            <w:r>
              <w:rPr>
                <w:noProof/>
              </w:rPr>
              <w:fldChar w:fldCharType="end"/>
            </w:r>
          </w:hyperlink>
        </w:p>
        <w:p w14:paraId="465AB0B3" w14:textId="58327D0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0" w:history="1">
            <w:r>
              <w:rPr>
                <w:rStyle w:val="Hipervnculo"/>
                <w:noProof/>
              </w:rPr>
              <w:t>17.5 Alta disponibilidad Activo-Activo</w:t>
            </w:r>
            <w:r>
              <w:rPr>
                <w:noProof/>
              </w:rPr>
              <w:tab/>
            </w:r>
            <w:r>
              <w:rPr>
                <w:noProof/>
              </w:rPr>
              <w:fldChar w:fldCharType="begin"/>
            </w:r>
            <w:r>
              <w:rPr>
                <w:noProof/>
              </w:rPr>
              <w:instrText xml:space="preserve"> PAGEREF _Toc226042020 \h </w:instrText>
            </w:r>
            <w:r>
              <w:rPr>
                <w:noProof/>
              </w:rPr>
            </w:r>
            <w:r>
              <w:rPr>
                <w:noProof/>
              </w:rPr>
              <w:fldChar w:fldCharType="separate"/>
            </w:r>
            <w:r>
              <w:rPr>
                <w:noProof/>
              </w:rPr>
              <w:t>163</w:t>
            </w:r>
            <w:r>
              <w:rPr>
                <w:noProof/>
              </w:rPr>
              <w:fldChar w:fldCharType="end"/>
            </w:r>
          </w:hyperlink>
        </w:p>
        <w:p w14:paraId="2039A556" w14:textId="52CA1A9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1" w:history="1">
            <w:r>
              <w:rPr>
                <w:rStyle w:val="Hipervnculo"/>
                <w:noProof/>
              </w:rPr>
              <w:t>17.6 Escalamiento horizontal (Kubernetes)</w:t>
            </w:r>
            <w:r>
              <w:rPr>
                <w:noProof/>
              </w:rPr>
              <w:tab/>
            </w:r>
            <w:r>
              <w:rPr>
                <w:noProof/>
              </w:rPr>
              <w:fldChar w:fldCharType="begin"/>
            </w:r>
            <w:r>
              <w:rPr>
                <w:noProof/>
              </w:rPr>
              <w:instrText xml:space="preserve"> PAGEREF _Toc226042021 \h </w:instrText>
            </w:r>
            <w:r>
              <w:rPr>
                <w:noProof/>
              </w:rPr>
            </w:r>
            <w:r>
              <w:rPr>
                <w:noProof/>
              </w:rPr>
              <w:fldChar w:fldCharType="separate"/>
            </w:r>
            <w:r>
              <w:rPr>
                <w:noProof/>
              </w:rPr>
              <w:t>165</w:t>
            </w:r>
            <w:r>
              <w:rPr>
                <w:noProof/>
              </w:rPr>
              <w:fldChar w:fldCharType="end"/>
            </w:r>
          </w:hyperlink>
        </w:p>
        <w:p w14:paraId="5E8893B4" w14:textId="453B2751"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22" w:history="1">
            <w:r>
              <w:rPr>
                <w:rStyle w:val="Hipervnculo"/>
                <w:noProof/>
              </w:rPr>
              <w:t>17.6.1 Horizontal Pod Autoscaler (HPA)</w:t>
            </w:r>
            <w:r>
              <w:rPr>
                <w:noProof/>
              </w:rPr>
              <w:tab/>
            </w:r>
            <w:r>
              <w:rPr>
                <w:noProof/>
              </w:rPr>
              <w:fldChar w:fldCharType="begin"/>
            </w:r>
            <w:r>
              <w:rPr>
                <w:noProof/>
              </w:rPr>
              <w:instrText xml:space="preserve"> PAGEREF _Toc226042022 \h </w:instrText>
            </w:r>
            <w:r>
              <w:rPr>
                <w:noProof/>
              </w:rPr>
            </w:r>
            <w:r>
              <w:rPr>
                <w:noProof/>
              </w:rPr>
              <w:fldChar w:fldCharType="separate"/>
            </w:r>
            <w:r>
              <w:rPr>
                <w:noProof/>
              </w:rPr>
              <w:t>165</w:t>
            </w:r>
            <w:r>
              <w:rPr>
                <w:noProof/>
              </w:rPr>
              <w:fldChar w:fldCharType="end"/>
            </w:r>
          </w:hyperlink>
        </w:p>
        <w:p w14:paraId="38975AD3" w14:textId="4A6859B1"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23" w:history="1">
            <w:r>
              <w:rPr>
                <w:rStyle w:val="Hipervnculo"/>
                <w:noProof/>
              </w:rPr>
              <w:t>17.6.2 Escalamiento vertical y de infraestructura</w:t>
            </w:r>
            <w:r>
              <w:rPr>
                <w:noProof/>
              </w:rPr>
              <w:tab/>
            </w:r>
            <w:r>
              <w:rPr>
                <w:noProof/>
              </w:rPr>
              <w:fldChar w:fldCharType="begin"/>
            </w:r>
            <w:r>
              <w:rPr>
                <w:noProof/>
              </w:rPr>
              <w:instrText xml:space="preserve"> PAGEREF _Toc226042023 \h </w:instrText>
            </w:r>
            <w:r>
              <w:rPr>
                <w:noProof/>
              </w:rPr>
            </w:r>
            <w:r>
              <w:rPr>
                <w:noProof/>
              </w:rPr>
              <w:fldChar w:fldCharType="separate"/>
            </w:r>
            <w:r>
              <w:rPr>
                <w:noProof/>
              </w:rPr>
              <w:t>165</w:t>
            </w:r>
            <w:r>
              <w:rPr>
                <w:noProof/>
              </w:rPr>
              <w:fldChar w:fldCharType="end"/>
            </w:r>
          </w:hyperlink>
        </w:p>
        <w:p w14:paraId="218422DA" w14:textId="2E038F1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4" w:history="1">
            <w:r>
              <w:rPr>
                <w:rStyle w:val="Hipervnculo"/>
                <w:noProof/>
              </w:rPr>
              <w:t>17.7 Validación de rendimiento</w:t>
            </w:r>
            <w:r>
              <w:rPr>
                <w:noProof/>
              </w:rPr>
              <w:tab/>
            </w:r>
            <w:r>
              <w:rPr>
                <w:noProof/>
              </w:rPr>
              <w:fldChar w:fldCharType="begin"/>
            </w:r>
            <w:r>
              <w:rPr>
                <w:noProof/>
              </w:rPr>
              <w:instrText xml:space="preserve"> PAGEREF _Toc226042024 \h </w:instrText>
            </w:r>
            <w:r>
              <w:rPr>
                <w:noProof/>
              </w:rPr>
            </w:r>
            <w:r>
              <w:rPr>
                <w:noProof/>
              </w:rPr>
              <w:fldChar w:fldCharType="separate"/>
            </w:r>
            <w:r>
              <w:rPr>
                <w:noProof/>
              </w:rPr>
              <w:t>167</w:t>
            </w:r>
            <w:r>
              <w:rPr>
                <w:noProof/>
              </w:rPr>
              <w:fldChar w:fldCharType="end"/>
            </w:r>
          </w:hyperlink>
        </w:p>
        <w:p w14:paraId="6539C2A2" w14:textId="46B2E2E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5" w:history="1">
            <w:r>
              <w:rPr>
                <w:rStyle w:val="Hipervnculo"/>
                <w:noProof/>
              </w:rPr>
              <w:t>17.8 Circuit Breaker</w:t>
            </w:r>
            <w:r>
              <w:rPr>
                <w:noProof/>
              </w:rPr>
              <w:tab/>
            </w:r>
            <w:r>
              <w:rPr>
                <w:noProof/>
              </w:rPr>
              <w:fldChar w:fldCharType="begin"/>
            </w:r>
            <w:r>
              <w:rPr>
                <w:noProof/>
              </w:rPr>
              <w:instrText xml:space="preserve"> PAGEREF _Toc226042025 \h </w:instrText>
            </w:r>
            <w:r>
              <w:rPr>
                <w:noProof/>
              </w:rPr>
            </w:r>
            <w:r>
              <w:rPr>
                <w:noProof/>
              </w:rPr>
              <w:fldChar w:fldCharType="separate"/>
            </w:r>
            <w:r>
              <w:rPr>
                <w:noProof/>
              </w:rPr>
              <w:t>167</w:t>
            </w:r>
            <w:r>
              <w:rPr>
                <w:noProof/>
              </w:rPr>
              <w:fldChar w:fldCharType="end"/>
            </w:r>
          </w:hyperlink>
        </w:p>
        <w:p w14:paraId="73ECBEF4" w14:textId="24269A1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6" w:history="1">
            <w:r>
              <w:rPr>
                <w:rStyle w:val="Hipervnculo"/>
                <w:noProof/>
              </w:rPr>
              <w:t>17.9 Pruebas de resiliencia</w:t>
            </w:r>
            <w:r>
              <w:rPr>
                <w:noProof/>
              </w:rPr>
              <w:tab/>
            </w:r>
            <w:r>
              <w:rPr>
                <w:noProof/>
              </w:rPr>
              <w:fldChar w:fldCharType="begin"/>
            </w:r>
            <w:r>
              <w:rPr>
                <w:noProof/>
              </w:rPr>
              <w:instrText xml:space="preserve"> PAGEREF _Toc226042026 \h </w:instrText>
            </w:r>
            <w:r>
              <w:rPr>
                <w:noProof/>
              </w:rPr>
            </w:r>
            <w:r>
              <w:rPr>
                <w:noProof/>
              </w:rPr>
              <w:fldChar w:fldCharType="separate"/>
            </w:r>
            <w:r>
              <w:rPr>
                <w:noProof/>
              </w:rPr>
              <w:t>167</w:t>
            </w:r>
            <w:r>
              <w:rPr>
                <w:noProof/>
              </w:rPr>
              <w:fldChar w:fldCharType="end"/>
            </w:r>
          </w:hyperlink>
        </w:p>
        <w:p w14:paraId="5C668B61" w14:textId="7DA86734"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27" w:history="1">
            <w:r>
              <w:rPr>
                <w:rStyle w:val="Hipervnculo"/>
                <w:noProof/>
              </w:rPr>
              <w:t>18. CONTINUIDAD DEL NEGOCIO</w:t>
            </w:r>
            <w:r>
              <w:rPr>
                <w:noProof/>
              </w:rPr>
              <w:tab/>
            </w:r>
            <w:r>
              <w:rPr>
                <w:noProof/>
              </w:rPr>
              <w:fldChar w:fldCharType="begin"/>
            </w:r>
            <w:r>
              <w:rPr>
                <w:noProof/>
              </w:rPr>
              <w:instrText xml:space="preserve"> PAGEREF _Toc226042027 \h </w:instrText>
            </w:r>
            <w:r>
              <w:rPr>
                <w:noProof/>
              </w:rPr>
            </w:r>
            <w:r>
              <w:rPr>
                <w:noProof/>
              </w:rPr>
              <w:fldChar w:fldCharType="separate"/>
            </w:r>
            <w:r>
              <w:rPr>
                <w:noProof/>
              </w:rPr>
              <w:t>167</w:t>
            </w:r>
            <w:r>
              <w:rPr>
                <w:noProof/>
              </w:rPr>
              <w:fldChar w:fldCharType="end"/>
            </w:r>
          </w:hyperlink>
        </w:p>
        <w:p w14:paraId="64FDE213" w14:textId="5DCA8B0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8" w:history="1">
            <w:r>
              <w:rPr>
                <w:rStyle w:val="Hipervnculo"/>
                <w:noProof/>
              </w:rPr>
              <w:t>18.1 Componentes críticos</w:t>
            </w:r>
            <w:r>
              <w:rPr>
                <w:noProof/>
              </w:rPr>
              <w:tab/>
            </w:r>
            <w:r>
              <w:rPr>
                <w:noProof/>
              </w:rPr>
              <w:fldChar w:fldCharType="begin"/>
            </w:r>
            <w:r>
              <w:rPr>
                <w:noProof/>
              </w:rPr>
              <w:instrText xml:space="preserve"> PAGEREF _Toc226042028 \h </w:instrText>
            </w:r>
            <w:r>
              <w:rPr>
                <w:noProof/>
              </w:rPr>
            </w:r>
            <w:r>
              <w:rPr>
                <w:noProof/>
              </w:rPr>
              <w:fldChar w:fldCharType="separate"/>
            </w:r>
            <w:r>
              <w:rPr>
                <w:noProof/>
              </w:rPr>
              <w:t>168</w:t>
            </w:r>
            <w:r>
              <w:rPr>
                <w:noProof/>
              </w:rPr>
              <w:fldChar w:fldCharType="end"/>
            </w:r>
          </w:hyperlink>
        </w:p>
        <w:p w14:paraId="7AD6EAEF" w14:textId="05452FE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29" w:history="1">
            <w:r>
              <w:rPr>
                <w:rStyle w:val="Hipervnculo"/>
                <w:noProof/>
              </w:rPr>
              <w:t>18.2 Estrategia de Disaster Recovery</w:t>
            </w:r>
            <w:r>
              <w:rPr>
                <w:noProof/>
              </w:rPr>
              <w:tab/>
            </w:r>
            <w:r>
              <w:rPr>
                <w:noProof/>
              </w:rPr>
              <w:fldChar w:fldCharType="begin"/>
            </w:r>
            <w:r>
              <w:rPr>
                <w:noProof/>
              </w:rPr>
              <w:instrText xml:space="preserve"> PAGEREF _Toc226042029 \h </w:instrText>
            </w:r>
            <w:r>
              <w:rPr>
                <w:noProof/>
              </w:rPr>
            </w:r>
            <w:r>
              <w:rPr>
                <w:noProof/>
              </w:rPr>
              <w:fldChar w:fldCharType="separate"/>
            </w:r>
            <w:r>
              <w:rPr>
                <w:noProof/>
              </w:rPr>
              <w:t>169</w:t>
            </w:r>
            <w:r>
              <w:rPr>
                <w:noProof/>
              </w:rPr>
              <w:fldChar w:fldCharType="end"/>
            </w:r>
          </w:hyperlink>
        </w:p>
        <w:p w14:paraId="21FFD294" w14:textId="51D74676"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30" w:history="1">
            <w:r>
              <w:rPr>
                <w:rStyle w:val="Hipervnculo"/>
                <w:noProof/>
              </w:rPr>
              <w:t>Nivel 1 — Falla de componente individual</w:t>
            </w:r>
            <w:r>
              <w:rPr>
                <w:noProof/>
              </w:rPr>
              <w:tab/>
            </w:r>
            <w:r>
              <w:rPr>
                <w:noProof/>
              </w:rPr>
              <w:fldChar w:fldCharType="begin"/>
            </w:r>
            <w:r>
              <w:rPr>
                <w:noProof/>
              </w:rPr>
              <w:instrText xml:space="preserve"> PAGEREF _Toc226042030 \h </w:instrText>
            </w:r>
            <w:r>
              <w:rPr>
                <w:noProof/>
              </w:rPr>
            </w:r>
            <w:r>
              <w:rPr>
                <w:noProof/>
              </w:rPr>
              <w:fldChar w:fldCharType="separate"/>
            </w:r>
            <w:r>
              <w:rPr>
                <w:noProof/>
              </w:rPr>
              <w:t>169</w:t>
            </w:r>
            <w:r>
              <w:rPr>
                <w:noProof/>
              </w:rPr>
              <w:fldChar w:fldCharType="end"/>
            </w:r>
          </w:hyperlink>
        </w:p>
        <w:p w14:paraId="6E3E4610" w14:textId="6BFD4311"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31" w:history="1">
            <w:r>
              <w:rPr>
                <w:rStyle w:val="Hipervnculo"/>
                <w:noProof/>
              </w:rPr>
              <w:t>Nivel 2 — Falla de capa completa</w:t>
            </w:r>
            <w:r>
              <w:rPr>
                <w:noProof/>
              </w:rPr>
              <w:tab/>
            </w:r>
            <w:r>
              <w:rPr>
                <w:noProof/>
              </w:rPr>
              <w:fldChar w:fldCharType="begin"/>
            </w:r>
            <w:r>
              <w:rPr>
                <w:noProof/>
              </w:rPr>
              <w:instrText xml:space="preserve"> PAGEREF _Toc226042031 \h </w:instrText>
            </w:r>
            <w:r>
              <w:rPr>
                <w:noProof/>
              </w:rPr>
            </w:r>
            <w:r>
              <w:rPr>
                <w:noProof/>
              </w:rPr>
              <w:fldChar w:fldCharType="separate"/>
            </w:r>
            <w:r>
              <w:rPr>
                <w:noProof/>
              </w:rPr>
              <w:t>169</w:t>
            </w:r>
            <w:r>
              <w:rPr>
                <w:noProof/>
              </w:rPr>
              <w:fldChar w:fldCharType="end"/>
            </w:r>
          </w:hyperlink>
        </w:p>
        <w:p w14:paraId="6612CCE5" w14:textId="7AEBEAA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32" w:history="1">
            <w:r>
              <w:rPr>
                <w:rStyle w:val="Hipervnculo"/>
                <w:noProof/>
              </w:rPr>
              <w:t>Nivel 3 — Falla catastrófica del datacenter</w:t>
            </w:r>
            <w:r>
              <w:rPr>
                <w:noProof/>
              </w:rPr>
              <w:tab/>
            </w:r>
            <w:r>
              <w:rPr>
                <w:noProof/>
              </w:rPr>
              <w:fldChar w:fldCharType="begin"/>
            </w:r>
            <w:r>
              <w:rPr>
                <w:noProof/>
              </w:rPr>
              <w:instrText xml:space="preserve"> PAGEREF _Toc226042032 \h </w:instrText>
            </w:r>
            <w:r>
              <w:rPr>
                <w:noProof/>
              </w:rPr>
            </w:r>
            <w:r>
              <w:rPr>
                <w:noProof/>
              </w:rPr>
              <w:fldChar w:fldCharType="separate"/>
            </w:r>
            <w:r>
              <w:rPr>
                <w:noProof/>
              </w:rPr>
              <w:t>169</w:t>
            </w:r>
            <w:r>
              <w:rPr>
                <w:noProof/>
              </w:rPr>
              <w:fldChar w:fldCharType="end"/>
            </w:r>
          </w:hyperlink>
        </w:p>
        <w:p w14:paraId="7A4B5B68" w14:textId="0AF7CB6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33" w:history="1">
            <w:r>
              <w:rPr>
                <w:rStyle w:val="Hipervnculo"/>
                <w:noProof/>
              </w:rPr>
              <w:t>18.3 Estrategia de backup por componente</w:t>
            </w:r>
            <w:r>
              <w:rPr>
                <w:noProof/>
              </w:rPr>
              <w:tab/>
            </w:r>
            <w:r>
              <w:rPr>
                <w:noProof/>
              </w:rPr>
              <w:fldChar w:fldCharType="begin"/>
            </w:r>
            <w:r>
              <w:rPr>
                <w:noProof/>
              </w:rPr>
              <w:instrText xml:space="preserve"> PAGEREF _Toc226042033 \h </w:instrText>
            </w:r>
            <w:r>
              <w:rPr>
                <w:noProof/>
              </w:rPr>
            </w:r>
            <w:r>
              <w:rPr>
                <w:noProof/>
              </w:rPr>
              <w:fldChar w:fldCharType="separate"/>
            </w:r>
            <w:r>
              <w:rPr>
                <w:noProof/>
              </w:rPr>
              <w:t>169</w:t>
            </w:r>
            <w:r>
              <w:rPr>
                <w:noProof/>
              </w:rPr>
              <w:fldChar w:fldCharType="end"/>
            </w:r>
          </w:hyperlink>
        </w:p>
        <w:p w14:paraId="37FEAC67" w14:textId="4C27AFF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34" w:history="1">
            <w:r>
              <w:rPr>
                <w:rStyle w:val="Hipervnculo"/>
                <w:noProof/>
              </w:rPr>
              <w:t>18.4 Plan de rollback por fase del proyecto</w:t>
            </w:r>
            <w:r>
              <w:rPr>
                <w:noProof/>
              </w:rPr>
              <w:tab/>
            </w:r>
            <w:r>
              <w:rPr>
                <w:noProof/>
              </w:rPr>
              <w:fldChar w:fldCharType="begin"/>
            </w:r>
            <w:r>
              <w:rPr>
                <w:noProof/>
              </w:rPr>
              <w:instrText xml:space="preserve"> PAGEREF _Toc226042034 \h </w:instrText>
            </w:r>
            <w:r>
              <w:rPr>
                <w:noProof/>
              </w:rPr>
            </w:r>
            <w:r>
              <w:rPr>
                <w:noProof/>
              </w:rPr>
              <w:fldChar w:fldCharType="separate"/>
            </w:r>
            <w:r>
              <w:rPr>
                <w:noProof/>
              </w:rPr>
              <w:t>171</w:t>
            </w:r>
            <w:r>
              <w:rPr>
                <w:noProof/>
              </w:rPr>
              <w:fldChar w:fldCharType="end"/>
            </w:r>
          </w:hyperlink>
        </w:p>
        <w:p w14:paraId="4028BC91" w14:textId="14FD546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35" w:history="1">
            <w:r>
              <w:rPr>
                <w:rStyle w:val="Hipervnculo"/>
                <w:noProof/>
              </w:rPr>
              <w:t>18.5 Criterios de activación de rollback</w:t>
            </w:r>
            <w:r>
              <w:rPr>
                <w:noProof/>
              </w:rPr>
              <w:tab/>
            </w:r>
            <w:r>
              <w:rPr>
                <w:noProof/>
              </w:rPr>
              <w:fldChar w:fldCharType="begin"/>
            </w:r>
            <w:r>
              <w:rPr>
                <w:noProof/>
              </w:rPr>
              <w:instrText xml:space="preserve"> PAGEREF _Toc226042035 \h </w:instrText>
            </w:r>
            <w:r>
              <w:rPr>
                <w:noProof/>
              </w:rPr>
            </w:r>
            <w:r>
              <w:rPr>
                <w:noProof/>
              </w:rPr>
              <w:fldChar w:fldCharType="separate"/>
            </w:r>
            <w:r>
              <w:rPr>
                <w:noProof/>
              </w:rPr>
              <w:t>172</w:t>
            </w:r>
            <w:r>
              <w:rPr>
                <w:noProof/>
              </w:rPr>
              <w:fldChar w:fldCharType="end"/>
            </w:r>
          </w:hyperlink>
        </w:p>
        <w:p w14:paraId="75D6D5A6" w14:textId="4BACBB69"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36" w:history="1">
            <w:r>
              <w:rPr>
                <w:rStyle w:val="Hipervnculo"/>
                <w:noProof/>
              </w:rPr>
              <w:t>Criterios de rollback inmediato (sin aprobación previa)</w:t>
            </w:r>
            <w:r>
              <w:rPr>
                <w:noProof/>
              </w:rPr>
              <w:tab/>
            </w:r>
            <w:r>
              <w:rPr>
                <w:noProof/>
              </w:rPr>
              <w:fldChar w:fldCharType="begin"/>
            </w:r>
            <w:r>
              <w:rPr>
                <w:noProof/>
              </w:rPr>
              <w:instrText xml:space="preserve"> PAGEREF _Toc226042036 \h </w:instrText>
            </w:r>
            <w:r>
              <w:rPr>
                <w:noProof/>
              </w:rPr>
            </w:r>
            <w:r>
              <w:rPr>
                <w:noProof/>
              </w:rPr>
              <w:fldChar w:fldCharType="separate"/>
            </w:r>
            <w:r>
              <w:rPr>
                <w:noProof/>
              </w:rPr>
              <w:t>172</w:t>
            </w:r>
            <w:r>
              <w:rPr>
                <w:noProof/>
              </w:rPr>
              <w:fldChar w:fldCharType="end"/>
            </w:r>
          </w:hyperlink>
        </w:p>
        <w:p w14:paraId="4DCF2C60" w14:textId="2A46535D"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37" w:history="1">
            <w:r>
              <w:rPr>
                <w:rStyle w:val="Hipervnculo"/>
                <w:noProof/>
              </w:rPr>
              <w:t>Criterios de rollback con aprobación del Comité</w:t>
            </w:r>
            <w:r>
              <w:rPr>
                <w:noProof/>
              </w:rPr>
              <w:tab/>
            </w:r>
            <w:r>
              <w:rPr>
                <w:noProof/>
              </w:rPr>
              <w:fldChar w:fldCharType="begin"/>
            </w:r>
            <w:r>
              <w:rPr>
                <w:noProof/>
              </w:rPr>
              <w:instrText xml:space="preserve"> PAGEREF _Toc226042037 \h </w:instrText>
            </w:r>
            <w:r>
              <w:rPr>
                <w:noProof/>
              </w:rPr>
            </w:r>
            <w:r>
              <w:rPr>
                <w:noProof/>
              </w:rPr>
              <w:fldChar w:fldCharType="separate"/>
            </w:r>
            <w:r>
              <w:rPr>
                <w:noProof/>
              </w:rPr>
              <w:t>172</w:t>
            </w:r>
            <w:r>
              <w:rPr>
                <w:noProof/>
              </w:rPr>
              <w:fldChar w:fldCharType="end"/>
            </w:r>
          </w:hyperlink>
        </w:p>
        <w:p w14:paraId="1FE64E72" w14:textId="763FA6C9"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38" w:history="1">
            <w:r>
              <w:rPr>
                <w:rStyle w:val="Hipervnculo"/>
                <w:noProof/>
              </w:rPr>
              <w:t>Procedimiento de ejecución de rollback</w:t>
            </w:r>
            <w:r>
              <w:rPr>
                <w:noProof/>
              </w:rPr>
              <w:tab/>
            </w:r>
            <w:r>
              <w:rPr>
                <w:noProof/>
              </w:rPr>
              <w:fldChar w:fldCharType="begin"/>
            </w:r>
            <w:r>
              <w:rPr>
                <w:noProof/>
              </w:rPr>
              <w:instrText xml:space="preserve"> PAGEREF _Toc226042038 \h </w:instrText>
            </w:r>
            <w:r>
              <w:rPr>
                <w:noProof/>
              </w:rPr>
            </w:r>
            <w:r>
              <w:rPr>
                <w:noProof/>
              </w:rPr>
              <w:fldChar w:fldCharType="separate"/>
            </w:r>
            <w:r>
              <w:rPr>
                <w:noProof/>
              </w:rPr>
              <w:t>172</w:t>
            </w:r>
            <w:r>
              <w:rPr>
                <w:noProof/>
              </w:rPr>
              <w:fldChar w:fldCharType="end"/>
            </w:r>
          </w:hyperlink>
        </w:p>
        <w:p w14:paraId="615C30A5" w14:textId="10904D7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39" w:history="1">
            <w:r>
              <w:rPr>
                <w:rStyle w:val="Hipervnculo"/>
                <w:noProof/>
              </w:rPr>
              <w:t>18.6 Coexistencia BluePlanet / Komands durante migración</w:t>
            </w:r>
            <w:r>
              <w:rPr>
                <w:noProof/>
              </w:rPr>
              <w:tab/>
            </w:r>
            <w:r>
              <w:rPr>
                <w:noProof/>
              </w:rPr>
              <w:fldChar w:fldCharType="begin"/>
            </w:r>
            <w:r>
              <w:rPr>
                <w:noProof/>
              </w:rPr>
              <w:instrText xml:space="preserve"> PAGEREF _Toc226042039 \h </w:instrText>
            </w:r>
            <w:r>
              <w:rPr>
                <w:noProof/>
              </w:rPr>
            </w:r>
            <w:r>
              <w:rPr>
                <w:noProof/>
              </w:rPr>
              <w:fldChar w:fldCharType="separate"/>
            </w:r>
            <w:r>
              <w:rPr>
                <w:noProof/>
              </w:rPr>
              <w:t>173</w:t>
            </w:r>
            <w:r>
              <w:rPr>
                <w:noProof/>
              </w:rPr>
              <w:fldChar w:fldCharType="end"/>
            </w:r>
          </w:hyperlink>
        </w:p>
        <w:p w14:paraId="28C323DA" w14:textId="2554191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0" w:history="1">
            <w:r>
              <w:rPr>
                <w:rStyle w:val="Hipervnculo"/>
                <w:noProof/>
              </w:rPr>
              <w:t>18.7 Plan de comunicación hacia VNOs durante incidentes</w:t>
            </w:r>
            <w:r>
              <w:rPr>
                <w:noProof/>
              </w:rPr>
              <w:tab/>
            </w:r>
            <w:r>
              <w:rPr>
                <w:noProof/>
              </w:rPr>
              <w:fldChar w:fldCharType="begin"/>
            </w:r>
            <w:r>
              <w:rPr>
                <w:noProof/>
              </w:rPr>
              <w:instrText xml:space="preserve"> PAGEREF _Toc226042040 \h </w:instrText>
            </w:r>
            <w:r>
              <w:rPr>
                <w:noProof/>
              </w:rPr>
            </w:r>
            <w:r>
              <w:rPr>
                <w:noProof/>
              </w:rPr>
              <w:fldChar w:fldCharType="separate"/>
            </w:r>
            <w:r>
              <w:rPr>
                <w:noProof/>
              </w:rPr>
              <w:t>174</w:t>
            </w:r>
            <w:r>
              <w:rPr>
                <w:noProof/>
              </w:rPr>
              <w:fldChar w:fldCharType="end"/>
            </w:r>
          </w:hyperlink>
        </w:p>
        <w:p w14:paraId="614329FA" w14:textId="60D9DC8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1" w:history="1">
            <w:r>
              <w:rPr>
                <w:rStyle w:val="Hipervnculo"/>
                <w:noProof/>
              </w:rPr>
              <w:t>18.8 Guardia y esquema de escalamiento</w:t>
            </w:r>
            <w:r>
              <w:rPr>
                <w:noProof/>
              </w:rPr>
              <w:tab/>
            </w:r>
            <w:r>
              <w:rPr>
                <w:noProof/>
              </w:rPr>
              <w:fldChar w:fldCharType="begin"/>
            </w:r>
            <w:r>
              <w:rPr>
                <w:noProof/>
              </w:rPr>
              <w:instrText xml:space="preserve"> PAGEREF _Toc226042041 \h </w:instrText>
            </w:r>
            <w:r>
              <w:rPr>
                <w:noProof/>
              </w:rPr>
            </w:r>
            <w:r>
              <w:rPr>
                <w:noProof/>
              </w:rPr>
              <w:fldChar w:fldCharType="separate"/>
            </w:r>
            <w:r>
              <w:rPr>
                <w:noProof/>
              </w:rPr>
              <w:t>174</w:t>
            </w:r>
            <w:r>
              <w:rPr>
                <w:noProof/>
              </w:rPr>
              <w:fldChar w:fldCharType="end"/>
            </w:r>
          </w:hyperlink>
        </w:p>
        <w:p w14:paraId="68AE361B" w14:textId="3E5234AC"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2" w:history="1">
            <w:r>
              <w:rPr>
                <w:rStyle w:val="Hipervnculo"/>
                <w:noProof/>
              </w:rPr>
              <w:t>18.9 Reconciliación de transacciones durante rollback</w:t>
            </w:r>
            <w:r>
              <w:rPr>
                <w:noProof/>
              </w:rPr>
              <w:tab/>
            </w:r>
            <w:r>
              <w:rPr>
                <w:noProof/>
              </w:rPr>
              <w:fldChar w:fldCharType="begin"/>
            </w:r>
            <w:r>
              <w:rPr>
                <w:noProof/>
              </w:rPr>
              <w:instrText xml:space="preserve"> PAGEREF _Toc226042042 \h </w:instrText>
            </w:r>
            <w:r>
              <w:rPr>
                <w:noProof/>
              </w:rPr>
            </w:r>
            <w:r>
              <w:rPr>
                <w:noProof/>
              </w:rPr>
              <w:fldChar w:fldCharType="separate"/>
            </w:r>
            <w:r>
              <w:rPr>
                <w:noProof/>
              </w:rPr>
              <w:t>174</w:t>
            </w:r>
            <w:r>
              <w:rPr>
                <w:noProof/>
              </w:rPr>
              <w:fldChar w:fldCharType="end"/>
            </w:r>
          </w:hyperlink>
        </w:p>
        <w:p w14:paraId="7E5EA549" w14:textId="1FD8A9E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3" w:history="1">
            <w:r>
              <w:rPr>
                <w:rStyle w:val="Hipervnculo"/>
                <w:noProof/>
              </w:rPr>
              <w:t>18.10 Simulacro de rollback planificado</w:t>
            </w:r>
            <w:r>
              <w:rPr>
                <w:noProof/>
              </w:rPr>
              <w:tab/>
            </w:r>
            <w:r>
              <w:rPr>
                <w:noProof/>
              </w:rPr>
              <w:fldChar w:fldCharType="begin"/>
            </w:r>
            <w:r>
              <w:rPr>
                <w:noProof/>
              </w:rPr>
              <w:instrText xml:space="preserve"> PAGEREF _Toc226042043 \h </w:instrText>
            </w:r>
            <w:r>
              <w:rPr>
                <w:noProof/>
              </w:rPr>
            </w:r>
            <w:r>
              <w:rPr>
                <w:noProof/>
              </w:rPr>
              <w:fldChar w:fldCharType="separate"/>
            </w:r>
            <w:r>
              <w:rPr>
                <w:noProof/>
              </w:rPr>
              <w:t>175</w:t>
            </w:r>
            <w:r>
              <w:rPr>
                <w:noProof/>
              </w:rPr>
              <w:fldChar w:fldCharType="end"/>
            </w:r>
          </w:hyperlink>
        </w:p>
        <w:p w14:paraId="0FF7EEEA" w14:textId="37133B9E"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44" w:history="1">
            <w:r>
              <w:rPr>
                <w:rStyle w:val="Hipervnculo"/>
                <w:noProof/>
              </w:rPr>
              <w:t>19. ESTRATEGIA DE TESTING Y PARIDAD FUNCIONAL (TDD)</w:t>
            </w:r>
            <w:r>
              <w:rPr>
                <w:noProof/>
              </w:rPr>
              <w:tab/>
            </w:r>
            <w:r>
              <w:rPr>
                <w:noProof/>
              </w:rPr>
              <w:fldChar w:fldCharType="begin"/>
            </w:r>
            <w:r>
              <w:rPr>
                <w:noProof/>
              </w:rPr>
              <w:instrText xml:space="preserve"> PAGEREF _Toc226042044 \h </w:instrText>
            </w:r>
            <w:r>
              <w:rPr>
                <w:noProof/>
              </w:rPr>
            </w:r>
            <w:r>
              <w:rPr>
                <w:noProof/>
              </w:rPr>
              <w:fldChar w:fldCharType="separate"/>
            </w:r>
            <w:r>
              <w:rPr>
                <w:noProof/>
              </w:rPr>
              <w:t>175</w:t>
            </w:r>
            <w:r>
              <w:rPr>
                <w:noProof/>
              </w:rPr>
              <w:fldChar w:fldCharType="end"/>
            </w:r>
          </w:hyperlink>
        </w:p>
        <w:p w14:paraId="35953132" w14:textId="58E515A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5" w:history="1">
            <w:r>
              <w:rPr>
                <w:rStyle w:val="Hipervnculo"/>
                <w:noProof/>
              </w:rPr>
              <w:t>19.1 Directriz TDD del Director de Tecnología</w:t>
            </w:r>
            <w:r>
              <w:rPr>
                <w:noProof/>
              </w:rPr>
              <w:tab/>
            </w:r>
            <w:r>
              <w:rPr>
                <w:noProof/>
              </w:rPr>
              <w:fldChar w:fldCharType="begin"/>
            </w:r>
            <w:r>
              <w:rPr>
                <w:noProof/>
              </w:rPr>
              <w:instrText xml:space="preserve"> PAGEREF _Toc226042045 \h </w:instrText>
            </w:r>
            <w:r>
              <w:rPr>
                <w:noProof/>
              </w:rPr>
            </w:r>
            <w:r>
              <w:rPr>
                <w:noProof/>
              </w:rPr>
              <w:fldChar w:fldCharType="separate"/>
            </w:r>
            <w:r>
              <w:rPr>
                <w:noProof/>
              </w:rPr>
              <w:t>175</w:t>
            </w:r>
            <w:r>
              <w:rPr>
                <w:noProof/>
              </w:rPr>
              <w:fldChar w:fldCharType="end"/>
            </w:r>
          </w:hyperlink>
        </w:p>
        <w:p w14:paraId="378D08C2" w14:textId="20164FF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46" w:history="1">
            <w:r>
              <w:rPr>
                <w:rStyle w:val="Hipervnculo"/>
                <w:noProof/>
              </w:rPr>
              <w:t>19.1.1 Dónde se mide la paridad</w:t>
            </w:r>
            <w:r>
              <w:rPr>
                <w:noProof/>
              </w:rPr>
              <w:tab/>
            </w:r>
            <w:r>
              <w:rPr>
                <w:noProof/>
              </w:rPr>
              <w:fldChar w:fldCharType="begin"/>
            </w:r>
            <w:r>
              <w:rPr>
                <w:noProof/>
              </w:rPr>
              <w:instrText xml:space="preserve"> PAGEREF _Toc226042046 \h </w:instrText>
            </w:r>
            <w:r>
              <w:rPr>
                <w:noProof/>
              </w:rPr>
            </w:r>
            <w:r>
              <w:rPr>
                <w:noProof/>
              </w:rPr>
              <w:fldChar w:fldCharType="separate"/>
            </w:r>
            <w:r>
              <w:rPr>
                <w:noProof/>
              </w:rPr>
              <w:t>176</w:t>
            </w:r>
            <w:r>
              <w:rPr>
                <w:noProof/>
              </w:rPr>
              <w:fldChar w:fldCharType="end"/>
            </w:r>
          </w:hyperlink>
        </w:p>
        <w:p w14:paraId="3895B9CB" w14:textId="6C2D0EC9"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47" w:history="1">
            <w:r>
              <w:rPr>
                <w:rStyle w:val="Hipervnculo"/>
                <w:noProof/>
              </w:rPr>
              <w:t>19.1.2 Dónde NO se mide la paridad</w:t>
            </w:r>
            <w:r>
              <w:rPr>
                <w:noProof/>
              </w:rPr>
              <w:tab/>
            </w:r>
            <w:r>
              <w:rPr>
                <w:noProof/>
              </w:rPr>
              <w:fldChar w:fldCharType="begin"/>
            </w:r>
            <w:r>
              <w:rPr>
                <w:noProof/>
              </w:rPr>
              <w:instrText xml:space="preserve"> PAGEREF _Toc226042047 \h </w:instrText>
            </w:r>
            <w:r>
              <w:rPr>
                <w:noProof/>
              </w:rPr>
            </w:r>
            <w:r>
              <w:rPr>
                <w:noProof/>
              </w:rPr>
              <w:fldChar w:fldCharType="separate"/>
            </w:r>
            <w:r>
              <w:rPr>
                <w:noProof/>
              </w:rPr>
              <w:t>176</w:t>
            </w:r>
            <w:r>
              <w:rPr>
                <w:noProof/>
              </w:rPr>
              <w:fldChar w:fldCharType="end"/>
            </w:r>
          </w:hyperlink>
        </w:p>
        <w:p w14:paraId="630566E1" w14:textId="022FBE9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8" w:history="1">
            <w:r>
              <w:rPr>
                <w:rStyle w:val="Hipervnculo"/>
                <w:noProof/>
              </w:rPr>
              <w:t>19.2 Tipos de tests</w:t>
            </w:r>
            <w:r>
              <w:rPr>
                <w:noProof/>
              </w:rPr>
              <w:tab/>
            </w:r>
            <w:r>
              <w:rPr>
                <w:noProof/>
              </w:rPr>
              <w:fldChar w:fldCharType="begin"/>
            </w:r>
            <w:r>
              <w:rPr>
                <w:noProof/>
              </w:rPr>
              <w:instrText xml:space="preserve"> PAGEREF _Toc226042048 \h </w:instrText>
            </w:r>
            <w:r>
              <w:rPr>
                <w:noProof/>
              </w:rPr>
            </w:r>
            <w:r>
              <w:rPr>
                <w:noProof/>
              </w:rPr>
              <w:fldChar w:fldCharType="separate"/>
            </w:r>
            <w:r>
              <w:rPr>
                <w:noProof/>
              </w:rPr>
              <w:t>178</w:t>
            </w:r>
            <w:r>
              <w:rPr>
                <w:noProof/>
              </w:rPr>
              <w:fldChar w:fldCharType="end"/>
            </w:r>
          </w:hyperlink>
        </w:p>
        <w:p w14:paraId="6148A02D" w14:textId="49C503B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49" w:history="1">
            <w:r>
              <w:rPr>
                <w:rStyle w:val="Hipervnculo"/>
                <w:noProof/>
              </w:rPr>
              <w:t>19.3 Estrategia de validación de paridad</w:t>
            </w:r>
            <w:r>
              <w:rPr>
                <w:noProof/>
              </w:rPr>
              <w:tab/>
            </w:r>
            <w:r>
              <w:rPr>
                <w:noProof/>
              </w:rPr>
              <w:fldChar w:fldCharType="begin"/>
            </w:r>
            <w:r>
              <w:rPr>
                <w:noProof/>
              </w:rPr>
              <w:instrText xml:space="preserve"> PAGEREF _Toc226042049 \h </w:instrText>
            </w:r>
            <w:r>
              <w:rPr>
                <w:noProof/>
              </w:rPr>
            </w:r>
            <w:r>
              <w:rPr>
                <w:noProof/>
              </w:rPr>
              <w:fldChar w:fldCharType="separate"/>
            </w:r>
            <w:r>
              <w:rPr>
                <w:noProof/>
              </w:rPr>
              <w:t>179</w:t>
            </w:r>
            <w:r>
              <w:rPr>
                <w:noProof/>
              </w:rPr>
              <w:fldChar w:fldCharType="end"/>
            </w:r>
          </w:hyperlink>
        </w:p>
        <w:p w14:paraId="3A35C167" w14:textId="768A7E63"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50" w:history="1">
            <w:r>
              <w:rPr>
                <w:rStyle w:val="Hipervnculo"/>
                <w:noProof/>
              </w:rPr>
              <w:t>19.3.1 Matriz de paridad</w:t>
            </w:r>
            <w:r>
              <w:rPr>
                <w:noProof/>
              </w:rPr>
              <w:tab/>
            </w:r>
            <w:r>
              <w:rPr>
                <w:noProof/>
              </w:rPr>
              <w:fldChar w:fldCharType="begin"/>
            </w:r>
            <w:r>
              <w:rPr>
                <w:noProof/>
              </w:rPr>
              <w:instrText xml:space="preserve"> PAGEREF _Toc226042050 \h </w:instrText>
            </w:r>
            <w:r>
              <w:rPr>
                <w:noProof/>
              </w:rPr>
            </w:r>
            <w:r>
              <w:rPr>
                <w:noProof/>
              </w:rPr>
              <w:fldChar w:fldCharType="separate"/>
            </w:r>
            <w:r>
              <w:rPr>
                <w:noProof/>
              </w:rPr>
              <w:t>179</w:t>
            </w:r>
            <w:r>
              <w:rPr>
                <w:noProof/>
              </w:rPr>
              <w:fldChar w:fldCharType="end"/>
            </w:r>
          </w:hyperlink>
        </w:p>
        <w:p w14:paraId="3B496B34" w14:textId="6AAE243E"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51" w:history="1">
            <w:r>
              <w:rPr>
                <w:rStyle w:val="Hipervnculo"/>
                <w:noProof/>
              </w:rPr>
              <w:t>19.3.2 Procedimiento de validación — Extremo OLT</w:t>
            </w:r>
            <w:r>
              <w:rPr>
                <w:noProof/>
              </w:rPr>
              <w:tab/>
            </w:r>
            <w:r>
              <w:rPr>
                <w:noProof/>
              </w:rPr>
              <w:fldChar w:fldCharType="begin"/>
            </w:r>
            <w:r>
              <w:rPr>
                <w:noProof/>
              </w:rPr>
              <w:instrText xml:space="preserve"> PAGEREF _Toc226042051 \h </w:instrText>
            </w:r>
            <w:r>
              <w:rPr>
                <w:noProof/>
              </w:rPr>
            </w:r>
            <w:r>
              <w:rPr>
                <w:noProof/>
              </w:rPr>
              <w:fldChar w:fldCharType="separate"/>
            </w:r>
            <w:r>
              <w:rPr>
                <w:noProof/>
              </w:rPr>
              <w:t>179</w:t>
            </w:r>
            <w:r>
              <w:rPr>
                <w:noProof/>
              </w:rPr>
              <w:fldChar w:fldCharType="end"/>
            </w:r>
          </w:hyperlink>
        </w:p>
        <w:p w14:paraId="0AA27B1E" w14:textId="70273BC4"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52" w:history="1">
            <w:r>
              <w:rPr>
                <w:rStyle w:val="Hipervnculo"/>
                <w:noProof/>
              </w:rPr>
              <w:t>19.3.3 Procedimiento de validación — Extremo VNO</w:t>
            </w:r>
            <w:r>
              <w:rPr>
                <w:noProof/>
              </w:rPr>
              <w:tab/>
            </w:r>
            <w:r>
              <w:rPr>
                <w:noProof/>
              </w:rPr>
              <w:fldChar w:fldCharType="begin"/>
            </w:r>
            <w:r>
              <w:rPr>
                <w:noProof/>
              </w:rPr>
              <w:instrText xml:space="preserve"> PAGEREF _Toc226042052 \h </w:instrText>
            </w:r>
            <w:r>
              <w:rPr>
                <w:noProof/>
              </w:rPr>
            </w:r>
            <w:r>
              <w:rPr>
                <w:noProof/>
              </w:rPr>
              <w:fldChar w:fldCharType="separate"/>
            </w:r>
            <w:r>
              <w:rPr>
                <w:noProof/>
              </w:rPr>
              <w:t>180</w:t>
            </w:r>
            <w:r>
              <w:rPr>
                <w:noProof/>
              </w:rPr>
              <w:fldChar w:fldCharType="end"/>
            </w:r>
          </w:hyperlink>
        </w:p>
        <w:p w14:paraId="1659DD7B" w14:textId="4C846E4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53" w:history="1">
            <w:r>
              <w:rPr>
                <w:rStyle w:val="Hipervnculo"/>
                <w:noProof/>
              </w:rPr>
              <w:t>19.4 Cobertura objetivo (&gt; 80%)</w:t>
            </w:r>
            <w:r>
              <w:rPr>
                <w:noProof/>
              </w:rPr>
              <w:tab/>
            </w:r>
            <w:r>
              <w:rPr>
                <w:noProof/>
              </w:rPr>
              <w:fldChar w:fldCharType="begin"/>
            </w:r>
            <w:r>
              <w:rPr>
                <w:noProof/>
              </w:rPr>
              <w:instrText xml:space="preserve"> PAGEREF _Toc226042053 \h </w:instrText>
            </w:r>
            <w:r>
              <w:rPr>
                <w:noProof/>
              </w:rPr>
            </w:r>
            <w:r>
              <w:rPr>
                <w:noProof/>
              </w:rPr>
              <w:fldChar w:fldCharType="separate"/>
            </w:r>
            <w:r>
              <w:rPr>
                <w:noProof/>
              </w:rPr>
              <w:t>181</w:t>
            </w:r>
            <w:r>
              <w:rPr>
                <w:noProof/>
              </w:rPr>
              <w:fldChar w:fldCharType="end"/>
            </w:r>
          </w:hyperlink>
        </w:p>
        <w:p w14:paraId="10927846" w14:textId="671EED4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54" w:history="1">
            <w:r>
              <w:rPr>
                <w:rStyle w:val="Hipervnculo"/>
                <w:noProof/>
              </w:rPr>
              <w:t>19.5 Herramientas</w:t>
            </w:r>
            <w:r>
              <w:rPr>
                <w:noProof/>
              </w:rPr>
              <w:tab/>
            </w:r>
            <w:r>
              <w:rPr>
                <w:noProof/>
              </w:rPr>
              <w:fldChar w:fldCharType="begin"/>
            </w:r>
            <w:r>
              <w:rPr>
                <w:noProof/>
              </w:rPr>
              <w:instrText xml:space="preserve"> PAGEREF _Toc226042054 \h </w:instrText>
            </w:r>
            <w:r>
              <w:rPr>
                <w:noProof/>
              </w:rPr>
            </w:r>
            <w:r>
              <w:rPr>
                <w:noProof/>
              </w:rPr>
              <w:fldChar w:fldCharType="separate"/>
            </w:r>
            <w:r>
              <w:rPr>
                <w:noProof/>
              </w:rPr>
              <w:t>181</w:t>
            </w:r>
            <w:r>
              <w:rPr>
                <w:noProof/>
              </w:rPr>
              <w:fldChar w:fldCharType="end"/>
            </w:r>
          </w:hyperlink>
        </w:p>
        <w:p w14:paraId="5E1CDEEF" w14:textId="6ED5631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55" w:history="1">
            <w:r>
              <w:rPr>
                <w:rStyle w:val="Hipervnculo"/>
                <w:noProof/>
              </w:rPr>
              <w:t>19.6 Entregables TDD por fase</w:t>
            </w:r>
            <w:r>
              <w:rPr>
                <w:noProof/>
              </w:rPr>
              <w:tab/>
            </w:r>
            <w:r>
              <w:rPr>
                <w:noProof/>
              </w:rPr>
              <w:fldChar w:fldCharType="begin"/>
            </w:r>
            <w:r>
              <w:rPr>
                <w:noProof/>
              </w:rPr>
              <w:instrText xml:space="preserve"> PAGEREF _Toc226042055 \h </w:instrText>
            </w:r>
            <w:r>
              <w:rPr>
                <w:noProof/>
              </w:rPr>
            </w:r>
            <w:r>
              <w:rPr>
                <w:noProof/>
              </w:rPr>
              <w:fldChar w:fldCharType="separate"/>
            </w:r>
            <w:r>
              <w:rPr>
                <w:noProof/>
              </w:rPr>
              <w:t>183</w:t>
            </w:r>
            <w:r>
              <w:rPr>
                <w:noProof/>
              </w:rPr>
              <w:fldChar w:fldCharType="end"/>
            </w:r>
          </w:hyperlink>
        </w:p>
        <w:p w14:paraId="14A157EF" w14:textId="4C929151"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56" w:history="1">
            <w:r>
              <w:rPr>
                <w:rStyle w:val="Hipervnculo"/>
                <w:noProof/>
              </w:rPr>
              <w:t>20. DECISIONES ARQUITECTÓNICAS (ADR)</w:t>
            </w:r>
            <w:r>
              <w:rPr>
                <w:noProof/>
              </w:rPr>
              <w:tab/>
            </w:r>
            <w:r>
              <w:rPr>
                <w:noProof/>
              </w:rPr>
              <w:fldChar w:fldCharType="begin"/>
            </w:r>
            <w:r>
              <w:rPr>
                <w:noProof/>
              </w:rPr>
              <w:instrText xml:space="preserve"> PAGEREF _Toc226042056 \h </w:instrText>
            </w:r>
            <w:r>
              <w:rPr>
                <w:noProof/>
              </w:rPr>
            </w:r>
            <w:r>
              <w:rPr>
                <w:noProof/>
              </w:rPr>
              <w:fldChar w:fldCharType="separate"/>
            </w:r>
            <w:r>
              <w:rPr>
                <w:noProof/>
              </w:rPr>
              <w:t>183</w:t>
            </w:r>
            <w:r>
              <w:rPr>
                <w:noProof/>
              </w:rPr>
              <w:fldChar w:fldCharType="end"/>
            </w:r>
          </w:hyperlink>
        </w:p>
        <w:p w14:paraId="0CB72EE3" w14:textId="2A89738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57" w:history="1">
            <w:r>
              <w:rPr>
                <w:rStyle w:val="Hipervnculo"/>
                <w:noProof/>
              </w:rPr>
              <w:t>20.1 ADR-001: ServiceNow como orquestador exclusivo</w:t>
            </w:r>
            <w:r>
              <w:rPr>
                <w:noProof/>
              </w:rPr>
              <w:tab/>
            </w:r>
            <w:r>
              <w:rPr>
                <w:noProof/>
              </w:rPr>
              <w:fldChar w:fldCharType="begin"/>
            </w:r>
            <w:r>
              <w:rPr>
                <w:noProof/>
              </w:rPr>
              <w:instrText xml:space="preserve"> PAGEREF _Toc226042057 \h </w:instrText>
            </w:r>
            <w:r>
              <w:rPr>
                <w:noProof/>
              </w:rPr>
            </w:r>
            <w:r>
              <w:rPr>
                <w:noProof/>
              </w:rPr>
              <w:fldChar w:fldCharType="separate"/>
            </w:r>
            <w:r>
              <w:rPr>
                <w:noProof/>
              </w:rPr>
              <w:t>185</w:t>
            </w:r>
            <w:r>
              <w:rPr>
                <w:noProof/>
              </w:rPr>
              <w:fldChar w:fldCharType="end"/>
            </w:r>
          </w:hyperlink>
        </w:p>
        <w:p w14:paraId="6A8E83BE" w14:textId="6CB2073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58" w:history="1">
            <w:r>
              <w:rPr>
                <w:rStyle w:val="Hipervnculo"/>
                <w:noProof/>
                <w:lang w:val="en-US"/>
              </w:rPr>
              <w:t>20.2 ADR-002: API Management dual WSO2 + Axway</w:t>
            </w:r>
            <w:r>
              <w:rPr>
                <w:noProof/>
              </w:rPr>
              <w:tab/>
            </w:r>
            <w:r>
              <w:rPr>
                <w:noProof/>
              </w:rPr>
              <w:fldChar w:fldCharType="begin"/>
            </w:r>
            <w:r>
              <w:rPr>
                <w:noProof/>
              </w:rPr>
              <w:instrText xml:space="preserve"> PAGEREF _Toc226042058 \h </w:instrText>
            </w:r>
            <w:r>
              <w:rPr>
                <w:noProof/>
              </w:rPr>
            </w:r>
            <w:r>
              <w:rPr>
                <w:noProof/>
              </w:rPr>
              <w:fldChar w:fldCharType="separate"/>
            </w:r>
            <w:r>
              <w:rPr>
                <w:noProof/>
              </w:rPr>
              <w:t>186</w:t>
            </w:r>
            <w:r>
              <w:rPr>
                <w:noProof/>
              </w:rPr>
              <w:fldChar w:fldCharType="end"/>
            </w:r>
          </w:hyperlink>
        </w:p>
        <w:p w14:paraId="78610296" w14:textId="041AD1D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59" w:history="1">
            <w:r>
              <w:rPr>
                <w:rStyle w:val="Hipervnculo"/>
                <w:noProof/>
              </w:rPr>
              <w:t>20.3 ADR-003: Komands como ejecutor directo CLI/SSH</w:t>
            </w:r>
            <w:r>
              <w:rPr>
                <w:noProof/>
              </w:rPr>
              <w:tab/>
            </w:r>
            <w:r>
              <w:rPr>
                <w:noProof/>
              </w:rPr>
              <w:fldChar w:fldCharType="begin"/>
            </w:r>
            <w:r>
              <w:rPr>
                <w:noProof/>
              </w:rPr>
              <w:instrText xml:space="preserve"> PAGEREF _Toc226042059 \h </w:instrText>
            </w:r>
            <w:r>
              <w:rPr>
                <w:noProof/>
              </w:rPr>
            </w:r>
            <w:r>
              <w:rPr>
                <w:noProof/>
              </w:rPr>
              <w:fldChar w:fldCharType="separate"/>
            </w:r>
            <w:r>
              <w:rPr>
                <w:noProof/>
              </w:rPr>
              <w:t>187</w:t>
            </w:r>
            <w:r>
              <w:rPr>
                <w:noProof/>
              </w:rPr>
              <w:fldChar w:fldCharType="end"/>
            </w:r>
          </w:hyperlink>
        </w:p>
        <w:p w14:paraId="3CAD2A48" w14:textId="2E12D31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0" w:history="1">
            <w:r>
              <w:rPr>
                <w:rStyle w:val="Hipervnculo"/>
                <w:noProof/>
              </w:rPr>
              <w:t>20.4 ADR-004: BluePlanet UAA se mantiene en Kubernetes</w:t>
            </w:r>
            <w:r>
              <w:rPr>
                <w:noProof/>
              </w:rPr>
              <w:tab/>
            </w:r>
            <w:r>
              <w:rPr>
                <w:noProof/>
              </w:rPr>
              <w:fldChar w:fldCharType="begin"/>
            </w:r>
            <w:r>
              <w:rPr>
                <w:noProof/>
              </w:rPr>
              <w:instrText xml:space="preserve"> PAGEREF _Toc226042060 \h </w:instrText>
            </w:r>
            <w:r>
              <w:rPr>
                <w:noProof/>
              </w:rPr>
            </w:r>
            <w:r>
              <w:rPr>
                <w:noProof/>
              </w:rPr>
              <w:fldChar w:fldCharType="separate"/>
            </w:r>
            <w:r>
              <w:rPr>
                <w:noProof/>
              </w:rPr>
              <w:t>188</w:t>
            </w:r>
            <w:r>
              <w:rPr>
                <w:noProof/>
              </w:rPr>
              <w:fldChar w:fldCharType="end"/>
            </w:r>
          </w:hyperlink>
        </w:p>
        <w:p w14:paraId="5A3BD450" w14:textId="43F17E8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1" w:history="1">
            <w:r>
              <w:rPr>
                <w:rStyle w:val="Hipervnculo"/>
                <w:noProof/>
              </w:rPr>
              <w:t>20.5 ADR-005: CMDB como fuente autoritativa de inventario OLTs</w:t>
            </w:r>
            <w:r>
              <w:rPr>
                <w:noProof/>
              </w:rPr>
              <w:tab/>
            </w:r>
            <w:r>
              <w:rPr>
                <w:noProof/>
              </w:rPr>
              <w:fldChar w:fldCharType="begin"/>
            </w:r>
            <w:r>
              <w:rPr>
                <w:noProof/>
              </w:rPr>
              <w:instrText xml:space="preserve"> PAGEREF _Toc226042061 \h </w:instrText>
            </w:r>
            <w:r>
              <w:rPr>
                <w:noProof/>
              </w:rPr>
            </w:r>
            <w:r>
              <w:rPr>
                <w:noProof/>
              </w:rPr>
              <w:fldChar w:fldCharType="separate"/>
            </w:r>
            <w:r>
              <w:rPr>
                <w:noProof/>
              </w:rPr>
              <w:t>189</w:t>
            </w:r>
            <w:r>
              <w:rPr>
                <w:noProof/>
              </w:rPr>
              <w:fldChar w:fldCharType="end"/>
            </w:r>
          </w:hyperlink>
        </w:p>
        <w:p w14:paraId="444CD7D4" w14:textId="09AC3E2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2" w:history="1">
            <w:r>
              <w:rPr>
                <w:rStyle w:val="Hipervnculo"/>
                <w:noProof/>
              </w:rPr>
              <w:t>20.6 ADR-006: Responsabilidad dividida Gestor de Quiebres</w:t>
            </w:r>
            <w:r>
              <w:rPr>
                <w:noProof/>
              </w:rPr>
              <w:tab/>
            </w:r>
            <w:r>
              <w:rPr>
                <w:noProof/>
              </w:rPr>
              <w:fldChar w:fldCharType="begin"/>
            </w:r>
            <w:r>
              <w:rPr>
                <w:noProof/>
              </w:rPr>
              <w:instrText xml:space="preserve"> PAGEREF _Toc226042062 \h </w:instrText>
            </w:r>
            <w:r>
              <w:rPr>
                <w:noProof/>
              </w:rPr>
            </w:r>
            <w:r>
              <w:rPr>
                <w:noProof/>
              </w:rPr>
              <w:fldChar w:fldCharType="separate"/>
            </w:r>
            <w:r>
              <w:rPr>
                <w:noProof/>
              </w:rPr>
              <w:t>190</w:t>
            </w:r>
            <w:r>
              <w:rPr>
                <w:noProof/>
              </w:rPr>
              <w:fldChar w:fldCharType="end"/>
            </w:r>
          </w:hyperlink>
        </w:p>
        <w:p w14:paraId="5300C6E4" w14:textId="232AEC10"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63" w:history="1">
            <w:r>
              <w:rPr>
                <w:rStyle w:val="Hipervnculo"/>
                <w:noProof/>
              </w:rPr>
              <w:t>21. RIESGOS TÉCNICOS</w:t>
            </w:r>
            <w:r>
              <w:rPr>
                <w:noProof/>
              </w:rPr>
              <w:tab/>
            </w:r>
            <w:r>
              <w:rPr>
                <w:noProof/>
              </w:rPr>
              <w:fldChar w:fldCharType="begin"/>
            </w:r>
            <w:r>
              <w:rPr>
                <w:noProof/>
              </w:rPr>
              <w:instrText xml:space="preserve"> PAGEREF _Toc226042063 \h </w:instrText>
            </w:r>
            <w:r>
              <w:rPr>
                <w:noProof/>
              </w:rPr>
            </w:r>
            <w:r>
              <w:rPr>
                <w:noProof/>
              </w:rPr>
              <w:fldChar w:fldCharType="separate"/>
            </w:r>
            <w:r>
              <w:rPr>
                <w:noProof/>
              </w:rPr>
              <w:t>190</w:t>
            </w:r>
            <w:r>
              <w:rPr>
                <w:noProof/>
              </w:rPr>
              <w:fldChar w:fldCharType="end"/>
            </w:r>
          </w:hyperlink>
        </w:p>
        <w:p w14:paraId="5FDB01BA" w14:textId="11CE404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4" w:history="1">
            <w:r>
              <w:rPr>
                <w:rStyle w:val="Hipervnculo"/>
                <w:noProof/>
              </w:rPr>
              <w:t>21.1 R01: Comportamiento de BluePlanet RA no documentado</w:t>
            </w:r>
            <w:r>
              <w:rPr>
                <w:noProof/>
              </w:rPr>
              <w:tab/>
            </w:r>
            <w:r>
              <w:rPr>
                <w:noProof/>
              </w:rPr>
              <w:fldChar w:fldCharType="begin"/>
            </w:r>
            <w:r>
              <w:rPr>
                <w:noProof/>
              </w:rPr>
              <w:instrText xml:space="preserve"> PAGEREF _Toc226042064 \h </w:instrText>
            </w:r>
            <w:r>
              <w:rPr>
                <w:noProof/>
              </w:rPr>
            </w:r>
            <w:r>
              <w:rPr>
                <w:noProof/>
              </w:rPr>
              <w:fldChar w:fldCharType="separate"/>
            </w:r>
            <w:r>
              <w:rPr>
                <w:noProof/>
              </w:rPr>
              <w:t>192</w:t>
            </w:r>
            <w:r>
              <w:rPr>
                <w:noProof/>
              </w:rPr>
              <w:fldChar w:fldCharType="end"/>
            </w:r>
          </w:hyperlink>
        </w:p>
        <w:p w14:paraId="6FDE21CC" w14:textId="104F26B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5" w:history="1">
            <w:r>
              <w:rPr>
                <w:rStyle w:val="Hipervnculo"/>
                <w:noProof/>
              </w:rPr>
              <w:t>21.2 R02: Atraso en infraestructura IFX o disponibilidad Axway</w:t>
            </w:r>
            <w:r>
              <w:rPr>
                <w:noProof/>
              </w:rPr>
              <w:tab/>
            </w:r>
            <w:r>
              <w:rPr>
                <w:noProof/>
              </w:rPr>
              <w:fldChar w:fldCharType="begin"/>
            </w:r>
            <w:r>
              <w:rPr>
                <w:noProof/>
              </w:rPr>
              <w:instrText xml:space="preserve"> PAGEREF _Toc226042065 \h </w:instrText>
            </w:r>
            <w:r>
              <w:rPr>
                <w:noProof/>
              </w:rPr>
            </w:r>
            <w:r>
              <w:rPr>
                <w:noProof/>
              </w:rPr>
              <w:fldChar w:fldCharType="separate"/>
            </w:r>
            <w:r>
              <w:rPr>
                <w:noProof/>
              </w:rPr>
              <w:t>192</w:t>
            </w:r>
            <w:r>
              <w:rPr>
                <w:noProof/>
              </w:rPr>
              <w:fldChar w:fldCharType="end"/>
            </w:r>
          </w:hyperlink>
        </w:p>
        <w:p w14:paraId="37C37829" w14:textId="1D9321A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6" w:history="1">
            <w:r>
              <w:rPr>
                <w:rStyle w:val="Hipervnculo"/>
                <w:noProof/>
              </w:rPr>
              <w:t>21.3 R03: Diferencias comandos CLI documentados vs reales</w:t>
            </w:r>
            <w:r>
              <w:rPr>
                <w:noProof/>
              </w:rPr>
              <w:tab/>
            </w:r>
            <w:r>
              <w:rPr>
                <w:noProof/>
              </w:rPr>
              <w:fldChar w:fldCharType="begin"/>
            </w:r>
            <w:r>
              <w:rPr>
                <w:noProof/>
              </w:rPr>
              <w:instrText xml:space="preserve"> PAGEREF _Toc226042066 \h </w:instrText>
            </w:r>
            <w:r>
              <w:rPr>
                <w:noProof/>
              </w:rPr>
            </w:r>
            <w:r>
              <w:rPr>
                <w:noProof/>
              </w:rPr>
              <w:fldChar w:fldCharType="separate"/>
            </w:r>
            <w:r>
              <w:rPr>
                <w:noProof/>
              </w:rPr>
              <w:t>192</w:t>
            </w:r>
            <w:r>
              <w:rPr>
                <w:noProof/>
              </w:rPr>
              <w:fldChar w:fldCharType="end"/>
            </w:r>
          </w:hyperlink>
        </w:p>
        <w:p w14:paraId="60E589D8" w14:textId="23A1FCF3"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7" w:history="1">
            <w:r>
              <w:rPr>
                <w:rStyle w:val="Hipervnculo"/>
                <w:noProof/>
              </w:rPr>
              <w:t>21.4 R04: Falla conectividad SSH desde K8s IFX hacia OLTs</w:t>
            </w:r>
            <w:r>
              <w:rPr>
                <w:noProof/>
              </w:rPr>
              <w:tab/>
            </w:r>
            <w:r>
              <w:rPr>
                <w:noProof/>
              </w:rPr>
              <w:fldChar w:fldCharType="begin"/>
            </w:r>
            <w:r>
              <w:rPr>
                <w:noProof/>
              </w:rPr>
              <w:instrText xml:space="preserve"> PAGEREF _Toc226042067 \h </w:instrText>
            </w:r>
            <w:r>
              <w:rPr>
                <w:noProof/>
              </w:rPr>
            </w:r>
            <w:r>
              <w:rPr>
                <w:noProof/>
              </w:rPr>
              <w:fldChar w:fldCharType="separate"/>
            </w:r>
            <w:r>
              <w:rPr>
                <w:noProof/>
              </w:rPr>
              <w:t>194</w:t>
            </w:r>
            <w:r>
              <w:rPr>
                <w:noProof/>
              </w:rPr>
              <w:fldChar w:fldCharType="end"/>
            </w:r>
          </w:hyperlink>
        </w:p>
        <w:p w14:paraId="60E61236" w14:textId="5CB23577"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8" w:history="1">
            <w:r>
              <w:rPr>
                <w:rStyle w:val="Hipervnculo"/>
                <w:noProof/>
              </w:rPr>
              <w:t>21.5 R05: Complejidad de modificación FlowDesigner ServiceNow</w:t>
            </w:r>
            <w:r>
              <w:rPr>
                <w:noProof/>
              </w:rPr>
              <w:tab/>
            </w:r>
            <w:r>
              <w:rPr>
                <w:noProof/>
              </w:rPr>
              <w:fldChar w:fldCharType="begin"/>
            </w:r>
            <w:r>
              <w:rPr>
                <w:noProof/>
              </w:rPr>
              <w:instrText xml:space="preserve"> PAGEREF _Toc226042068 \h </w:instrText>
            </w:r>
            <w:r>
              <w:rPr>
                <w:noProof/>
              </w:rPr>
            </w:r>
            <w:r>
              <w:rPr>
                <w:noProof/>
              </w:rPr>
              <w:fldChar w:fldCharType="separate"/>
            </w:r>
            <w:r>
              <w:rPr>
                <w:noProof/>
              </w:rPr>
              <w:t>194</w:t>
            </w:r>
            <w:r>
              <w:rPr>
                <w:noProof/>
              </w:rPr>
              <w:fldChar w:fldCharType="end"/>
            </w:r>
          </w:hyperlink>
        </w:p>
        <w:p w14:paraId="75558D49" w14:textId="66CB994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69" w:history="1">
            <w:r>
              <w:rPr>
                <w:rStyle w:val="Hipervnculo"/>
                <w:noProof/>
              </w:rPr>
              <w:t>21.6 R06: Resolución de INDEX dinámico en OLTs Huawei</w:t>
            </w:r>
            <w:r>
              <w:rPr>
                <w:noProof/>
              </w:rPr>
              <w:tab/>
            </w:r>
            <w:r>
              <w:rPr>
                <w:noProof/>
              </w:rPr>
              <w:fldChar w:fldCharType="begin"/>
            </w:r>
            <w:r>
              <w:rPr>
                <w:noProof/>
              </w:rPr>
              <w:instrText xml:space="preserve"> PAGEREF _Toc226042069 \h </w:instrText>
            </w:r>
            <w:r>
              <w:rPr>
                <w:noProof/>
              </w:rPr>
            </w:r>
            <w:r>
              <w:rPr>
                <w:noProof/>
              </w:rPr>
              <w:fldChar w:fldCharType="separate"/>
            </w:r>
            <w:r>
              <w:rPr>
                <w:noProof/>
              </w:rPr>
              <w:t>194</w:t>
            </w:r>
            <w:r>
              <w:rPr>
                <w:noProof/>
              </w:rPr>
              <w:fldChar w:fldCharType="end"/>
            </w:r>
          </w:hyperlink>
        </w:p>
        <w:p w14:paraId="6E1A2A65" w14:textId="7A92C40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0" w:history="1">
            <w:r>
              <w:rPr>
                <w:rStyle w:val="Hipervnculo"/>
                <w:noProof/>
              </w:rPr>
              <w:t>21.7 R07: Variantes menores de firmware en OLTs del parque</w:t>
            </w:r>
            <w:r>
              <w:rPr>
                <w:noProof/>
              </w:rPr>
              <w:tab/>
            </w:r>
            <w:r>
              <w:rPr>
                <w:noProof/>
              </w:rPr>
              <w:fldChar w:fldCharType="begin"/>
            </w:r>
            <w:r>
              <w:rPr>
                <w:noProof/>
              </w:rPr>
              <w:instrText xml:space="preserve"> PAGEREF _Toc226042070 \h </w:instrText>
            </w:r>
            <w:r>
              <w:rPr>
                <w:noProof/>
              </w:rPr>
            </w:r>
            <w:r>
              <w:rPr>
                <w:noProof/>
              </w:rPr>
              <w:fldChar w:fldCharType="separate"/>
            </w:r>
            <w:r>
              <w:rPr>
                <w:noProof/>
              </w:rPr>
              <w:t>196</w:t>
            </w:r>
            <w:r>
              <w:rPr>
                <w:noProof/>
              </w:rPr>
              <w:fldChar w:fldCharType="end"/>
            </w:r>
          </w:hyperlink>
        </w:p>
        <w:p w14:paraId="7CD94EB6" w14:textId="6B743C51"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1" w:history="1">
            <w:r>
              <w:rPr>
                <w:rStyle w:val="Hipervnculo"/>
                <w:noProof/>
              </w:rPr>
              <w:t>21.8 R08: VNOs perciben cambios en el flujo</w:t>
            </w:r>
            <w:r>
              <w:rPr>
                <w:noProof/>
              </w:rPr>
              <w:tab/>
            </w:r>
            <w:r>
              <w:rPr>
                <w:noProof/>
              </w:rPr>
              <w:fldChar w:fldCharType="begin"/>
            </w:r>
            <w:r>
              <w:rPr>
                <w:noProof/>
              </w:rPr>
              <w:instrText xml:space="preserve"> PAGEREF _Toc226042071 \h </w:instrText>
            </w:r>
            <w:r>
              <w:rPr>
                <w:noProof/>
              </w:rPr>
            </w:r>
            <w:r>
              <w:rPr>
                <w:noProof/>
              </w:rPr>
              <w:fldChar w:fldCharType="separate"/>
            </w:r>
            <w:r>
              <w:rPr>
                <w:noProof/>
              </w:rPr>
              <w:t>196</w:t>
            </w:r>
            <w:r>
              <w:rPr>
                <w:noProof/>
              </w:rPr>
              <w:fldChar w:fldCharType="end"/>
            </w:r>
          </w:hyperlink>
        </w:p>
        <w:p w14:paraId="37AD9D38" w14:textId="1CE5F4D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2" w:history="1">
            <w:r>
              <w:rPr>
                <w:rStyle w:val="Hipervnculo"/>
                <w:noProof/>
              </w:rPr>
              <w:t>21.9 R09: Indisponibilidad ServiceNow (SaaS)</w:t>
            </w:r>
            <w:r>
              <w:rPr>
                <w:noProof/>
              </w:rPr>
              <w:tab/>
            </w:r>
            <w:r>
              <w:rPr>
                <w:noProof/>
              </w:rPr>
              <w:fldChar w:fldCharType="begin"/>
            </w:r>
            <w:r>
              <w:rPr>
                <w:noProof/>
              </w:rPr>
              <w:instrText xml:space="preserve"> PAGEREF _Toc226042072 \h </w:instrText>
            </w:r>
            <w:r>
              <w:rPr>
                <w:noProof/>
              </w:rPr>
            </w:r>
            <w:r>
              <w:rPr>
                <w:noProof/>
              </w:rPr>
              <w:fldChar w:fldCharType="separate"/>
            </w:r>
            <w:r>
              <w:rPr>
                <w:noProof/>
              </w:rPr>
              <w:t>196</w:t>
            </w:r>
            <w:r>
              <w:rPr>
                <w:noProof/>
              </w:rPr>
              <w:fldChar w:fldCharType="end"/>
            </w:r>
          </w:hyperlink>
        </w:p>
        <w:p w14:paraId="1A7545FD" w14:textId="19CFD10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3" w:history="1">
            <w:r>
              <w:rPr>
                <w:rStyle w:val="Hipervnculo"/>
                <w:noProof/>
              </w:rPr>
              <w:t>21.10 R10: Acceso no autorizado a APIs</w:t>
            </w:r>
            <w:r>
              <w:rPr>
                <w:noProof/>
              </w:rPr>
              <w:tab/>
            </w:r>
            <w:r>
              <w:rPr>
                <w:noProof/>
              </w:rPr>
              <w:fldChar w:fldCharType="begin"/>
            </w:r>
            <w:r>
              <w:rPr>
                <w:noProof/>
              </w:rPr>
              <w:instrText xml:space="preserve"> PAGEREF _Toc226042073 \h </w:instrText>
            </w:r>
            <w:r>
              <w:rPr>
                <w:noProof/>
              </w:rPr>
            </w:r>
            <w:r>
              <w:rPr>
                <w:noProof/>
              </w:rPr>
              <w:fldChar w:fldCharType="separate"/>
            </w:r>
            <w:r>
              <w:rPr>
                <w:noProof/>
              </w:rPr>
              <w:t>197</w:t>
            </w:r>
            <w:r>
              <w:rPr>
                <w:noProof/>
              </w:rPr>
              <w:fldChar w:fldCharType="end"/>
            </w:r>
          </w:hyperlink>
        </w:p>
        <w:p w14:paraId="200AA9D1" w14:textId="10F4B2D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4" w:history="1">
            <w:r>
              <w:rPr>
                <w:rStyle w:val="Hipervnculo"/>
                <w:noProof/>
              </w:rPr>
              <w:t>21.11 R11: Dependencia de datos BPO → UAA no documentada</w:t>
            </w:r>
            <w:r>
              <w:rPr>
                <w:noProof/>
              </w:rPr>
              <w:tab/>
            </w:r>
            <w:r>
              <w:rPr>
                <w:noProof/>
              </w:rPr>
              <w:fldChar w:fldCharType="begin"/>
            </w:r>
            <w:r>
              <w:rPr>
                <w:noProof/>
              </w:rPr>
              <w:instrText xml:space="preserve"> PAGEREF _Toc226042074 \h </w:instrText>
            </w:r>
            <w:r>
              <w:rPr>
                <w:noProof/>
              </w:rPr>
            </w:r>
            <w:r>
              <w:rPr>
                <w:noProof/>
              </w:rPr>
              <w:fldChar w:fldCharType="separate"/>
            </w:r>
            <w:r>
              <w:rPr>
                <w:noProof/>
              </w:rPr>
              <w:t>198</w:t>
            </w:r>
            <w:r>
              <w:rPr>
                <w:noProof/>
              </w:rPr>
              <w:fldChar w:fldCharType="end"/>
            </w:r>
          </w:hyperlink>
        </w:p>
        <w:p w14:paraId="54218586" w14:textId="05C4B11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5" w:history="1">
            <w:r>
              <w:rPr>
                <w:rStyle w:val="Hipervnculo"/>
                <w:noProof/>
                <w:lang w:val="en-US"/>
              </w:rPr>
              <w:t>21.12 R12: Rollback prolongado post Go-Live</w:t>
            </w:r>
            <w:r>
              <w:rPr>
                <w:noProof/>
              </w:rPr>
              <w:tab/>
            </w:r>
            <w:r>
              <w:rPr>
                <w:noProof/>
              </w:rPr>
              <w:fldChar w:fldCharType="begin"/>
            </w:r>
            <w:r>
              <w:rPr>
                <w:noProof/>
              </w:rPr>
              <w:instrText xml:space="preserve"> PAGEREF _Toc226042075 \h </w:instrText>
            </w:r>
            <w:r>
              <w:rPr>
                <w:noProof/>
              </w:rPr>
            </w:r>
            <w:r>
              <w:rPr>
                <w:noProof/>
              </w:rPr>
              <w:fldChar w:fldCharType="separate"/>
            </w:r>
            <w:r>
              <w:rPr>
                <w:noProof/>
              </w:rPr>
              <w:t>198</w:t>
            </w:r>
            <w:r>
              <w:rPr>
                <w:noProof/>
              </w:rPr>
              <w:fldChar w:fldCharType="end"/>
            </w:r>
          </w:hyperlink>
        </w:p>
        <w:p w14:paraId="250C5447" w14:textId="043EE524"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76" w:history="1">
            <w:r>
              <w:rPr>
                <w:rStyle w:val="Hipervnculo"/>
                <w:noProof/>
              </w:rPr>
              <w:t>22. PLAN DE MIGRACIÓN Y GO-LIVE</w:t>
            </w:r>
            <w:r>
              <w:rPr>
                <w:noProof/>
              </w:rPr>
              <w:tab/>
            </w:r>
            <w:r>
              <w:rPr>
                <w:noProof/>
              </w:rPr>
              <w:fldChar w:fldCharType="begin"/>
            </w:r>
            <w:r>
              <w:rPr>
                <w:noProof/>
              </w:rPr>
              <w:instrText xml:space="preserve"> PAGEREF _Toc226042076 \h </w:instrText>
            </w:r>
            <w:r>
              <w:rPr>
                <w:noProof/>
              </w:rPr>
            </w:r>
            <w:r>
              <w:rPr>
                <w:noProof/>
              </w:rPr>
              <w:fldChar w:fldCharType="separate"/>
            </w:r>
            <w:r>
              <w:rPr>
                <w:noProof/>
              </w:rPr>
              <w:t>198</w:t>
            </w:r>
            <w:r>
              <w:rPr>
                <w:noProof/>
              </w:rPr>
              <w:fldChar w:fldCharType="end"/>
            </w:r>
          </w:hyperlink>
        </w:p>
        <w:p w14:paraId="6509DF2A" w14:textId="3E72CCD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7" w:history="1">
            <w:r>
              <w:rPr>
                <w:rStyle w:val="Hipervnculo"/>
                <w:noProof/>
              </w:rPr>
              <w:t>22.1 Estrategia de migración (Feature Flags en ServiceNow por VNO)</w:t>
            </w:r>
            <w:r>
              <w:rPr>
                <w:noProof/>
              </w:rPr>
              <w:tab/>
            </w:r>
            <w:r>
              <w:rPr>
                <w:noProof/>
              </w:rPr>
              <w:fldChar w:fldCharType="begin"/>
            </w:r>
            <w:r>
              <w:rPr>
                <w:noProof/>
              </w:rPr>
              <w:instrText xml:space="preserve"> PAGEREF _Toc226042077 \h </w:instrText>
            </w:r>
            <w:r>
              <w:rPr>
                <w:noProof/>
              </w:rPr>
            </w:r>
            <w:r>
              <w:rPr>
                <w:noProof/>
              </w:rPr>
              <w:fldChar w:fldCharType="separate"/>
            </w:r>
            <w:r>
              <w:rPr>
                <w:noProof/>
              </w:rPr>
              <w:t>200</w:t>
            </w:r>
            <w:r>
              <w:rPr>
                <w:noProof/>
              </w:rPr>
              <w:fldChar w:fldCharType="end"/>
            </w:r>
          </w:hyperlink>
        </w:p>
        <w:p w14:paraId="46C33103" w14:textId="5690145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8" w:history="1">
            <w:r>
              <w:rPr>
                <w:rStyle w:val="Hipervnculo"/>
                <w:noProof/>
              </w:rPr>
              <w:t>22.2 Fases del proyecto</w:t>
            </w:r>
            <w:r>
              <w:rPr>
                <w:noProof/>
              </w:rPr>
              <w:tab/>
            </w:r>
            <w:r>
              <w:rPr>
                <w:noProof/>
              </w:rPr>
              <w:fldChar w:fldCharType="begin"/>
            </w:r>
            <w:r>
              <w:rPr>
                <w:noProof/>
              </w:rPr>
              <w:instrText xml:space="preserve"> PAGEREF _Toc226042078 \h </w:instrText>
            </w:r>
            <w:r>
              <w:rPr>
                <w:noProof/>
              </w:rPr>
            </w:r>
            <w:r>
              <w:rPr>
                <w:noProof/>
              </w:rPr>
              <w:fldChar w:fldCharType="separate"/>
            </w:r>
            <w:r>
              <w:rPr>
                <w:noProof/>
              </w:rPr>
              <w:t>200</w:t>
            </w:r>
            <w:r>
              <w:rPr>
                <w:noProof/>
              </w:rPr>
              <w:fldChar w:fldCharType="end"/>
            </w:r>
          </w:hyperlink>
        </w:p>
        <w:p w14:paraId="493C295D" w14:textId="01061D3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79" w:history="1">
            <w:r>
              <w:rPr>
                <w:rStyle w:val="Hipervnculo"/>
                <w:noProof/>
              </w:rPr>
              <w:t>22.3 Go-Live progresivo por VNO</w:t>
            </w:r>
            <w:r>
              <w:rPr>
                <w:noProof/>
              </w:rPr>
              <w:tab/>
            </w:r>
            <w:r>
              <w:rPr>
                <w:noProof/>
              </w:rPr>
              <w:fldChar w:fldCharType="begin"/>
            </w:r>
            <w:r>
              <w:rPr>
                <w:noProof/>
              </w:rPr>
              <w:instrText xml:space="preserve"> PAGEREF _Toc226042079 \h </w:instrText>
            </w:r>
            <w:r>
              <w:rPr>
                <w:noProof/>
              </w:rPr>
            </w:r>
            <w:r>
              <w:rPr>
                <w:noProof/>
              </w:rPr>
              <w:fldChar w:fldCharType="separate"/>
            </w:r>
            <w:r>
              <w:rPr>
                <w:noProof/>
              </w:rPr>
              <w:t>202</w:t>
            </w:r>
            <w:r>
              <w:rPr>
                <w:noProof/>
              </w:rPr>
              <w:fldChar w:fldCharType="end"/>
            </w:r>
          </w:hyperlink>
        </w:p>
        <w:p w14:paraId="240BB67E" w14:textId="2D46B665"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80" w:history="1">
            <w:r>
              <w:rPr>
                <w:rStyle w:val="Hipervnculo"/>
                <w:noProof/>
              </w:rPr>
              <w:t>22.3.1 Orden de certificación y activación</w:t>
            </w:r>
            <w:r>
              <w:rPr>
                <w:noProof/>
              </w:rPr>
              <w:tab/>
            </w:r>
            <w:r>
              <w:rPr>
                <w:noProof/>
              </w:rPr>
              <w:fldChar w:fldCharType="begin"/>
            </w:r>
            <w:r>
              <w:rPr>
                <w:noProof/>
              </w:rPr>
              <w:instrText xml:space="preserve"> PAGEREF _Toc226042080 \h </w:instrText>
            </w:r>
            <w:r>
              <w:rPr>
                <w:noProof/>
              </w:rPr>
            </w:r>
            <w:r>
              <w:rPr>
                <w:noProof/>
              </w:rPr>
              <w:fldChar w:fldCharType="separate"/>
            </w:r>
            <w:r>
              <w:rPr>
                <w:noProof/>
              </w:rPr>
              <w:t>202</w:t>
            </w:r>
            <w:r>
              <w:rPr>
                <w:noProof/>
              </w:rPr>
              <w:fldChar w:fldCharType="end"/>
            </w:r>
          </w:hyperlink>
        </w:p>
        <w:p w14:paraId="7064D437" w14:textId="23A866D6"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81" w:history="1">
            <w:r>
              <w:rPr>
                <w:rStyle w:val="Hipervnculo"/>
                <w:noProof/>
              </w:rPr>
              <w:t>22.3.2 Proceso de activación por VNO</w:t>
            </w:r>
            <w:r>
              <w:rPr>
                <w:noProof/>
              </w:rPr>
              <w:tab/>
            </w:r>
            <w:r>
              <w:rPr>
                <w:noProof/>
              </w:rPr>
              <w:fldChar w:fldCharType="begin"/>
            </w:r>
            <w:r>
              <w:rPr>
                <w:noProof/>
              </w:rPr>
              <w:instrText xml:space="preserve"> PAGEREF _Toc226042081 \h </w:instrText>
            </w:r>
            <w:r>
              <w:rPr>
                <w:noProof/>
              </w:rPr>
            </w:r>
            <w:r>
              <w:rPr>
                <w:noProof/>
              </w:rPr>
              <w:fldChar w:fldCharType="separate"/>
            </w:r>
            <w:r>
              <w:rPr>
                <w:noProof/>
              </w:rPr>
              <w:t>202</w:t>
            </w:r>
            <w:r>
              <w:rPr>
                <w:noProof/>
              </w:rPr>
              <w:fldChar w:fldCharType="end"/>
            </w:r>
          </w:hyperlink>
        </w:p>
        <w:p w14:paraId="672E3704" w14:textId="0C423B5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82" w:history="1">
            <w:r>
              <w:rPr>
                <w:rStyle w:val="Hipervnculo"/>
                <w:noProof/>
              </w:rPr>
              <w:t>22.4 Criterios de Go/No-Go</w:t>
            </w:r>
            <w:r>
              <w:rPr>
                <w:noProof/>
              </w:rPr>
              <w:tab/>
            </w:r>
            <w:r>
              <w:rPr>
                <w:noProof/>
              </w:rPr>
              <w:fldChar w:fldCharType="begin"/>
            </w:r>
            <w:r>
              <w:rPr>
                <w:noProof/>
              </w:rPr>
              <w:instrText xml:space="preserve"> PAGEREF _Toc226042082 \h </w:instrText>
            </w:r>
            <w:r>
              <w:rPr>
                <w:noProof/>
              </w:rPr>
            </w:r>
            <w:r>
              <w:rPr>
                <w:noProof/>
              </w:rPr>
              <w:fldChar w:fldCharType="separate"/>
            </w:r>
            <w:r>
              <w:rPr>
                <w:noProof/>
              </w:rPr>
              <w:t>203</w:t>
            </w:r>
            <w:r>
              <w:rPr>
                <w:noProof/>
              </w:rPr>
              <w:fldChar w:fldCharType="end"/>
            </w:r>
          </w:hyperlink>
        </w:p>
        <w:p w14:paraId="73018A2A" w14:textId="4DAE2E54"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83" w:history="1">
            <w:r>
              <w:rPr>
                <w:rStyle w:val="Hipervnculo"/>
                <w:noProof/>
              </w:rPr>
              <w:t>Criterios obligatorios (12)</w:t>
            </w:r>
            <w:r>
              <w:rPr>
                <w:noProof/>
              </w:rPr>
              <w:tab/>
            </w:r>
            <w:r>
              <w:rPr>
                <w:noProof/>
              </w:rPr>
              <w:fldChar w:fldCharType="begin"/>
            </w:r>
            <w:r>
              <w:rPr>
                <w:noProof/>
              </w:rPr>
              <w:instrText xml:space="preserve"> PAGEREF _Toc226042083 \h </w:instrText>
            </w:r>
            <w:r>
              <w:rPr>
                <w:noProof/>
              </w:rPr>
            </w:r>
            <w:r>
              <w:rPr>
                <w:noProof/>
              </w:rPr>
              <w:fldChar w:fldCharType="separate"/>
            </w:r>
            <w:r>
              <w:rPr>
                <w:noProof/>
              </w:rPr>
              <w:t>203</w:t>
            </w:r>
            <w:r>
              <w:rPr>
                <w:noProof/>
              </w:rPr>
              <w:fldChar w:fldCharType="end"/>
            </w:r>
          </w:hyperlink>
        </w:p>
        <w:p w14:paraId="1D1E54D0" w14:textId="243705A2" w:rsidR="005D78BF" w:rsidRDefault="005D78BF">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6042084" w:history="1">
            <w:r>
              <w:rPr>
                <w:rStyle w:val="Hipervnculo"/>
                <w:noProof/>
              </w:rPr>
              <w:t>Criterios deseables (4)</w:t>
            </w:r>
            <w:r>
              <w:rPr>
                <w:noProof/>
              </w:rPr>
              <w:tab/>
            </w:r>
            <w:r>
              <w:rPr>
                <w:noProof/>
              </w:rPr>
              <w:fldChar w:fldCharType="begin"/>
            </w:r>
            <w:r>
              <w:rPr>
                <w:noProof/>
              </w:rPr>
              <w:instrText xml:space="preserve"> PAGEREF _Toc226042084 \h </w:instrText>
            </w:r>
            <w:r>
              <w:rPr>
                <w:noProof/>
              </w:rPr>
            </w:r>
            <w:r>
              <w:rPr>
                <w:noProof/>
              </w:rPr>
              <w:fldChar w:fldCharType="separate"/>
            </w:r>
            <w:r>
              <w:rPr>
                <w:noProof/>
              </w:rPr>
              <w:t>203</w:t>
            </w:r>
            <w:r>
              <w:rPr>
                <w:noProof/>
              </w:rPr>
              <w:fldChar w:fldCharType="end"/>
            </w:r>
          </w:hyperlink>
        </w:p>
        <w:p w14:paraId="2FA8643D" w14:textId="423C910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85" w:history="1">
            <w:r>
              <w:rPr>
                <w:rStyle w:val="Hipervnculo"/>
                <w:noProof/>
              </w:rPr>
              <w:t>22.5 Checklist pre Go-Live</w:t>
            </w:r>
            <w:r>
              <w:rPr>
                <w:noProof/>
              </w:rPr>
              <w:tab/>
            </w:r>
            <w:r>
              <w:rPr>
                <w:noProof/>
              </w:rPr>
              <w:fldChar w:fldCharType="begin"/>
            </w:r>
            <w:r>
              <w:rPr>
                <w:noProof/>
              </w:rPr>
              <w:instrText xml:space="preserve"> PAGEREF _Toc226042085 \h </w:instrText>
            </w:r>
            <w:r>
              <w:rPr>
                <w:noProof/>
              </w:rPr>
            </w:r>
            <w:r>
              <w:rPr>
                <w:noProof/>
              </w:rPr>
              <w:fldChar w:fldCharType="separate"/>
            </w:r>
            <w:r>
              <w:rPr>
                <w:noProof/>
              </w:rPr>
              <w:t>204</w:t>
            </w:r>
            <w:r>
              <w:rPr>
                <w:noProof/>
              </w:rPr>
              <w:fldChar w:fldCharType="end"/>
            </w:r>
          </w:hyperlink>
        </w:p>
        <w:p w14:paraId="6A1A463C" w14:textId="3E8BF912"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86" w:history="1">
            <w:r>
              <w:rPr>
                <w:rStyle w:val="Hipervnculo"/>
                <w:noProof/>
              </w:rPr>
              <w:t>22.6 Estrategia de rollback</w:t>
            </w:r>
            <w:r>
              <w:rPr>
                <w:noProof/>
              </w:rPr>
              <w:tab/>
            </w:r>
            <w:r>
              <w:rPr>
                <w:noProof/>
              </w:rPr>
              <w:fldChar w:fldCharType="begin"/>
            </w:r>
            <w:r>
              <w:rPr>
                <w:noProof/>
              </w:rPr>
              <w:instrText xml:space="preserve"> PAGEREF _Toc226042086 \h </w:instrText>
            </w:r>
            <w:r>
              <w:rPr>
                <w:noProof/>
              </w:rPr>
            </w:r>
            <w:r>
              <w:rPr>
                <w:noProof/>
              </w:rPr>
              <w:fldChar w:fldCharType="separate"/>
            </w:r>
            <w:r>
              <w:rPr>
                <w:noProof/>
              </w:rPr>
              <w:t>205</w:t>
            </w:r>
            <w:r>
              <w:rPr>
                <w:noProof/>
              </w:rPr>
              <w:fldChar w:fldCharType="end"/>
            </w:r>
          </w:hyperlink>
        </w:p>
        <w:p w14:paraId="0D054FFB" w14:textId="78A0B3C5"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87" w:history="1">
            <w:r>
              <w:rPr>
                <w:rStyle w:val="Hipervnculo"/>
                <w:noProof/>
              </w:rPr>
              <w:t>23. MODELO OPERATIVO POST GO-LIVE</w:t>
            </w:r>
            <w:r>
              <w:rPr>
                <w:noProof/>
              </w:rPr>
              <w:tab/>
            </w:r>
            <w:r>
              <w:rPr>
                <w:noProof/>
              </w:rPr>
              <w:fldChar w:fldCharType="begin"/>
            </w:r>
            <w:r>
              <w:rPr>
                <w:noProof/>
              </w:rPr>
              <w:instrText xml:space="preserve"> PAGEREF _Toc226042087 \h </w:instrText>
            </w:r>
            <w:r>
              <w:rPr>
                <w:noProof/>
              </w:rPr>
            </w:r>
            <w:r>
              <w:rPr>
                <w:noProof/>
              </w:rPr>
              <w:fldChar w:fldCharType="separate"/>
            </w:r>
            <w:r>
              <w:rPr>
                <w:noProof/>
              </w:rPr>
              <w:t>205</w:t>
            </w:r>
            <w:r>
              <w:rPr>
                <w:noProof/>
              </w:rPr>
              <w:fldChar w:fldCharType="end"/>
            </w:r>
          </w:hyperlink>
        </w:p>
        <w:p w14:paraId="1FD9FE0B" w14:textId="2E19110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88" w:history="1">
            <w:r>
              <w:rPr>
                <w:rStyle w:val="Hipervnculo"/>
                <w:noProof/>
              </w:rPr>
              <w:t>23.1 Hypercare</w:t>
            </w:r>
            <w:r>
              <w:rPr>
                <w:noProof/>
              </w:rPr>
              <w:tab/>
            </w:r>
            <w:r>
              <w:rPr>
                <w:noProof/>
              </w:rPr>
              <w:fldChar w:fldCharType="begin"/>
            </w:r>
            <w:r>
              <w:rPr>
                <w:noProof/>
              </w:rPr>
              <w:instrText xml:space="preserve"> PAGEREF _Toc226042088 \h </w:instrText>
            </w:r>
            <w:r>
              <w:rPr>
                <w:noProof/>
              </w:rPr>
            </w:r>
            <w:r>
              <w:rPr>
                <w:noProof/>
              </w:rPr>
              <w:fldChar w:fldCharType="separate"/>
            </w:r>
            <w:r>
              <w:rPr>
                <w:noProof/>
              </w:rPr>
              <w:t>206</w:t>
            </w:r>
            <w:r>
              <w:rPr>
                <w:noProof/>
              </w:rPr>
              <w:fldChar w:fldCharType="end"/>
            </w:r>
          </w:hyperlink>
        </w:p>
        <w:p w14:paraId="08F3A5C5" w14:textId="0ED03EB5"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89" w:history="1">
            <w:r>
              <w:rPr>
                <w:rStyle w:val="Hipervnculo"/>
                <w:noProof/>
              </w:rPr>
              <w:t>23.2 Garantía</w:t>
            </w:r>
            <w:r>
              <w:rPr>
                <w:noProof/>
              </w:rPr>
              <w:tab/>
            </w:r>
            <w:r>
              <w:rPr>
                <w:noProof/>
              </w:rPr>
              <w:fldChar w:fldCharType="begin"/>
            </w:r>
            <w:r>
              <w:rPr>
                <w:noProof/>
              </w:rPr>
              <w:instrText xml:space="preserve"> PAGEREF _Toc226042089 \h </w:instrText>
            </w:r>
            <w:r>
              <w:rPr>
                <w:noProof/>
              </w:rPr>
            </w:r>
            <w:r>
              <w:rPr>
                <w:noProof/>
              </w:rPr>
              <w:fldChar w:fldCharType="separate"/>
            </w:r>
            <w:r>
              <w:rPr>
                <w:noProof/>
              </w:rPr>
              <w:t>207</w:t>
            </w:r>
            <w:r>
              <w:rPr>
                <w:noProof/>
              </w:rPr>
              <w:fldChar w:fldCharType="end"/>
            </w:r>
          </w:hyperlink>
        </w:p>
        <w:p w14:paraId="062B2BC5" w14:textId="01BEAE46"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0" w:history="1">
            <w:r>
              <w:rPr>
                <w:rStyle w:val="Hipervnculo"/>
                <w:noProof/>
              </w:rPr>
              <w:t>23.3 Matriz de escalamiento</w:t>
            </w:r>
            <w:r>
              <w:rPr>
                <w:noProof/>
              </w:rPr>
              <w:tab/>
            </w:r>
            <w:r>
              <w:rPr>
                <w:noProof/>
              </w:rPr>
              <w:fldChar w:fldCharType="begin"/>
            </w:r>
            <w:r>
              <w:rPr>
                <w:noProof/>
              </w:rPr>
              <w:instrText xml:space="preserve"> PAGEREF _Toc226042090 \h </w:instrText>
            </w:r>
            <w:r>
              <w:rPr>
                <w:noProof/>
              </w:rPr>
            </w:r>
            <w:r>
              <w:rPr>
                <w:noProof/>
              </w:rPr>
              <w:fldChar w:fldCharType="separate"/>
            </w:r>
            <w:r>
              <w:rPr>
                <w:noProof/>
              </w:rPr>
              <w:t>208</w:t>
            </w:r>
            <w:r>
              <w:rPr>
                <w:noProof/>
              </w:rPr>
              <w:fldChar w:fldCharType="end"/>
            </w:r>
          </w:hyperlink>
        </w:p>
        <w:p w14:paraId="413AD6B2" w14:textId="5D4CE86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1" w:history="1">
            <w:r>
              <w:rPr>
                <w:rStyle w:val="Hipervnculo"/>
                <w:noProof/>
              </w:rPr>
              <w:t>23.4 Gestión de incidentes y severidades</w:t>
            </w:r>
            <w:r>
              <w:rPr>
                <w:noProof/>
              </w:rPr>
              <w:tab/>
            </w:r>
            <w:r>
              <w:rPr>
                <w:noProof/>
              </w:rPr>
              <w:fldChar w:fldCharType="begin"/>
            </w:r>
            <w:r>
              <w:rPr>
                <w:noProof/>
              </w:rPr>
              <w:instrText xml:space="preserve"> PAGEREF _Toc226042091 \h </w:instrText>
            </w:r>
            <w:r>
              <w:rPr>
                <w:noProof/>
              </w:rPr>
            </w:r>
            <w:r>
              <w:rPr>
                <w:noProof/>
              </w:rPr>
              <w:fldChar w:fldCharType="separate"/>
            </w:r>
            <w:r>
              <w:rPr>
                <w:noProof/>
              </w:rPr>
              <w:t>208</w:t>
            </w:r>
            <w:r>
              <w:rPr>
                <w:noProof/>
              </w:rPr>
              <w:fldChar w:fldCharType="end"/>
            </w:r>
          </w:hyperlink>
        </w:p>
        <w:p w14:paraId="094B3200" w14:textId="51AD559B"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2" w:history="1">
            <w:r>
              <w:rPr>
                <w:rStyle w:val="Hipervnculo"/>
                <w:noProof/>
              </w:rPr>
              <w:t>23.5 Transferencia de conocimiento</w:t>
            </w:r>
            <w:r>
              <w:rPr>
                <w:noProof/>
              </w:rPr>
              <w:tab/>
            </w:r>
            <w:r>
              <w:rPr>
                <w:noProof/>
              </w:rPr>
              <w:fldChar w:fldCharType="begin"/>
            </w:r>
            <w:r>
              <w:rPr>
                <w:noProof/>
              </w:rPr>
              <w:instrText xml:space="preserve"> PAGEREF _Toc226042092 \h </w:instrText>
            </w:r>
            <w:r>
              <w:rPr>
                <w:noProof/>
              </w:rPr>
            </w:r>
            <w:r>
              <w:rPr>
                <w:noProof/>
              </w:rPr>
              <w:fldChar w:fldCharType="separate"/>
            </w:r>
            <w:r>
              <w:rPr>
                <w:noProof/>
              </w:rPr>
              <w:t>210</w:t>
            </w:r>
            <w:r>
              <w:rPr>
                <w:noProof/>
              </w:rPr>
              <w:fldChar w:fldCharType="end"/>
            </w:r>
          </w:hyperlink>
        </w:p>
        <w:p w14:paraId="24C9DA7B" w14:textId="5643815F"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3" w:history="1">
            <w:r>
              <w:rPr>
                <w:rStyle w:val="Hipervnculo"/>
                <w:noProof/>
                <w:lang w:val="en-US"/>
              </w:rPr>
              <w:t>23.6 Sesiones Q&amp;A post Go-Live</w:t>
            </w:r>
            <w:r>
              <w:rPr>
                <w:noProof/>
              </w:rPr>
              <w:tab/>
            </w:r>
            <w:r>
              <w:rPr>
                <w:noProof/>
              </w:rPr>
              <w:fldChar w:fldCharType="begin"/>
            </w:r>
            <w:r>
              <w:rPr>
                <w:noProof/>
              </w:rPr>
              <w:instrText xml:space="preserve"> PAGEREF _Toc226042093 \h </w:instrText>
            </w:r>
            <w:r>
              <w:rPr>
                <w:noProof/>
              </w:rPr>
            </w:r>
            <w:r>
              <w:rPr>
                <w:noProof/>
              </w:rPr>
              <w:fldChar w:fldCharType="separate"/>
            </w:r>
            <w:r>
              <w:rPr>
                <w:noProof/>
              </w:rPr>
              <w:t>210</w:t>
            </w:r>
            <w:r>
              <w:rPr>
                <w:noProof/>
              </w:rPr>
              <w:fldChar w:fldCharType="end"/>
            </w:r>
          </w:hyperlink>
        </w:p>
        <w:p w14:paraId="6ECF682A" w14:textId="4BCE5136"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094" w:history="1">
            <w:r>
              <w:rPr>
                <w:rStyle w:val="Hipervnculo"/>
                <w:noProof/>
              </w:rPr>
              <w:t>24. ANEXOS</w:t>
            </w:r>
            <w:r>
              <w:rPr>
                <w:noProof/>
              </w:rPr>
              <w:tab/>
            </w:r>
            <w:r>
              <w:rPr>
                <w:noProof/>
              </w:rPr>
              <w:fldChar w:fldCharType="begin"/>
            </w:r>
            <w:r>
              <w:rPr>
                <w:noProof/>
              </w:rPr>
              <w:instrText xml:space="preserve"> PAGEREF _Toc226042094 \h </w:instrText>
            </w:r>
            <w:r>
              <w:rPr>
                <w:noProof/>
              </w:rPr>
            </w:r>
            <w:r>
              <w:rPr>
                <w:noProof/>
              </w:rPr>
              <w:fldChar w:fldCharType="separate"/>
            </w:r>
            <w:r>
              <w:rPr>
                <w:noProof/>
              </w:rPr>
              <w:t>211</w:t>
            </w:r>
            <w:r>
              <w:rPr>
                <w:noProof/>
              </w:rPr>
              <w:fldChar w:fldCharType="end"/>
            </w:r>
          </w:hyperlink>
        </w:p>
        <w:p w14:paraId="25DBF80A" w14:textId="5469F33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5" w:history="1">
            <w:r>
              <w:rPr>
                <w:rStyle w:val="Hipervnculo"/>
                <w:noProof/>
              </w:rPr>
              <w:t>Anexo A — Especificación OpenAPI 3.0 (APIs Komands)</w:t>
            </w:r>
            <w:r>
              <w:rPr>
                <w:noProof/>
              </w:rPr>
              <w:tab/>
            </w:r>
            <w:r>
              <w:rPr>
                <w:noProof/>
              </w:rPr>
              <w:fldChar w:fldCharType="begin"/>
            </w:r>
            <w:r>
              <w:rPr>
                <w:noProof/>
              </w:rPr>
              <w:instrText xml:space="preserve"> PAGEREF _Toc226042095 \h </w:instrText>
            </w:r>
            <w:r>
              <w:rPr>
                <w:noProof/>
              </w:rPr>
            </w:r>
            <w:r>
              <w:rPr>
                <w:noProof/>
              </w:rPr>
              <w:fldChar w:fldCharType="separate"/>
            </w:r>
            <w:r>
              <w:rPr>
                <w:noProof/>
              </w:rPr>
              <w:t>212</w:t>
            </w:r>
            <w:r>
              <w:rPr>
                <w:noProof/>
              </w:rPr>
              <w:fldChar w:fldCharType="end"/>
            </w:r>
          </w:hyperlink>
        </w:p>
        <w:p w14:paraId="02C756F4" w14:textId="097ED02A"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6" w:history="1">
            <w:r>
              <w:rPr>
                <w:rStyle w:val="Hipervnculo"/>
                <w:noProof/>
                <w:lang w:val="en-US"/>
              </w:rPr>
              <w:t>Anexo B — DDL PostgreSQL (Schema komands)</w:t>
            </w:r>
            <w:r>
              <w:rPr>
                <w:noProof/>
              </w:rPr>
              <w:tab/>
            </w:r>
            <w:r>
              <w:rPr>
                <w:noProof/>
              </w:rPr>
              <w:fldChar w:fldCharType="begin"/>
            </w:r>
            <w:r>
              <w:rPr>
                <w:noProof/>
              </w:rPr>
              <w:instrText xml:space="preserve"> PAGEREF _Toc226042096 \h </w:instrText>
            </w:r>
            <w:r>
              <w:rPr>
                <w:noProof/>
              </w:rPr>
            </w:r>
            <w:r>
              <w:rPr>
                <w:noProof/>
              </w:rPr>
              <w:fldChar w:fldCharType="separate"/>
            </w:r>
            <w:r>
              <w:rPr>
                <w:noProof/>
              </w:rPr>
              <w:t>213</w:t>
            </w:r>
            <w:r>
              <w:rPr>
                <w:noProof/>
              </w:rPr>
              <w:fldChar w:fldCharType="end"/>
            </w:r>
          </w:hyperlink>
        </w:p>
        <w:p w14:paraId="345F6E69" w14:textId="097F75F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7" w:history="1">
            <w:r>
              <w:rPr>
                <w:rStyle w:val="Hipervnculo"/>
                <w:noProof/>
              </w:rPr>
              <w:t>Anexo C — Diagrama E-R completo</w:t>
            </w:r>
            <w:r>
              <w:rPr>
                <w:noProof/>
              </w:rPr>
              <w:tab/>
            </w:r>
            <w:r>
              <w:rPr>
                <w:noProof/>
              </w:rPr>
              <w:fldChar w:fldCharType="begin"/>
            </w:r>
            <w:r>
              <w:rPr>
                <w:noProof/>
              </w:rPr>
              <w:instrText xml:space="preserve"> PAGEREF _Toc226042097 \h </w:instrText>
            </w:r>
            <w:r>
              <w:rPr>
                <w:noProof/>
              </w:rPr>
            </w:r>
            <w:r>
              <w:rPr>
                <w:noProof/>
              </w:rPr>
              <w:fldChar w:fldCharType="separate"/>
            </w:r>
            <w:r>
              <w:rPr>
                <w:noProof/>
              </w:rPr>
              <w:t>214</w:t>
            </w:r>
            <w:r>
              <w:rPr>
                <w:noProof/>
              </w:rPr>
              <w:fldChar w:fldCharType="end"/>
            </w:r>
          </w:hyperlink>
        </w:p>
        <w:p w14:paraId="4C1B8C96" w14:textId="3CE39450"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8" w:history="1">
            <w:r>
              <w:rPr>
                <w:rStyle w:val="Hipervnculo"/>
                <w:noProof/>
              </w:rPr>
              <w:t>Anexo D — Manifiestos Kubernetes (YAML)</w:t>
            </w:r>
            <w:r>
              <w:rPr>
                <w:noProof/>
              </w:rPr>
              <w:tab/>
            </w:r>
            <w:r>
              <w:rPr>
                <w:noProof/>
              </w:rPr>
              <w:fldChar w:fldCharType="begin"/>
            </w:r>
            <w:r>
              <w:rPr>
                <w:noProof/>
              </w:rPr>
              <w:instrText xml:space="preserve"> PAGEREF _Toc226042098 \h </w:instrText>
            </w:r>
            <w:r>
              <w:rPr>
                <w:noProof/>
              </w:rPr>
            </w:r>
            <w:r>
              <w:rPr>
                <w:noProof/>
              </w:rPr>
              <w:fldChar w:fldCharType="separate"/>
            </w:r>
            <w:r>
              <w:rPr>
                <w:noProof/>
              </w:rPr>
              <w:t>215</w:t>
            </w:r>
            <w:r>
              <w:rPr>
                <w:noProof/>
              </w:rPr>
              <w:fldChar w:fldCharType="end"/>
            </w:r>
          </w:hyperlink>
        </w:p>
        <w:p w14:paraId="57ED2A30" w14:textId="63DACB58"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099" w:history="1">
            <w:r>
              <w:rPr>
                <w:rStyle w:val="Hipervnculo"/>
                <w:noProof/>
              </w:rPr>
              <w:t>Anexo E — Catálogo comandos Nokia</w:t>
            </w:r>
            <w:r>
              <w:rPr>
                <w:noProof/>
              </w:rPr>
              <w:tab/>
            </w:r>
            <w:r>
              <w:rPr>
                <w:noProof/>
              </w:rPr>
              <w:fldChar w:fldCharType="begin"/>
            </w:r>
            <w:r>
              <w:rPr>
                <w:noProof/>
              </w:rPr>
              <w:instrText xml:space="preserve"> PAGEREF _Toc226042099 \h </w:instrText>
            </w:r>
            <w:r>
              <w:rPr>
                <w:noProof/>
              </w:rPr>
            </w:r>
            <w:r>
              <w:rPr>
                <w:noProof/>
              </w:rPr>
              <w:fldChar w:fldCharType="separate"/>
            </w:r>
            <w:r>
              <w:rPr>
                <w:noProof/>
              </w:rPr>
              <w:t>216</w:t>
            </w:r>
            <w:r>
              <w:rPr>
                <w:noProof/>
              </w:rPr>
              <w:fldChar w:fldCharType="end"/>
            </w:r>
          </w:hyperlink>
        </w:p>
        <w:p w14:paraId="40784928" w14:textId="3790B3FE"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100" w:history="1">
            <w:r>
              <w:rPr>
                <w:rStyle w:val="Hipervnculo"/>
                <w:noProof/>
              </w:rPr>
              <w:t>Anexo F — Catálogo comandos Huawei</w:t>
            </w:r>
            <w:r>
              <w:rPr>
                <w:noProof/>
              </w:rPr>
              <w:tab/>
            </w:r>
            <w:r>
              <w:rPr>
                <w:noProof/>
              </w:rPr>
              <w:fldChar w:fldCharType="begin"/>
            </w:r>
            <w:r>
              <w:rPr>
                <w:noProof/>
              </w:rPr>
              <w:instrText xml:space="preserve"> PAGEREF _Toc226042100 \h </w:instrText>
            </w:r>
            <w:r>
              <w:rPr>
                <w:noProof/>
              </w:rPr>
            </w:r>
            <w:r>
              <w:rPr>
                <w:noProof/>
              </w:rPr>
              <w:fldChar w:fldCharType="separate"/>
            </w:r>
            <w:r>
              <w:rPr>
                <w:noProof/>
              </w:rPr>
              <w:t>217</w:t>
            </w:r>
            <w:r>
              <w:rPr>
                <w:noProof/>
              </w:rPr>
              <w:fldChar w:fldCharType="end"/>
            </w:r>
          </w:hyperlink>
        </w:p>
        <w:p w14:paraId="619B5593" w14:textId="0ACDF134"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101" w:history="1">
            <w:r>
              <w:rPr>
                <w:rStyle w:val="Hipervnculo"/>
                <w:noProof/>
              </w:rPr>
              <w:t>Anexo G — Matriz de trazabilidad requerimientos ↔ componentes</w:t>
            </w:r>
            <w:r>
              <w:rPr>
                <w:noProof/>
              </w:rPr>
              <w:tab/>
            </w:r>
            <w:r>
              <w:rPr>
                <w:noProof/>
              </w:rPr>
              <w:fldChar w:fldCharType="begin"/>
            </w:r>
            <w:r>
              <w:rPr>
                <w:noProof/>
              </w:rPr>
              <w:instrText xml:space="preserve"> PAGEREF _Toc226042101 \h </w:instrText>
            </w:r>
            <w:r>
              <w:rPr>
                <w:noProof/>
              </w:rPr>
            </w:r>
            <w:r>
              <w:rPr>
                <w:noProof/>
              </w:rPr>
              <w:fldChar w:fldCharType="separate"/>
            </w:r>
            <w:r>
              <w:rPr>
                <w:noProof/>
              </w:rPr>
              <w:t>218</w:t>
            </w:r>
            <w:r>
              <w:rPr>
                <w:noProof/>
              </w:rPr>
              <w:fldChar w:fldCharType="end"/>
            </w:r>
          </w:hyperlink>
        </w:p>
        <w:p w14:paraId="1F2EE4A3" w14:textId="5535A06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102" w:history="1">
            <w:r>
              <w:rPr>
                <w:rStyle w:val="Hipervnculo"/>
                <w:noProof/>
              </w:rPr>
              <w:t>Anexo H — Matriz de dependencias externas con semanas</w:t>
            </w:r>
            <w:r>
              <w:rPr>
                <w:noProof/>
              </w:rPr>
              <w:tab/>
            </w:r>
            <w:r>
              <w:rPr>
                <w:noProof/>
              </w:rPr>
              <w:fldChar w:fldCharType="begin"/>
            </w:r>
            <w:r>
              <w:rPr>
                <w:noProof/>
              </w:rPr>
              <w:instrText xml:space="preserve"> PAGEREF _Toc226042102 \h </w:instrText>
            </w:r>
            <w:r>
              <w:rPr>
                <w:noProof/>
              </w:rPr>
            </w:r>
            <w:r>
              <w:rPr>
                <w:noProof/>
              </w:rPr>
              <w:fldChar w:fldCharType="separate"/>
            </w:r>
            <w:r>
              <w:rPr>
                <w:noProof/>
              </w:rPr>
              <w:t>219</w:t>
            </w:r>
            <w:r>
              <w:rPr>
                <w:noProof/>
              </w:rPr>
              <w:fldChar w:fldCharType="end"/>
            </w:r>
          </w:hyperlink>
        </w:p>
        <w:p w14:paraId="6505FAD5" w14:textId="1168F0A9"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103" w:history="1">
            <w:r>
              <w:rPr>
                <w:rStyle w:val="Hipervnculo"/>
                <w:noProof/>
              </w:rPr>
              <w:t>Anexo I — Glosario extendido</w:t>
            </w:r>
            <w:r>
              <w:rPr>
                <w:noProof/>
              </w:rPr>
              <w:tab/>
            </w:r>
            <w:r>
              <w:rPr>
                <w:noProof/>
              </w:rPr>
              <w:fldChar w:fldCharType="begin"/>
            </w:r>
            <w:r>
              <w:rPr>
                <w:noProof/>
              </w:rPr>
              <w:instrText xml:space="preserve"> PAGEREF _Toc226042103 \h </w:instrText>
            </w:r>
            <w:r>
              <w:rPr>
                <w:noProof/>
              </w:rPr>
            </w:r>
            <w:r>
              <w:rPr>
                <w:noProof/>
              </w:rPr>
              <w:fldChar w:fldCharType="separate"/>
            </w:r>
            <w:r>
              <w:rPr>
                <w:noProof/>
              </w:rPr>
              <w:t>220</w:t>
            </w:r>
            <w:r>
              <w:rPr>
                <w:noProof/>
              </w:rPr>
              <w:fldChar w:fldCharType="end"/>
            </w:r>
          </w:hyperlink>
        </w:p>
        <w:p w14:paraId="3174B15E" w14:textId="5396223D" w:rsidR="005D78BF" w:rsidRDefault="005D78B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6042104" w:history="1">
            <w:r>
              <w:rPr>
                <w:rStyle w:val="Hipervnculo"/>
                <w:noProof/>
              </w:rPr>
              <w:t>Anexo J — Matriz RACI firmada</w:t>
            </w:r>
            <w:r>
              <w:rPr>
                <w:noProof/>
              </w:rPr>
              <w:tab/>
            </w:r>
            <w:r>
              <w:rPr>
                <w:noProof/>
              </w:rPr>
              <w:fldChar w:fldCharType="begin"/>
            </w:r>
            <w:r>
              <w:rPr>
                <w:noProof/>
              </w:rPr>
              <w:instrText xml:space="preserve"> PAGEREF _Toc226042104 \h </w:instrText>
            </w:r>
            <w:r>
              <w:rPr>
                <w:noProof/>
              </w:rPr>
            </w:r>
            <w:r>
              <w:rPr>
                <w:noProof/>
              </w:rPr>
              <w:fldChar w:fldCharType="separate"/>
            </w:r>
            <w:r>
              <w:rPr>
                <w:noProof/>
              </w:rPr>
              <w:t>221</w:t>
            </w:r>
            <w:r>
              <w:rPr>
                <w:noProof/>
              </w:rPr>
              <w:fldChar w:fldCharType="end"/>
            </w:r>
          </w:hyperlink>
        </w:p>
        <w:p w14:paraId="64C543E1" w14:textId="0FA9D349" w:rsidR="005D78BF" w:rsidRDefault="005D78B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6042105" w:history="1">
            <w:r>
              <w:rPr>
                <w:rStyle w:val="Hipervnculo"/>
                <w:noProof/>
              </w:rPr>
              <w:t>25. REFERENCIAS</w:t>
            </w:r>
            <w:r>
              <w:rPr>
                <w:noProof/>
              </w:rPr>
              <w:tab/>
            </w:r>
            <w:r>
              <w:rPr>
                <w:noProof/>
              </w:rPr>
              <w:fldChar w:fldCharType="begin"/>
            </w:r>
            <w:r>
              <w:rPr>
                <w:noProof/>
              </w:rPr>
              <w:instrText xml:space="preserve"> PAGEREF _Toc226042105 \h </w:instrText>
            </w:r>
            <w:r>
              <w:rPr>
                <w:noProof/>
              </w:rPr>
            </w:r>
            <w:r>
              <w:rPr>
                <w:noProof/>
              </w:rPr>
              <w:fldChar w:fldCharType="separate"/>
            </w:r>
            <w:r>
              <w:rPr>
                <w:noProof/>
              </w:rPr>
              <w:t>221</w:t>
            </w:r>
            <w:r>
              <w:rPr>
                <w:noProof/>
              </w:rPr>
              <w:fldChar w:fldCharType="end"/>
            </w:r>
          </w:hyperlink>
        </w:p>
        <w:p w14:paraId="5EF2EEE9" w14:textId="7EC9FBAE" w:rsidR="00C34357" w:rsidRDefault="00000000">
          <w:r>
            <w:fldChar w:fldCharType="end"/>
          </w:r>
        </w:p>
      </w:sdtContent>
    </w:sdt>
    <w:p w14:paraId="28C440C7" w14:textId="77777777" w:rsidR="00C34357" w:rsidRDefault="00000000">
      <w:r>
        <w:br w:type="page"/>
      </w:r>
    </w:p>
    <w:p w14:paraId="0BF5EDDC" w14:textId="77777777" w:rsidR="00C34357" w:rsidRDefault="00000000">
      <w:pPr>
        <w:pStyle w:val="Ttulo1"/>
      </w:pPr>
      <w:bookmarkStart w:id="19" w:name="_Toc226041818"/>
      <w:r>
        <w:lastRenderedPageBreak/>
        <w:t>1. INFORMACIÓN DEL PROYECTO</w:t>
      </w:r>
      <w:bookmarkEnd w:id="19"/>
    </w:p>
    <w:p w14:paraId="74B2C30C" w14:textId="77777777" w:rsidR="00C34357" w:rsidRDefault="00000000">
      <w:pPr>
        <w:pStyle w:val="Ttulo2"/>
      </w:pPr>
      <w:bookmarkStart w:id="20" w:name="_Toc226041819"/>
      <w:r>
        <w:t>1.1 Descripción del requerimiento</w:t>
      </w:r>
      <w:bookmarkEnd w:id="20"/>
    </w:p>
    <w:p w14:paraId="08F1910F" w14:textId="76ADF852" w:rsidR="00C34357" w:rsidRDefault="00000000">
      <w:pPr>
        <w:spacing w:after="140"/>
        <w:jc w:val="both"/>
      </w:pPr>
      <w:r>
        <w:t xml:space="preserve">ON·NET Fibra, como empresa de infraestructura (InfraCo) mayorista líder en el mercado chileno de </w:t>
      </w:r>
      <w:del w:id="21" w:author="Christian A. Isla Ch." w:date="2026-04-06T11:11:00Z" w16du:dateUtc="2026-04-06T15:11:00Z">
        <w:r>
          <w:delText>telecomunicaciones,</w:delText>
        </w:r>
      </w:del>
      <w:ins w:id="22" w:author="Christian A. Isla Ch." w:date="2026-04-06T11:11:00Z" w16du:dateUtc="2026-04-06T15:11:00Z">
        <w:r>
          <w:t>telecomunicaciones</w:t>
        </w:r>
      </w:ins>
      <w:r>
        <w:t xml:space="preserve"> provee capacidad de red GPON a múltiples operadores virtuales (VNOs), atendiendo a más de 2 millones de clientes finales a través de 4 VNOs activas. El ecosistema de provisión de servicios de ON·NET, denominado Génesis, se compone de múltiples plataformas integradas que soportan los procesos de factibilidad, asignación, activación, post-venta y assurance.</w:t>
      </w:r>
    </w:p>
    <w:p w14:paraId="36569CEE" w14:textId="77777777" w:rsidR="00C34357" w:rsidRDefault="00000000">
      <w:pPr>
        <w:spacing w:after="140"/>
        <w:jc w:val="both"/>
      </w:pPr>
      <w:r>
        <w:t>En la arquitectura actual, la plataforma BluePlanet de Ciena cumple un rol central a través de sus módulos BPI (inventario), BPO (orquestación) y RA (Resource Adapter para ejecución de comandos SSH hacia los OLTs). Esta dependencia genera un fuerte acoplamiento entre los sistemas, donde cualquier falla en BluePlanet impacta directamente la continuidad de la operación completa, provocando incidentes recurrentes (errores 30, 40, 400, 404) que requieren intervención manual de la Mesa de Quiebre, reagendamientos de instalaciones, pérdida de ventas y costos operacionales elevados.</w:t>
      </w:r>
    </w:p>
    <w:p w14:paraId="33CF1DF2" w14:textId="77777777" w:rsidR="00C34357" w:rsidRDefault="00000000">
      <w:pPr>
        <w:spacing w:after="140"/>
        <w:jc w:val="both"/>
      </w:pPr>
      <w:r>
        <w:t>Como respuesta a esta problemática, ON·NET implementó desde 2024 una solución de contingencia basada en la plataforma ADC (Administrador de Comandos), que permitió validar técnicamente la viabilidad de un modelo desacoplado de BluePlanet. Esta experiencia, que evolucionó durante 2025 con la operación de flujos de post-venta y brownfield de TCH, constituye el habilitador clave para el presente proyecto.</w:t>
      </w:r>
    </w:p>
    <w:p w14:paraId="2BBC8B55" w14:textId="77777777" w:rsidR="00C34357" w:rsidRDefault="00000000">
      <w:pPr>
        <w:spacing w:after="140"/>
        <w:jc w:val="both"/>
      </w:pPr>
      <w:r>
        <w:t>El Proyecto Sunset BluePlanet tiene como objetivo materializar esta transición: eliminar la dependencia total de BluePlanet (BPI/BPO/RA/Neo4j) del ecosistema Génesis, reemplazándola por la plataforma Komands (evolución de ADC) ejecutando sobre Kubernetes en el datacenter IFX, integrada con ServiceNow como orquestador y Axway como API Manager.</w:t>
      </w:r>
    </w:p>
    <w:p w14:paraId="7B39FB1D" w14:textId="77777777" w:rsidR="00C34357" w:rsidRDefault="00000000">
      <w:pPr>
        <w:pStyle w:val="Ttulo2"/>
      </w:pPr>
      <w:bookmarkStart w:id="23" w:name="_Toc226041820"/>
      <w:r>
        <w:t>1.2 Alcance del documento</w:t>
      </w:r>
      <w:bookmarkEnd w:id="23"/>
    </w:p>
    <w:p w14:paraId="7A63936C" w14:textId="77777777" w:rsidR="00C34357" w:rsidRDefault="00000000">
      <w:pPr>
        <w:spacing w:after="140"/>
        <w:jc w:val="both"/>
      </w:pPr>
      <w:r>
        <w:t>El presente documento describe el diseño de alto nivel (High Level Design - HLD) de la arquitectura TO-BE del Proyecto Sunset BluePlanet. Su objetivo es proporcionar una visión arquitectónica completa que sirva como guía técnica de referencia para todos los equipos involucrados en el proyecto.</w:t>
      </w:r>
    </w:p>
    <w:p w14:paraId="591B9B3B" w14:textId="77777777" w:rsidR="00C34357" w:rsidRDefault="00000000">
      <w:pPr>
        <w:spacing w:after="140"/>
        <w:jc w:val="both"/>
      </w:pPr>
      <w:r>
        <w:t>El alcance del documento cubre la totalidad del proyecto Sunset BluePlanet, incluyendo:</w:t>
      </w:r>
    </w:p>
    <w:p w14:paraId="131F1029" w14:textId="77777777" w:rsidR="00C34357" w:rsidRDefault="00000000">
      <w:pPr>
        <w:pStyle w:val="Prrafodelista"/>
        <w:spacing w:after="80"/>
        <w:ind w:left="720" w:hanging="360"/>
      </w:pPr>
      <w:r>
        <w:t>• Arquitectura de la plataforma Komands (7 microservicios, modelo de datos, APIs REST).</w:t>
      </w:r>
    </w:p>
    <w:p w14:paraId="29BBB3B0" w14:textId="77777777" w:rsidR="00C34357" w:rsidRDefault="00000000">
      <w:pPr>
        <w:pStyle w:val="Prrafodelista"/>
        <w:spacing w:after="80"/>
        <w:ind w:left="720" w:hanging="360"/>
      </w:pPr>
      <w:r>
        <w:t xml:space="preserve">• Integraciones con el ecosistema Génesis (ServiceNow SOM, Axway APIM, WSO2, OSP, CMDB, </w:t>
      </w:r>
      <w:commentRangeStart w:id="24"/>
      <w:r>
        <w:t>UAA</w:t>
      </w:r>
      <w:commentRangeEnd w:id="24"/>
      <w:r>
        <w:rPr>
          <w:rStyle w:val="Refdecomentario"/>
          <w:sz w:val="22"/>
          <w:szCs w:val="22"/>
        </w:rPr>
        <w:commentReference w:id="24"/>
      </w:r>
      <w:r>
        <w:t>).</w:t>
      </w:r>
    </w:p>
    <w:p w14:paraId="20E922A7" w14:textId="77777777" w:rsidR="00C34357" w:rsidRDefault="00000000">
      <w:pPr>
        <w:pStyle w:val="Prrafodelista"/>
        <w:spacing w:after="80"/>
        <w:ind w:left="1080" w:hanging="360"/>
      </w:pPr>
      <w:r>
        <w:rPr>
          <w:i/>
          <w:color w:val="595959"/>
        </w:rPr>
        <w:t>Nota: Komands se integra exclusivamente con la red de OLTs mediante SSH/CLI. No tiene integración directa con OSP ni UAA. Dichos sistemas pertenecen al ecosistema Génesis pero son externos al alcance de Komands.</w:t>
      </w:r>
    </w:p>
    <w:p w14:paraId="20E922A8" w14:textId="77777777" w:rsidR="00C34357" w:rsidRDefault="00000000">
      <w:pPr>
        <w:pStyle w:val="Prrafodelista"/>
        <w:spacing w:after="80"/>
        <w:ind w:left="720" w:hanging="360"/>
      </w:pPr>
      <w:r>
        <w:t>• Modificaciones en flujos de ServiceNow para redirección de BluePlanet a Komands.</w:t>
      </w:r>
    </w:p>
    <w:p w14:paraId="2AE357F5" w14:textId="77777777" w:rsidR="00C34357" w:rsidRDefault="00000000">
      <w:pPr>
        <w:pStyle w:val="Prrafodelista"/>
        <w:spacing w:after="80"/>
        <w:ind w:left="720" w:hanging="360"/>
      </w:pPr>
      <w:r>
        <w:t>• Infraestructura de despliegue en datacenter IFX (Kubernetes, PostgreSQL HA, seguridad).</w:t>
      </w:r>
    </w:p>
    <w:p w14:paraId="6EB20C12" w14:textId="77777777" w:rsidR="00C34357" w:rsidRDefault="00000000">
      <w:pPr>
        <w:pStyle w:val="Prrafodelista"/>
        <w:spacing w:after="80"/>
        <w:ind w:left="720" w:hanging="360"/>
      </w:pPr>
      <w:r>
        <w:t>• Estrategia de migración, testing (TDD), seguridad, observabilidad y modelo operativo.</w:t>
      </w:r>
    </w:p>
    <w:p w14:paraId="3F8605FA" w14:textId="77777777" w:rsidR="00C34357" w:rsidRDefault="00000000">
      <w:pPr>
        <w:spacing w:after="140"/>
        <w:jc w:val="both"/>
      </w:pPr>
      <w:r>
        <w:t>La audiencia del documento incluye: el equipo técnico de MOS-iT, la Gerencia de Sistemas y la Gerencia de Desarrollo de Redes de ON·NET Fibra, Ingeniería de Redes, el CISO, Operaciones TI, QA, y el Comité de Dirección del proyecto.</w:t>
      </w:r>
    </w:p>
    <w:p w14:paraId="13A00FFB" w14:textId="77777777" w:rsidR="00C34357" w:rsidRDefault="00000000">
      <w:pPr>
        <w:pStyle w:val="Ttulo2"/>
      </w:pPr>
      <w:bookmarkStart w:id="25" w:name="_Toc226041821"/>
      <w:r>
        <w:lastRenderedPageBreak/>
        <w:t>1.3 Objetivos de la solución</w:t>
      </w:r>
      <w:bookmarkEnd w:id="25"/>
    </w:p>
    <w:p w14:paraId="7E91C095" w14:textId="77777777" w:rsidR="00C34357" w:rsidRDefault="00000000">
      <w:pPr>
        <w:spacing w:after="140"/>
        <w:jc w:val="both"/>
      </w:pPr>
      <w:r>
        <w:t>La solución propuesta busca hacerse cargo de la necesidad de optimización de la arquitectura mediante la extensión de la plataforma Komands como motor de ejecución de comandos hacia la red GPON, integrándose con ServiceNow como orquestador de flujos de fulfillment y assurance. Los objetivos se organizan en dos niveles:</w:t>
      </w:r>
    </w:p>
    <w:p w14:paraId="3896215F" w14:textId="77777777" w:rsidR="00C34357" w:rsidRDefault="00000000">
      <w:pPr>
        <w:pStyle w:val="Ttulo3"/>
      </w:pPr>
      <w:bookmarkStart w:id="26" w:name="_Toc226041822"/>
      <w:r>
        <w:t>Objetivos generales de ON·NET Fibra</w:t>
      </w:r>
      <w:bookmarkEnd w:id="26"/>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00"/>
        <w:gridCol w:w="2600"/>
        <w:gridCol w:w="6060"/>
      </w:tblGrid>
      <w:tr w:rsidR="00C34357" w14:paraId="66C7CD80"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28AFC1F" w14:textId="77777777" w:rsidR="00C34357" w:rsidRDefault="00000000">
            <w:pPr>
              <w:jc w:val="center"/>
            </w:pPr>
            <w:r>
              <w:rPr>
                <w:b/>
                <w:bCs/>
                <w:color w:val="FFFFFF"/>
                <w:sz w:val="20"/>
                <w:szCs w:val="20"/>
              </w:rPr>
              <w:t>ID</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8F71D75" w14:textId="77777777" w:rsidR="00C34357" w:rsidRDefault="00000000">
            <w:pPr>
              <w:jc w:val="center"/>
            </w:pPr>
            <w:r>
              <w:rPr>
                <w:b/>
                <w:bCs/>
                <w:color w:val="FFFFFF"/>
                <w:sz w:val="20"/>
                <w:szCs w:val="20"/>
              </w:rPr>
              <w:t>Objetivo</w:t>
            </w:r>
          </w:p>
        </w:tc>
        <w:tc>
          <w:tcPr>
            <w:tcW w:w="6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B31F66F" w14:textId="77777777" w:rsidR="00C34357" w:rsidRDefault="00000000">
            <w:pPr>
              <w:jc w:val="center"/>
            </w:pPr>
            <w:r>
              <w:rPr>
                <w:b/>
                <w:bCs/>
                <w:color w:val="FFFFFF"/>
                <w:sz w:val="20"/>
                <w:szCs w:val="20"/>
              </w:rPr>
              <w:t>Indicador de éxito</w:t>
            </w:r>
          </w:p>
        </w:tc>
      </w:tr>
      <w:tr w:rsidR="00C34357" w14:paraId="5C5623A0"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2384CA" w14:textId="77777777" w:rsidR="00C34357" w:rsidRDefault="00000000">
            <w:pPr>
              <w:jc w:val="center"/>
            </w:pPr>
            <w:r>
              <w:rPr>
                <w:b/>
                <w:bCs/>
                <w:color w:val="000000"/>
                <w:sz w:val="20"/>
                <w:szCs w:val="20"/>
              </w:rPr>
              <w:t>OG-01</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FA9F254" w14:textId="77777777" w:rsidR="00C34357" w:rsidRDefault="00000000">
            <w:r>
              <w:rPr>
                <w:b/>
                <w:bCs/>
                <w:color w:val="000000"/>
                <w:sz w:val="20"/>
                <w:szCs w:val="20"/>
              </w:rPr>
              <w:t>Continuidad operacional hacia las VNOs</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C25C28" w14:textId="77777777" w:rsidR="00C34357" w:rsidRDefault="00000000">
            <w:r>
              <w:rPr>
                <w:color w:val="000000"/>
                <w:sz w:val="20"/>
                <w:szCs w:val="20"/>
              </w:rPr>
              <w:t>Se distinguen dos niveles de disponibilidad para la plataforma. A nivel interno, Komands debe mantener un uptime de 99,9%, lo que equivale a un máximo de aproximadamente 8,7 horas de indisponibilidad acumulada al año. Este indicador cubre la disponibilidad de los microservicios, la base de datos PostgreSQL y la infraestructura Kubernetes subyacente. A nivel de servicio hacia las VNOs, el uptime comprometido contractualmente es de 99,95%, equivalente a un máximo de 4,4 horas de indisponibilidad anual, considerando la disponibilidad end-to-end del canal de provisión incluyendo Axway APIM y ServiceNow. Los mantenimientos programados dentro de ventanas de cambio aprobadas no son contabilizados como indisponibilidad para efectos del cálculo de ambos indicadores. Adicionalmente, se establece como meta operacional interna una tasa de éxito de transacciones de provisión igual o superior al 98%. Este indicador mide la proporción de órdenes procesadas exitosamente respecto al total de órdenes recibidas y no constituye un compromiso contractual con las VNOs, sino una métrica de calidad operacional que será monitoreada por el equipo de operaciones TI.</w:t>
            </w:r>
          </w:p>
        </w:tc>
      </w:tr>
      <w:tr w:rsidR="00C34357" w14:paraId="0B14B50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FA19AB2" w14:textId="77777777" w:rsidR="00C34357" w:rsidRDefault="00000000">
            <w:pPr>
              <w:jc w:val="center"/>
            </w:pPr>
            <w:r>
              <w:rPr>
                <w:b/>
                <w:bCs/>
                <w:color w:val="000000"/>
                <w:sz w:val="20"/>
                <w:szCs w:val="20"/>
              </w:rPr>
              <w:t>OG-02</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B89C3F" w14:textId="77777777" w:rsidR="00C34357" w:rsidRDefault="00000000">
            <w:r>
              <w:rPr>
                <w:b/>
                <w:bCs/>
                <w:color w:val="000000"/>
                <w:sz w:val="20"/>
                <w:szCs w:val="20"/>
              </w:rPr>
              <w:t>Simplificación de la arquitectura</w:t>
            </w:r>
          </w:p>
        </w:tc>
        <w:tc>
          <w:tcPr>
            <w:tcW w:w="6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64EE0D9" w14:textId="77777777" w:rsidR="00C34357" w:rsidRDefault="00000000">
            <w:r>
              <w:rPr>
                <w:color w:val="000000"/>
                <w:sz w:val="20"/>
                <w:szCs w:val="20"/>
              </w:rPr>
              <w:t>Eliminación completa de BPI, BPO, RA y Neo4j. Reducción de componentes y puntos de falla.</w:t>
            </w:r>
          </w:p>
        </w:tc>
      </w:tr>
      <w:tr w:rsidR="00C34357" w14:paraId="796EA684"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70CED7" w14:textId="77777777" w:rsidR="00C34357" w:rsidRDefault="00000000">
            <w:pPr>
              <w:jc w:val="center"/>
            </w:pPr>
            <w:r>
              <w:rPr>
                <w:b/>
                <w:bCs/>
                <w:color w:val="000000"/>
                <w:sz w:val="20"/>
                <w:szCs w:val="20"/>
              </w:rPr>
              <w:t>OG-03</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BBE206" w14:textId="77777777" w:rsidR="00C34357" w:rsidRDefault="00000000">
            <w:r>
              <w:rPr>
                <w:b/>
                <w:bCs/>
                <w:color w:val="000000"/>
                <w:sz w:val="20"/>
                <w:szCs w:val="20"/>
              </w:rPr>
              <w:t>Independencia de licenciamiento propietario</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DAEACD" w14:textId="77777777" w:rsidR="00C34357" w:rsidRDefault="00000000">
            <w:r>
              <w:rPr>
                <w:color w:val="000000"/>
                <w:sz w:val="20"/>
                <w:szCs w:val="20"/>
              </w:rPr>
              <w:t>Eliminación de la dependencia del licenciamiento de BluePlanet (Ciena), reemplazándolo por plataforma de desarrollo propio sin costo de licenciamiento de software. La cuantificación del ahorro neto es responsabilidad del análisis financiero del proyecto, fuera del alcance de este HLD.</w:t>
            </w:r>
          </w:p>
        </w:tc>
      </w:tr>
      <w:tr w:rsidR="00C34357" w14:paraId="2C3A6C9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F7134F" w14:textId="77777777" w:rsidR="00C34357" w:rsidRDefault="00000000">
            <w:pPr>
              <w:jc w:val="center"/>
            </w:pPr>
            <w:r>
              <w:rPr>
                <w:b/>
                <w:bCs/>
                <w:color w:val="000000"/>
                <w:sz w:val="20"/>
                <w:szCs w:val="20"/>
              </w:rPr>
              <w:t>OG-04</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AC9331" w14:textId="77777777" w:rsidR="00C34357" w:rsidRDefault="00000000">
            <w:r>
              <w:rPr>
                <w:b/>
                <w:bCs/>
                <w:color w:val="000000"/>
                <w:sz w:val="20"/>
                <w:szCs w:val="20"/>
              </w:rPr>
              <w:t>Eficiencia operacional</w:t>
            </w:r>
          </w:p>
        </w:tc>
        <w:tc>
          <w:tcPr>
            <w:tcW w:w="6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897A24E" w14:textId="77777777" w:rsidR="00C34357" w:rsidRDefault="00000000">
            <w:r>
              <w:rPr>
                <w:color w:val="000000"/>
                <w:sz w:val="20"/>
                <w:szCs w:val="20"/>
              </w:rPr>
              <w:t>Reducción de workarounds manuales de Mesa de Quiebre. Menor tiempo de resolución de incidentes.</w:t>
            </w:r>
          </w:p>
        </w:tc>
      </w:tr>
    </w:tbl>
    <w:p w14:paraId="5863D589" w14:textId="77777777" w:rsidR="00C34357" w:rsidRDefault="00000000">
      <w:pPr>
        <w:pStyle w:val="Ttulo3"/>
      </w:pPr>
      <w:bookmarkStart w:id="27" w:name="_Toc226041823"/>
      <w:r>
        <w:t>Objetivos específicos del proyecto (MOS-iT)</w:t>
      </w:r>
      <w:bookmarkEnd w:id="27"/>
    </w:p>
    <w:p w14:paraId="0903C0F7" w14:textId="77777777" w:rsidR="00C34357" w:rsidRDefault="00000000">
      <w:pPr>
        <w:pStyle w:val="Prrafodelista"/>
        <w:spacing w:after="80"/>
        <w:ind w:left="720" w:hanging="360"/>
        <w:jc w:val="both"/>
        <w:pPrChange w:id="28" w:author="Christian A. Isla Ch." w:date="2026-04-06T11:22:00Z" w16du:dateUtc="2026-04-06T15:22:00Z">
          <w:pPr>
            <w:pStyle w:val="Prrafodelista"/>
            <w:spacing w:after="80"/>
            <w:ind w:left="720" w:hanging="360"/>
          </w:pPr>
        </w:pPrChange>
      </w:pPr>
      <w:r>
        <w:t>• Modificar flujos existentes de ServiceNow para redirigir operaciones de provisión y post-venta desde BluePlanet hacia Komands, eliminando la dependencia de BPI/BPO/RA.</w:t>
      </w:r>
    </w:p>
    <w:p w14:paraId="700E6F30" w14:textId="77777777" w:rsidR="00C34357" w:rsidRDefault="00000000">
      <w:pPr>
        <w:pStyle w:val="Prrafodelista"/>
        <w:spacing w:after="80"/>
        <w:ind w:left="720" w:hanging="360"/>
        <w:jc w:val="both"/>
        <w:pPrChange w:id="29" w:author="Christian A. Isla Ch." w:date="2026-04-06T11:22:00Z" w16du:dateUtc="2026-04-06T15:22:00Z">
          <w:pPr>
            <w:pStyle w:val="Prrafodelista"/>
            <w:spacing w:after="80"/>
            <w:ind w:left="720" w:hanging="360"/>
          </w:pPr>
        </w:pPrChange>
      </w:pPr>
      <w:r>
        <w:t>• Desarrollar y extender Komands para soportar todas las operaciones que actualmente ejecutan los módulos de BluePlanet, garantizando compatibilidad con vendors Huawei y Nokia en tecnologías GPON y XGSPON, tanto para productos FTTH (masivo) como SSAA (empresas/B2B) en todos sus grupos comerciales.</w:t>
      </w:r>
    </w:p>
    <w:p w14:paraId="74CC6BC3" w14:textId="77777777" w:rsidR="00C34357" w:rsidRDefault="00000000">
      <w:pPr>
        <w:pStyle w:val="Prrafodelista"/>
        <w:spacing w:after="80"/>
        <w:ind w:left="720" w:hanging="360"/>
        <w:jc w:val="both"/>
        <w:pPrChange w:id="30" w:author="Christian A. Isla Ch." w:date="2026-04-06T11:22:00Z" w16du:dateUtc="2026-04-06T15:22:00Z">
          <w:pPr>
            <w:pStyle w:val="Prrafodelista"/>
            <w:spacing w:after="80"/>
            <w:ind w:left="720" w:hanging="360"/>
          </w:pPr>
        </w:pPrChange>
      </w:pPr>
      <w:r>
        <w:t>• Feature Flags en ServiceNow para control granular de la migración por VNO, tecnología y operación, permitiendo rollback instantáneo sin despliegue de código.</w:t>
      </w:r>
    </w:p>
    <w:p w14:paraId="614F0442" w14:textId="77777777" w:rsidR="00C34357" w:rsidRDefault="00000000">
      <w:pPr>
        <w:pStyle w:val="Prrafodelista"/>
        <w:spacing w:after="80"/>
        <w:ind w:left="720" w:hanging="360"/>
        <w:jc w:val="both"/>
        <w:pPrChange w:id="31" w:author="Christian A. Isla Ch." w:date="2026-04-06T11:22:00Z" w16du:dateUtc="2026-04-06T15:22:00Z">
          <w:pPr>
            <w:pStyle w:val="Prrafodelista"/>
            <w:spacing w:after="80"/>
            <w:ind w:left="720" w:hanging="360"/>
          </w:pPr>
        </w:pPrChange>
      </w:pPr>
      <w:r>
        <w:lastRenderedPageBreak/>
        <w:t>• Disponibilizar APIs REST documentadas en formato OpenAPI 3.0 para su publicación en Axway APIM e integrar la plataforma con Dynatrace para observabilidad completa.</w:t>
      </w:r>
    </w:p>
    <w:p w14:paraId="2F6351E3" w14:textId="77777777" w:rsidR="00C34357" w:rsidRDefault="00000000">
      <w:pPr>
        <w:pStyle w:val="Ttulo2"/>
      </w:pPr>
      <w:bookmarkStart w:id="32" w:name="_Toc226041824"/>
      <w:r>
        <w:t>1.4 Principios de diseño</w:t>
      </w:r>
      <w:bookmarkEnd w:id="32"/>
    </w:p>
    <w:p w14:paraId="10493940" w14:textId="77777777" w:rsidR="00C34357" w:rsidRDefault="00000000">
      <w:pPr>
        <w:spacing w:after="140"/>
        <w:jc w:val="both"/>
      </w:pPr>
      <w:r>
        <w:t>El proyecto se rige por cuatro principios fundamentales establecidos por la Dirección de Tecnología de ON·NET Fibra. Estos principios son transversales a todas las decisiones de diseño e implementación: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000"/>
        <w:gridCol w:w="7360"/>
      </w:tblGrid>
      <w:tr w:rsidR="00C34357" w14:paraId="08E32343"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426002C" w14:textId="77777777" w:rsidR="00C34357" w:rsidRDefault="00000000">
            <w:pPr>
              <w:jc w:val="center"/>
            </w:pPr>
            <w:r>
              <w:rPr>
                <w:b/>
                <w:bCs/>
                <w:color w:val="FFFFFF"/>
                <w:sz w:val="20"/>
                <w:szCs w:val="20"/>
              </w:rPr>
              <w:t>Principio</w:t>
            </w:r>
          </w:p>
        </w:tc>
        <w:tc>
          <w:tcPr>
            <w:tcW w:w="7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0E19378" w14:textId="77777777" w:rsidR="00C34357" w:rsidRDefault="00000000">
            <w:pPr>
              <w:jc w:val="center"/>
            </w:pPr>
            <w:r>
              <w:rPr>
                <w:b/>
                <w:bCs/>
                <w:color w:val="FFFFFF"/>
                <w:sz w:val="20"/>
                <w:szCs w:val="20"/>
              </w:rPr>
              <w:t>Descripción y aplicación</w:t>
            </w:r>
          </w:p>
        </w:tc>
      </w:tr>
      <w:tr w:rsidR="00C34357" w14:paraId="3927DDA4" w14:textId="77777777">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0CCC6B74" w14:textId="77777777" w:rsidR="00C34357" w:rsidRDefault="00000000">
            <w:r>
              <w:rPr>
                <w:b/>
                <w:bCs/>
                <w:color w:val="000000"/>
                <w:sz w:val="20"/>
                <w:szCs w:val="20"/>
              </w:rPr>
              <w:t>Paridad funcional (TDD)</w:t>
            </w:r>
          </w:p>
        </w:tc>
        <w:tc>
          <w:tcPr>
            <w:tcW w:w="7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1942F7C4" w14:textId="1E4C3136" w:rsidR="00C34357" w:rsidRDefault="00000000">
            <w:r>
              <w:rPr>
                <w:color w:val="000000"/>
                <w:sz w:val="19"/>
                <w:szCs w:val="19"/>
              </w:rPr>
              <w:t xml:space="preserve">Komands debe producir exactamente los mismos resultados que BluePlanet. Las VNOs no percibirán cambios en interfaces, formatos de request/response ni </w:t>
            </w:r>
            <w:commentRangeStart w:id="33"/>
            <w:r>
              <w:rPr>
                <w:color w:val="000000"/>
                <w:sz w:val="19"/>
                <w:szCs w:val="19"/>
              </w:rPr>
              <w:t xml:space="preserve">comportamiento </w:t>
            </w:r>
            <w:ins w:id="34" w:author="Christian A. Isla Ch." w:date="2026-04-06T11:43:00Z" w16du:dateUtc="2026-04-06T15:43:00Z">
              <w:r>
                <w:rPr>
                  <w:color w:val="000000"/>
                  <w:sz w:val="19"/>
                  <w:szCs w:val="19"/>
                </w:rPr>
                <w:t xml:space="preserve">funcional </w:t>
              </w:r>
            </w:ins>
            <w:r>
              <w:rPr>
                <w:color w:val="000000"/>
                <w:sz w:val="19"/>
                <w:szCs w:val="19"/>
              </w:rPr>
              <w:t>del sistema</w:t>
            </w:r>
            <w:commentRangeEnd w:id="33"/>
            <w:r>
              <w:rPr>
                <w:rStyle w:val="Refdecomentario"/>
                <w:color w:val="000000"/>
                <w:sz w:val="19"/>
                <w:szCs w:val="19"/>
              </w:rPr>
              <w:commentReference w:id="33"/>
            </w:r>
            <w:r>
              <w:rPr>
                <w:color w:val="000000"/>
                <w:sz w:val="19"/>
                <w:szCs w:val="19"/>
              </w:rPr>
              <w:t>. El desarrollo sigue un enfoque Test-Driven Development: la suite de tests se crea ANTES del código, basada en el comportamiento capturado de BluePlanet. Cobertura objetivo superior al 80%. Si bien el comportamiento funcional del sistema no experimentará cambios —las VNOs no percibirán diferencias en interfaces ni formatos de request/response— sí se esperan mejoras a nivel operativo, particularmente en rendimiento y tiempos de respuesta globales, como resultado de la migración a Komands sobre Kubernetes.</w:t>
            </w:r>
          </w:p>
        </w:tc>
      </w:tr>
      <w:tr w:rsidR="00C34357" w14:paraId="798CEB2F"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6EA256" w14:textId="77777777" w:rsidR="00C34357" w:rsidRDefault="00000000">
            <w:r>
              <w:rPr>
                <w:b/>
                <w:bCs/>
                <w:color w:val="000000"/>
                <w:sz w:val="20"/>
                <w:szCs w:val="20"/>
              </w:rPr>
              <w:t>Transparencia para VNOs</w:t>
            </w:r>
          </w:p>
        </w:tc>
        <w:tc>
          <w:tcPr>
            <w:tcW w:w="7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569B34" w14:textId="77777777" w:rsidR="00C34357" w:rsidRDefault="00000000">
            <w:r>
              <w:rPr>
                <w:color w:val="000000"/>
                <w:sz w:val="19"/>
                <w:szCs w:val="19"/>
              </w:rPr>
              <w:t>Las 4 VNOs no deben percibir cambios en las interfaces de integración. Se mantienen los mismos formatos de request, mismos códigos de error, mismos tiempos de respuesta (o mejores) y el mismo patrón síncrono/asíncrono por API. ON·NET es una red neutral; el proyecto no altera la experiencia de ninguna VNO.</w:t>
            </w:r>
          </w:p>
        </w:tc>
      </w:tr>
      <w:tr w:rsidR="00C34357" w14:paraId="037D5F24" w14:textId="77777777">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2E276D5A" w14:textId="77777777" w:rsidR="00C34357" w:rsidRDefault="00000000">
            <w:r>
              <w:rPr>
                <w:b/>
                <w:bCs/>
                <w:color w:val="000000"/>
                <w:sz w:val="20"/>
                <w:szCs w:val="20"/>
              </w:rPr>
              <w:t>Feature Flags</w:t>
            </w:r>
          </w:p>
        </w:tc>
        <w:tc>
          <w:tcPr>
            <w:tcW w:w="7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399AD22A" w14:textId="77777777" w:rsidR="00C34357" w:rsidRDefault="00000000">
            <w:r>
              <w:rPr>
                <w:color w:val="000000"/>
                <w:sz w:val="19"/>
                <w:szCs w:val="19"/>
              </w:rPr>
              <w:t>Control granular para activar/desactivar el nuevo flujo (Komands vía ServiceNow FlowDesigner) por VNO individual, por tecnología (GPON/XGSPON), por producto (FTTH/SSAA) y por operación. Permite rollback instantáneo sin despliegue de código, habilitando una migración progresiva y controlada con riesgo acotado.</w:t>
            </w:r>
          </w:p>
        </w:tc>
      </w:tr>
      <w:tr w:rsidR="00C34357" w14:paraId="658833E6" w14:textId="77777777">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B79F4C" w14:textId="77777777" w:rsidR="00C34357" w:rsidRDefault="00000000">
            <w:r>
              <w:rPr>
                <w:b/>
                <w:bCs/>
                <w:color w:val="000000"/>
                <w:sz w:val="20"/>
                <w:szCs w:val="20"/>
              </w:rPr>
              <w:t>Contingencia 0</w:t>
            </w:r>
          </w:p>
        </w:tc>
        <w:tc>
          <w:tcPr>
            <w:tcW w:w="7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6721CA" w14:textId="77777777" w:rsidR="00C34357" w:rsidRDefault="00000000">
            <w:r>
              <w:rPr>
                <w:color w:val="000000"/>
                <w:sz w:val="19"/>
                <w:szCs w:val="19"/>
              </w:rPr>
              <w:t>Know-how validado desde 2024 de transacciones directas a la red vía Komands (bypass de sistemas intermedios). Garantiza operación continua sin dependencia de plataformas que puedan generar indisponibilidad. Probado en producción con post-ventas y flujos brownfield de TCH.</w:t>
            </w:r>
          </w:p>
        </w:tc>
      </w:tr>
    </w:tbl>
    <w:p w14:paraId="353BDF83" w14:textId="77777777" w:rsidR="00C34357" w:rsidRDefault="00000000">
      <w:pPr>
        <w:pStyle w:val="Ttulo2"/>
      </w:pPr>
      <w:bookmarkStart w:id="35" w:name="_Toc226041825"/>
      <w:r>
        <w:t>1.5 Evolución histórica del ADC / Komands</w:t>
      </w:r>
      <w:bookmarkEnd w:id="35"/>
    </w:p>
    <w:p w14:paraId="54FA8014" w14:textId="77777777" w:rsidR="00C34357" w:rsidRDefault="00000000">
      <w:pPr>
        <w:spacing w:after="140"/>
        <w:jc w:val="both"/>
      </w:pPr>
      <w:r>
        <w:t>La plataforma Komands no es un desarrollo greenfield. Su evolución ha sido progresiva y validada en producción, lo que reduce significativamente el riesgo del proyecto: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200"/>
        <w:gridCol w:w="3000"/>
        <w:gridCol w:w="5160"/>
      </w:tblGrid>
      <w:tr w:rsidR="00C34357" w14:paraId="30464AC6"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91050CA" w14:textId="77777777" w:rsidR="00C34357" w:rsidRDefault="00000000">
            <w:pPr>
              <w:jc w:val="center"/>
            </w:pPr>
            <w:r>
              <w:rPr>
                <w:b/>
                <w:bCs/>
                <w:color w:val="FFFFFF"/>
                <w:sz w:val="20"/>
                <w:szCs w:val="20"/>
              </w:rPr>
              <w:t>Período</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1F820D5" w14:textId="77777777" w:rsidR="00C34357" w:rsidRDefault="00000000">
            <w:pPr>
              <w:jc w:val="center"/>
            </w:pPr>
            <w:r>
              <w:rPr>
                <w:b/>
                <w:bCs/>
                <w:color w:val="FFFFFF"/>
                <w:sz w:val="20"/>
                <w:szCs w:val="20"/>
              </w:rPr>
              <w:t>Hito</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7108835" w14:textId="77777777" w:rsidR="00C34357" w:rsidRDefault="00000000">
            <w:pPr>
              <w:jc w:val="center"/>
            </w:pPr>
            <w:r>
              <w:rPr>
                <w:b/>
                <w:bCs/>
                <w:color w:val="FFFFFF"/>
                <w:sz w:val="20"/>
                <w:szCs w:val="20"/>
              </w:rPr>
              <w:t>Descripción</w:t>
            </w:r>
          </w:p>
        </w:tc>
      </w:tr>
      <w:tr w:rsidR="00C34357" w14:paraId="25BC85E5"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AF4887" w14:textId="77777777" w:rsidR="00C34357" w:rsidRDefault="00000000">
            <w:pPr>
              <w:jc w:val="center"/>
            </w:pPr>
            <w:r>
              <w:rPr>
                <w:b/>
                <w:bCs/>
                <w:color w:val="000000"/>
                <w:sz w:val="20"/>
                <w:szCs w:val="20"/>
              </w:rPr>
              <w:t>2024</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67E182B" w14:textId="77777777" w:rsidR="00C34357" w:rsidRDefault="00000000">
            <w:r>
              <w:rPr>
                <w:b/>
                <w:bCs/>
                <w:color w:val="000000"/>
                <w:sz w:val="20"/>
                <w:szCs w:val="20"/>
              </w:rPr>
              <w:t>Integración ADC a operación</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71FB24" w14:textId="77777777" w:rsidR="00C34357" w:rsidRDefault="00000000">
            <w:r>
              <w:rPr>
                <w:color w:val="000000"/>
                <w:sz w:val="20"/>
                <w:szCs w:val="20"/>
              </w:rPr>
              <w:t>Módulo ADC se integra como solución de contingencia ante fallas de BluePlanet. Valida la viabilidad técnica del modelo.</w:t>
            </w:r>
          </w:p>
        </w:tc>
      </w:tr>
      <w:tr w:rsidR="00C34357" w14:paraId="469D1ED6"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C6978BC" w14:textId="77777777" w:rsidR="00C34357" w:rsidRDefault="00000000">
            <w:pPr>
              <w:jc w:val="center"/>
            </w:pPr>
            <w:r>
              <w:rPr>
                <w:b/>
                <w:bCs/>
                <w:color w:val="000000"/>
                <w:sz w:val="20"/>
                <w:szCs w:val="20"/>
              </w:rPr>
              <w:t>2025</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5499646" w14:textId="77777777" w:rsidR="00C34357" w:rsidRDefault="00000000">
            <w:r>
              <w:rPr>
                <w:b/>
                <w:bCs/>
                <w:color w:val="000000"/>
                <w:sz w:val="20"/>
                <w:szCs w:val="20"/>
              </w:rPr>
              <w:t>Operación sin BluePlanet</w:t>
            </w:r>
          </w:p>
        </w:tc>
        <w:tc>
          <w:tcPr>
            <w:tcW w:w="5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16A3F7" w14:textId="77777777" w:rsidR="00C34357" w:rsidRDefault="00000000">
            <w:r>
              <w:rPr>
                <w:color w:val="000000"/>
                <w:sz w:val="20"/>
                <w:szCs w:val="20"/>
              </w:rPr>
              <w:t>Flujos de provisión a la red operan sin BluePlanet. Inicio de operaciones de post-venta vía ADC para flujos brownfield TCH.</w:t>
            </w:r>
          </w:p>
        </w:tc>
      </w:tr>
      <w:tr w:rsidR="00C34357" w14:paraId="112C1986"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B4C4FF" w14:textId="77777777" w:rsidR="00C34357" w:rsidRDefault="00000000">
            <w:pPr>
              <w:jc w:val="center"/>
            </w:pPr>
            <w:r>
              <w:rPr>
                <w:b/>
                <w:bCs/>
                <w:color w:val="000000"/>
                <w:sz w:val="20"/>
                <w:szCs w:val="20"/>
              </w:rPr>
              <w:t>Mar 2026</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F62886" w14:textId="77777777" w:rsidR="00C34357" w:rsidRDefault="00000000">
            <w:r>
              <w:rPr>
                <w:b/>
                <w:bCs/>
                <w:color w:val="000000"/>
                <w:sz w:val="20"/>
                <w:szCs w:val="20"/>
              </w:rPr>
              <w:t>Proyecto Sunset BluePlanet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F7D9E3A" w14:textId="77777777" w:rsidR="00C34357" w:rsidRDefault="00000000">
            <w:r>
              <w:rPr>
                <w:color w:val="000000"/>
                <w:sz w:val="20"/>
                <w:szCs w:val="20"/>
              </w:rPr>
              <w:t>Inicio formal del proyecto. ADC es renombrado a Komands. 4 módulos ya operativos (Portal, Consulta ONT, Estadísticas, Monitor Logs, Gestión OLT). RBAC con 16 permisos granulares. Soporte Huawei + Nokia.</w:t>
            </w:r>
          </w:p>
        </w:tc>
      </w:tr>
      <w:tr w:rsidR="00C34357" w14:paraId="4896061E"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3DBE64B" w14:textId="77777777" w:rsidR="00C34357" w:rsidRDefault="00000000">
            <w:pPr>
              <w:jc w:val="center"/>
            </w:pPr>
            <w:r>
              <w:rPr>
                <w:b/>
                <w:bCs/>
                <w:color w:val="000000"/>
                <w:sz w:val="20"/>
                <w:szCs w:val="20"/>
              </w:rPr>
              <w:t>Mar-Oct 2026</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1EC96E" w14:textId="77777777" w:rsidR="00C34357" w:rsidRDefault="00000000">
            <w:r>
              <w:rPr>
                <w:b/>
                <w:bCs/>
                <w:color w:val="000000"/>
                <w:sz w:val="20"/>
                <w:szCs w:val="20"/>
              </w:rPr>
              <w:t>Desarrollo e implementación</w:t>
            </w:r>
          </w:p>
        </w:tc>
        <w:tc>
          <w:tcPr>
            <w:tcW w:w="5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222FF0" w14:textId="77777777" w:rsidR="00C34357" w:rsidRDefault="00000000">
            <w:r>
              <w:rPr>
                <w:color w:val="000000"/>
                <w:sz w:val="20"/>
                <w:szCs w:val="20"/>
              </w:rPr>
              <w:t xml:space="preserve">20 sprints de desarrollo. Migración Docker Compose a Kubernetes. 7 microservicios. Certificación con 4 VNOs. Go-Live progresivo: primera VNO (DTV) </w:t>
            </w:r>
            <w:r>
              <w:rPr>
                <w:color w:val="000000"/>
                <w:sz w:val="20"/>
                <w:szCs w:val="20"/>
              </w:rPr>
              <w:lastRenderedPageBreak/>
              <w:t>septiembre 2026, última VNO (TCH) + inicio Hypercare octubre 2026. Cierre proyecto diciembre 2026.</w:t>
            </w:r>
          </w:p>
        </w:tc>
      </w:tr>
    </w:tbl>
    <w:p w14:paraId="3E75975F" w14:textId="77777777" w:rsidR="00C34357" w:rsidRDefault="00000000">
      <w:r>
        <w:lastRenderedPageBreak/>
        <w:br w:type="page"/>
      </w:r>
    </w:p>
    <w:p w14:paraId="403CF59F" w14:textId="77777777" w:rsidR="00C34357" w:rsidRDefault="00000000">
      <w:pPr>
        <w:pStyle w:val="Ttulo1"/>
      </w:pPr>
      <w:bookmarkStart w:id="36" w:name="_Toc226041826"/>
      <w:r>
        <w:lastRenderedPageBreak/>
        <w:t>2. ALCANCE</w:t>
      </w:r>
      <w:bookmarkEnd w:id="36"/>
    </w:p>
    <w:p w14:paraId="7DA7B3FE" w14:textId="77777777" w:rsidR="00C34357" w:rsidRDefault="00000000">
      <w:pPr>
        <w:spacing w:after="140"/>
        <w:jc w:val="both"/>
      </w:pPr>
      <w:r>
        <w:t>El alcance del proyecto contempla la implementación de desarrollos y ajustes en el ecosistema Génesis, orientados a materializar la eliminación de la dependencia de BluePlanet en los procesos de provisión y post-venta. La solución ha sido diseñada para soportar de manera integral la cobertura funcional del negocio de ON·NET Fibra.</w:t>
      </w:r>
    </w:p>
    <w:p w14:paraId="25B1124F" w14:textId="77777777" w:rsidR="00C34357" w:rsidRDefault="00000000">
      <w:pPr>
        <w:pStyle w:val="Ttulo2"/>
      </w:pPr>
      <w:bookmarkStart w:id="37" w:name="_Toc226041827"/>
      <w:r>
        <w:t>2.1 Dentro del alcance</w:t>
      </w:r>
      <w:bookmarkEnd w:id="37"/>
    </w:p>
    <w:p w14:paraId="15181E12" w14:textId="77777777" w:rsidR="00C34357" w:rsidRDefault="00000000">
      <w:pPr>
        <w:pStyle w:val="Ttulo3"/>
      </w:pPr>
      <w:bookmarkStart w:id="38" w:name="_Toc226041828"/>
      <w:r>
        <w:t>2.1.1 VNOs soportadas</w:t>
      </w:r>
      <w:bookmarkEnd w:id="38"/>
    </w:p>
    <w:p w14:paraId="594642F2" w14:textId="77777777" w:rsidR="00C34357" w:rsidRDefault="00000000">
      <w:pPr>
        <w:spacing w:after="140"/>
        <w:jc w:val="both"/>
      </w:pPr>
      <w:r>
        <w:t>ON·NET opera como red neutral, proveyendo servicios a 4 operadores virtuales. El proyecto debe garantizar la paridad funcional y transparencia para todas las VNOs sin excepción: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200"/>
        <w:gridCol w:w="2000"/>
        <w:gridCol w:w="1600"/>
        <w:gridCol w:w="1800"/>
        <w:gridCol w:w="2760"/>
      </w:tblGrid>
      <w:tr w:rsidR="00C34357" w14:paraId="70FF4BD6"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78336C5" w14:textId="77777777" w:rsidR="00C34357" w:rsidRDefault="00000000">
            <w:pPr>
              <w:jc w:val="center"/>
            </w:pPr>
            <w:r>
              <w:rPr>
                <w:b/>
                <w:bCs/>
                <w:color w:val="FFFFFF"/>
                <w:sz w:val="20"/>
                <w:szCs w:val="20"/>
              </w:rPr>
              <w:t>Código</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FD9233E" w14:textId="77777777" w:rsidR="00C34357" w:rsidRDefault="00000000">
            <w:pPr>
              <w:jc w:val="center"/>
            </w:pPr>
            <w:r>
              <w:rPr>
                <w:b/>
                <w:bCs/>
                <w:color w:val="FFFFFF"/>
                <w:sz w:val="20"/>
                <w:szCs w:val="20"/>
              </w:rPr>
              <w:t>Nombre comercial</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829EF25" w14:textId="77777777" w:rsidR="00C34357" w:rsidRDefault="00000000">
            <w:pPr>
              <w:jc w:val="center"/>
            </w:pPr>
            <w:r>
              <w:rPr>
                <w:b/>
                <w:bCs/>
                <w:color w:val="FFFFFF"/>
                <w:sz w:val="20"/>
                <w:szCs w:val="20"/>
              </w:rPr>
              <w:t>Razón social</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BC82E65" w14:textId="77777777" w:rsidR="00C34357" w:rsidRDefault="00000000">
            <w:pPr>
              <w:jc w:val="center"/>
            </w:pPr>
            <w:r>
              <w:rPr>
                <w:b/>
                <w:bCs/>
                <w:color w:val="FFFFFF"/>
                <w:sz w:val="20"/>
                <w:szCs w:val="20"/>
              </w:rPr>
              <w:t>Estado</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9A884E7" w14:textId="77777777" w:rsidR="00C34357" w:rsidRDefault="00000000">
            <w:pPr>
              <w:jc w:val="center"/>
            </w:pPr>
            <w:r>
              <w:rPr>
                <w:b/>
                <w:bCs/>
                <w:color w:val="FFFFFF"/>
                <w:sz w:val="20"/>
                <w:szCs w:val="20"/>
              </w:rPr>
              <w:t>Certificación planificada</w:t>
            </w:r>
          </w:p>
        </w:tc>
      </w:tr>
      <w:tr w:rsidR="00C34357" w14:paraId="7F948364"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D0D3A3F" w14:textId="77777777" w:rsidR="00C34357" w:rsidRDefault="00000000">
            <w:pPr>
              <w:jc w:val="center"/>
            </w:pPr>
            <w:r>
              <w:rPr>
                <w:b/>
                <w:bCs/>
                <w:color w:val="000000"/>
                <w:sz w:val="20"/>
                <w:szCs w:val="20"/>
              </w:rPr>
              <w:t>DTV</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802CC5" w14:textId="77777777" w:rsidR="00C34357" w:rsidRDefault="00000000">
            <w:r>
              <w:rPr>
                <w:color w:val="000000"/>
                <w:sz w:val="20"/>
                <w:szCs w:val="20"/>
              </w:rPr>
              <w:t>DirecTV</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427004" w14:textId="77777777" w:rsidR="00C34357" w:rsidRDefault="00000000">
            <w:r>
              <w:rPr>
                <w:color w:val="000000"/>
                <w:sz w:val="18"/>
                <w:szCs w:val="18"/>
              </w:rPr>
              <w:t>DirecTV</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CFF2E4" w14:textId="77777777" w:rsidR="00C34357" w:rsidRDefault="00000000">
            <w:pPr>
              <w:jc w:val="center"/>
            </w:pPr>
            <w:r>
              <w:rPr>
                <w:color w:val="2E7D32"/>
                <w:sz w:val="20"/>
                <w:szCs w:val="20"/>
              </w:rPr>
              <w:t>Activa</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A5D978" w14:textId="77777777" w:rsidR="00C34357" w:rsidRDefault="00000000">
            <w:r>
              <w:rPr>
                <w:color w:val="000000"/>
                <w:sz w:val="20"/>
                <w:szCs w:val="20"/>
              </w:rPr>
              <w:t>Piloto (semana 22-23)</w:t>
            </w:r>
          </w:p>
        </w:tc>
      </w:tr>
      <w:tr w:rsidR="00C34357" w14:paraId="782EF442"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81995F" w14:textId="77777777" w:rsidR="00C34357" w:rsidRDefault="00000000">
            <w:pPr>
              <w:jc w:val="center"/>
            </w:pPr>
            <w:r>
              <w:rPr>
                <w:b/>
                <w:bCs/>
                <w:color w:val="000000"/>
                <w:sz w:val="20"/>
                <w:szCs w:val="20"/>
              </w:rPr>
              <w:t>ClaroVTR</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E5D011" w14:textId="77777777" w:rsidR="00C34357" w:rsidRDefault="00000000">
            <w:r>
              <w:rPr>
                <w:color w:val="000000"/>
                <w:sz w:val="20"/>
                <w:szCs w:val="20"/>
              </w:rPr>
              <w:t>ClaroVTR</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6BEE12" w14:textId="77777777" w:rsidR="00C34357" w:rsidRDefault="00000000">
            <w:r>
              <w:rPr>
                <w:color w:val="000000"/>
                <w:sz w:val="18"/>
                <w:szCs w:val="18"/>
              </w:rPr>
              <w:t>Claro + VTR (fusionados)</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9916D5" w14:textId="77777777" w:rsidR="00C34357" w:rsidRDefault="00000000">
            <w:pPr>
              <w:jc w:val="center"/>
            </w:pPr>
            <w:r>
              <w:rPr>
                <w:color w:val="2E7D32"/>
                <w:sz w:val="20"/>
                <w:szCs w:val="20"/>
              </w:rPr>
              <w:t>Activa</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0DD19B" w14:textId="77777777" w:rsidR="00C34357" w:rsidRDefault="00000000">
            <w:r>
              <w:rPr>
                <w:color w:val="000000"/>
                <w:sz w:val="20"/>
                <w:szCs w:val="20"/>
              </w:rPr>
              <w:t>Semana 24-25</w:t>
            </w:r>
          </w:p>
        </w:tc>
      </w:tr>
      <w:tr w:rsidR="00C34357" w14:paraId="556A78FF"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5D76B9" w14:textId="77777777" w:rsidR="00C34357" w:rsidRDefault="00000000">
            <w:pPr>
              <w:jc w:val="center"/>
            </w:pPr>
            <w:r>
              <w:rPr>
                <w:b/>
                <w:bCs/>
                <w:color w:val="000000"/>
                <w:sz w:val="20"/>
                <w:szCs w:val="20"/>
              </w:rPr>
              <w:t>Entel</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A05CAA" w14:textId="77777777" w:rsidR="00C34357" w:rsidRDefault="00000000">
            <w:r>
              <w:rPr>
                <w:color w:val="000000"/>
                <w:sz w:val="20"/>
                <w:szCs w:val="20"/>
              </w:rPr>
              <w:t>Entel</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0FCE35" w14:textId="77777777" w:rsidR="00C34357" w:rsidRDefault="00000000">
            <w:r>
              <w:rPr>
                <w:color w:val="000000"/>
                <w:sz w:val="18"/>
                <w:szCs w:val="18"/>
              </w:rPr>
              <w:t>Entel</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66A909" w14:textId="77777777" w:rsidR="00C34357" w:rsidRDefault="00000000">
            <w:pPr>
              <w:jc w:val="center"/>
            </w:pPr>
            <w:r>
              <w:rPr>
                <w:color w:val="2E7D32"/>
                <w:sz w:val="20"/>
                <w:szCs w:val="20"/>
              </w:rPr>
              <w:t>Activa</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56F99C1" w14:textId="77777777" w:rsidR="00C34357" w:rsidRDefault="00000000">
            <w:r>
              <w:rPr>
                <w:color w:val="000000"/>
                <w:sz w:val="20"/>
                <w:szCs w:val="20"/>
              </w:rPr>
              <w:t>Semana 25</w:t>
            </w:r>
          </w:p>
        </w:tc>
      </w:tr>
      <w:tr w:rsidR="00C34357" w14:paraId="6FF9C86A"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B0C073" w14:textId="77777777" w:rsidR="00C34357" w:rsidRDefault="00000000">
            <w:pPr>
              <w:jc w:val="center"/>
            </w:pPr>
            <w:r>
              <w:rPr>
                <w:b/>
                <w:bCs/>
                <w:color w:val="000000"/>
                <w:sz w:val="20"/>
                <w:szCs w:val="20"/>
              </w:rPr>
              <w:t>TCH</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D3F89C" w14:textId="77777777" w:rsidR="00C34357" w:rsidRDefault="00000000">
            <w:r>
              <w:rPr>
                <w:color w:val="000000"/>
                <w:sz w:val="20"/>
                <w:szCs w:val="20"/>
              </w:rPr>
              <w:t>Movistar</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F543D4" w14:textId="77777777" w:rsidR="00C34357" w:rsidRDefault="00000000">
            <w:r>
              <w:rPr>
                <w:color w:val="000000"/>
                <w:sz w:val="18"/>
                <w:szCs w:val="18"/>
              </w:rPr>
              <w:t>Telefónica Chile (TCH)</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37D69C" w14:textId="77777777" w:rsidR="00C34357" w:rsidRDefault="00000000">
            <w:pPr>
              <w:jc w:val="center"/>
            </w:pPr>
            <w:r>
              <w:rPr>
                <w:color w:val="2E7D32"/>
                <w:sz w:val="20"/>
                <w:szCs w:val="20"/>
              </w:rPr>
              <w:t>Activa</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30FA2A" w14:textId="77777777" w:rsidR="00C34357" w:rsidRDefault="00000000">
            <w:r>
              <w:rPr>
                <w:color w:val="000000"/>
                <w:sz w:val="20"/>
                <w:szCs w:val="20"/>
              </w:rPr>
              <w:t>Semana 26</w:t>
            </w:r>
          </w:p>
        </w:tc>
      </w:tr>
    </w:tbl>
    <w:p w14:paraId="5C8A7C53" w14:textId="77777777" w:rsidR="00C34357" w:rsidRDefault="00000000">
      <w:pPr>
        <w:pBdr>
          <w:left w:val="single" w:sz="12" w:space="8" w:color="4472C4"/>
        </w:pBdr>
        <w:spacing w:before="80" w:after="140"/>
        <w:ind w:left="360" w:right="360"/>
      </w:pPr>
      <w:r>
        <w:rPr>
          <w:i/>
          <w:iCs/>
          <w:color w:val="444444"/>
          <w:sz w:val="20"/>
          <w:szCs w:val="20"/>
        </w:rPr>
        <w:t>Nota: TCH (Telefónica Chile) opera comercialmente bajo la marca Movistar en Chile. En los documentos del proyecto pueden aparecer ambas denominaciones; se refieren a la misma entidad. En conjunto, las 4 VNOs atienden a más de 2.000.000 de clientes finales.</w:t>
      </w:r>
    </w:p>
    <w:p w14:paraId="47D052B2" w14:textId="77777777" w:rsidR="00C34357" w:rsidRDefault="00000000">
      <w:pPr>
        <w:pStyle w:val="Ttulo3"/>
      </w:pPr>
      <w:bookmarkStart w:id="39" w:name="_Toc226041829"/>
      <w:r>
        <w:t>2.1.2 Productos y tecnologías</w:t>
      </w:r>
      <w:bookmarkEnd w:id="39"/>
    </w:p>
    <w:p w14:paraId="1E0148A3" w14:textId="77777777" w:rsidR="00C34357" w:rsidRDefault="00000000">
      <w:pPr>
        <w:spacing w:after="140"/>
        <w:jc w:val="both"/>
      </w:pPr>
      <w:r>
        <w:t>La solución debe soportar los dos productos principales de ON·NET Fibra, cubriendo tanto el segmento residencial masivo como el segmento empresarial B2B:</w:t>
      </w:r>
    </w:p>
    <w:p w14:paraId="324C641E" w14:textId="77777777" w:rsidR="00C34357" w:rsidRDefault="00000000">
      <w:pPr>
        <w:spacing w:after="140"/>
        <w:jc w:val="both"/>
      </w:pPr>
      <w:r>
        <w:rPr>
          <w:b/>
          <w:bCs/>
        </w:rPr>
        <w:t xml:space="preserve">FTTH (Fiber To The Home) — Segmento Masivo Residencial: </w:t>
      </w:r>
      <w:r>
        <w:t>El producto FTTH provee servicios de Internet, IPTV y VoIP a clientes residenciales a través de la red GPON/XGSPON de ON·NET. Cada servicio utiliza gemports fijos (Internet=2, VoIP=6, IPTV=7 en Huawei) o queues con prioridad diferenciada (Internet Q0/P4, VoIP Q4/P5, IPTV Q5/P6 en Nokia).</w:t>
      </w:r>
    </w:p>
    <w:p w14:paraId="37A990A4" w14:textId="77777777" w:rsidR="00C34357" w:rsidRDefault="00000000">
      <w:pPr>
        <w:spacing w:after="140"/>
        <w:jc w:val="both"/>
      </w:pPr>
      <w:r>
        <w:rPr>
          <w:b/>
          <w:bCs/>
        </w:rPr>
        <w:t xml:space="preserve">SSAA (Servicios Avanzados) — Segmento Empresas B2B: </w:t>
      </w:r>
      <w:r>
        <w:t>El producto SSAA consiste en el transporte en L2 de paquetes y tramas entre una ONT del VNO y su PE o borde de red, con QoS diferenciado. Cada cliente SSAA se compone de 3 VLANs de servicio (TrunkIP/Dato Privado, Internet Business, Internet 2) más 1 VLAN de Gestión TR-069, con modelo VLAN por Servicio usando q-in-q (SVLAN:CVLAN + User-VLAN). Los servicios se categorizan en familias o grupos comerciales según su naturaleza, QoS y garantías de ancho de banda: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800"/>
        <w:gridCol w:w="1480"/>
        <w:gridCol w:w="3069"/>
        <w:gridCol w:w="1586"/>
        <w:gridCol w:w="1169"/>
        <w:gridCol w:w="1256"/>
      </w:tblGrid>
      <w:tr w:rsidR="00C34357" w14:paraId="03F50C7D"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F1EB0D3" w14:textId="77777777" w:rsidR="00C34357" w:rsidRDefault="00000000">
            <w:pPr>
              <w:jc w:val="center"/>
            </w:pPr>
            <w:r>
              <w:rPr>
                <w:b/>
                <w:bCs/>
                <w:color w:val="FFFFFF"/>
                <w:sz w:val="20"/>
                <w:szCs w:val="20"/>
              </w:rPr>
              <w:t>Grupo</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7729945" w14:textId="77777777" w:rsidR="00C34357" w:rsidRDefault="00000000">
            <w:pPr>
              <w:jc w:val="center"/>
            </w:pPr>
            <w:r>
              <w:rPr>
                <w:b/>
                <w:bCs/>
                <w:color w:val="FFFFFF"/>
                <w:sz w:val="20"/>
                <w:szCs w:val="20"/>
              </w:rPr>
              <w:t>Nombre</w:t>
            </w:r>
          </w:p>
        </w:tc>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26EC767" w14:textId="77777777" w:rsidR="00C34357" w:rsidRDefault="00000000">
            <w:pPr>
              <w:jc w:val="center"/>
            </w:pPr>
            <w:r>
              <w:rPr>
                <w:b/>
                <w:bCs/>
                <w:color w:val="FFFFFF"/>
                <w:sz w:val="20"/>
                <w:szCs w:val="20"/>
              </w:rPr>
              <w:t>Característica de BW</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EE4A45E" w14:textId="77777777" w:rsidR="00C34357" w:rsidRDefault="00000000">
            <w:pPr>
              <w:jc w:val="center"/>
            </w:pPr>
            <w:r>
              <w:rPr>
                <w:b/>
                <w:bCs/>
                <w:color w:val="FFFFFF"/>
                <w:sz w:val="20"/>
                <w:szCs w:val="20"/>
              </w:rPr>
              <w:t>Priorización</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4827DD8" w14:textId="77777777" w:rsidR="00C34357" w:rsidRDefault="00000000">
            <w:pPr>
              <w:jc w:val="center"/>
            </w:pPr>
            <w:r>
              <w:rPr>
                <w:b/>
                <w:bCs/>
                <w:color w:val="FFFFFF"/>
                <w:sz w:val="20"/>
                <w:szCs w:val="20"/>
              </w:rPr>
              <w:t>DBA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D229D31" w14:textId="77777777" w:rsidR="00C34357" w:rsidRDefault="00000000">
            <w:pPr>
              <w:jc w:val="center"/>
            </w:pPr>
            <w:r>
              <w:rPr>
                <w:b/>
                <w:bCs/>
                <w:color w:val="FFFFFF"/>
                <w:sz w:val="20"/>
                <w:szCs w:val="20"/>
              </w:rPr>
              <w:t>Tecnología</w:t>
            </w:r>
          </w:p>
        </w:tc>
      </w:tr>
      <w:tr w:rsidR="00C34357" w14:paraId="590F579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AECC6EA" w14:textId="77777777" w:rsidR="00C34357" w:rsidRDefault="00000000">
            <w:pPr>
              <w:jc w:val="center"/>
            </w:pPr>
            <w:r>
              <w:rPr>
                <w:b/>
                <w:bCs/>
                <w:color w:val="000000"/>
                <w:sz w:val="20"/>
                <w:szCs w:val="20"/>
              </w:rPr>
              <w:t>A</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97DEFE" w14:textId="77777777" w:rsidR="00C34357" w:rsidRDefault="00000000">
            <w:r>
              <w:rPr>
                <w:b/>
                <w:bCs/>
                <w:color w:val="000000"/>
                <w:sz w:val="18"/>
                <w:szCs w:val="18"/>
              </w:rPr>
              <w:t>Internet Dedicado</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5283FA" w14:textId="77777777" w:rsidR="00C34357" w:rsidRDefault="00000000">
            <w:r>
              <w:rPr>
                <w:color w:val="000000"/>
                <w:sz w:val="18"/>
                <w:szCs w:val="18"/>
              </w:rPr>
              <w:t>100% garantizado en su totalidad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9DCF29" w14:textId="77777777" w:rsidR="00C34357" w:rsidRDefault="00000000">
            <w:pPr>
              <w:jc w:val="center"/>
            </w:pPr>
            <w:r>
              <w:rPr>
                <w:color w:val="000000"/>
                <w:sz w:val="18"/>
                <w:szCs w:val="18"/>
              </w:rPr>
              <w:t>Superior (p3)</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211A5B" w14:textId="77777777" w:rsidR="00C34357" w:rsidRDefault="00000000">
            <w:pPr>
              <w:jc w:val="center"/>
            </w:pPr>
            <w:r>
              <w:rPr>
                <w:color w:val="000000"/>
                <w:sz w:val="18"/>
                <w:szCs w:val="18"/>
              </w:rPr>
              <w:t>Type 3</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FCF351" w14:textId="77777777" w:rsidR="00C34357" w:rsidRDefault="00000000">
            <w:pPr>
              <w:jc w:val="center"/>
            </w:pPr>
            <w:r>
              <w:rPr>
                <w:color w:val="000000"/>
                <w:sz w:val="18"/>
                <w:szCs w:val="18"/>
              </w:rPr>
              <w:t>GPON</w:t>
            </w:r>
          </w:p>
        </w:tc>
      </w:tr>
      <w:tr w:rsidR="00C34357" w14:paraId="10A6A98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A05502" w14:textId="77777777" w:rsidR="00C34357" w:rsidRDefault="00000000">
            <w:pPr>
              <w:jc w:val="center"/>
            </w:pPr>
            <w:r>
              <w:rPr>
                <w:b/>
                <w:bCs/>
                <w:color w:val="000000"/>
                <w:sz w:val="20"/>
                <w:szCs w:val="20"/>
              </w:rPr>
              <w:t>B</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EA120E" w14:textId="77777777" w:rsidR="00C34357" w:rsidRDefault="00000000">
            <w:r>
              <w:rPr>
                <w:b/>
                <w:bCs/>
                <w:color w:val="000000"/>
                <w:sz w:val="18"/>
                <w:szCs w:val="18"/>
              </w:rPr>
              <w:t>BW Asegurado %</w:t>
            </w:r>
          </w:p>
        </w:tc>
        <w:tc>
          <w:tcPr>
            <w:tcW w:w="3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C3853E" w14:textId="77777777" w:rsidR="00C34357" w:rsidRDefault="00000000">
            <w:r>
              <w:rPr>
                <w:color w:val="000000"/>
                <w:sz w:val="18"/>
                <w:szCs w:val="18"/>
              </w:rPr>
              <w:t>10% garantizado + best effort</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2DB7391" w14:textId="77777777" w:rsidR="00C34357" w:rsidRDefault="00000000">
            <w:pPr>
              <w:jc w:val="center"/>
            </w:pPr>
            <w:r>
              <w:rPr>
                <w:color w:val="000000"/>
                <w:sz w:val="18"/>
                <w:szCs w:val="18"/>
              </w:rPr>
              <w:t>Media (p2)</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7ED4590" w14:textId="77777777" w:rsidR="00C34357" w:rsidRDefault="00000000">
            <w:pPr>
              <w:jc w:val="center"/>
            </w:pPr>
            <w:r>
              <w:rPr>
                <w:color w:val="000000"/>
                <w:sz w:val="18"/>
                <w:szCs w:val="18"/>
              </w:rPr>
              <w:t>Type 3</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4926E84" w14:textId="77777777" w:rsidR="00C34357" w:rsidRDefault="00000000">
            <w:pPr>
              <w:jc w:val="center"/>
            </w:pPr>
            <w:r>
              <w:rPr>
                <w:color w:val="000000"/>
                <w:sz w:val="18"/>
                <w:szCs w:val="18"/>
              </w:rPr>
              <w:t>GPON</w:t>
            </w:r>
          </w:p>
        </w:tc>
      </w:tr>
      <w:tr w:rsidR="00C34357" w14:paraId="06755CD6"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C359C4" w14:textId="77777777" w:rsidR="00C34357" w:rsidRDefault="00000000">
            <w:pPr>
              <w:jc w:val="center"/>
            </w:pPr>
            <w:r>
              <w:rPr>
                <w:b/>
                <w:bCs/>
                <w:color w:val="000000"/>
                <w:sz w:val="20"/>
                <w:szCs w:val="20"/>
              </w:rPr>
              <w:t>C</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57A259" w14:textId="77777777" w:rsidR="00C34357" w:rsidRDefault="00000000">
            <w:r>
              <w:rPr>
                <w:b/>
                <w:bCs/>
                <w:color w:val="000000"/>
                <w:sz w:val="18"/>
                <w:szCs w:val="18"/>
              </w:rPr>
              <w:t>TrunkIP Telefonía</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FC0A9E" w14:textId="77777777" w:rsidR="00C34357" w:rsidRDefault="00000000">
            <w:r>
              <w:rPr>
                <w:color w:val="000000"/>
                <w:sz w:val="18"/>
                <w:szCs w:val="18"/>
              </w:rPr>
              <w:t>Fijo 100% reservado (baja latencia, DT=1ms)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304AE1" w14:textId="77777777" w:rsidR="00C34357" w:rsidRDefault="00000000">
            <w:pPr>
              <w:jc w:val="center"/>
            </w:pPr>
            <w:r>
              <w:rPr>
                <w:color w:val="000000"/>
                <w:sz w:val="18"/>
                <w:szCs w:val="18"/>
              </w:rPr>
              <w:t>Expedita (p5)</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B580C3" w14:textId="77777777" w:rsidR="00C34357" w:rsidRDefault="00000000">
            <w:pPr>
              <w:jc w:val="center"/>
            </w:pPr>
            <w:r>
              <w:rPr>
                <w:color w:val="000000"/>
                <w:sz w:val="18"/>
                <w:szCs w:val="18"/>
              </w:rPr>
              <w:t>Type 1</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19AFAD" w14:textId="77777777" w:rsidR="00C34357" w:rsidRDefault="00000000">
            <w:pPr>
              <w:jc w:val="center"/>
            </w:pPr>
            <w:r>
              <w:rPr>
                <w:color w:val="000000"/>
                <w:sz w:val="18"/>
                <w:szCs w:val="18"/>
              </w:rPr>
              <w:t>GPON</w:t>
            </w:r>
          </w:p>
        </w:tc>
      </w:tr>
      <w:tr w:rsidR="00C34357" w14:paraId="7768D804"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77412D" w14:textId="77777777" w:rsidR="00C34357" w:rsidRDefault="00000000">
            <w:pPr>
              <w:jc w:val="center"/>
            </w:pPr>
            <w:r>
              <w:rPr>
                <w:b/>
                <w:bCs/>
                <w:color w:val="000000"/>
                <w:sz w:val="20"/>
                <w:szCs w:val="20"/>
              </w:rPr>
              <w:t>D</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0C4777" w14:textId="77777777" w:rsidR="00C34357" w:rsidRDefault="00000000">
            <w:r>
              <w:rPr>
                <w:b/>
                <w:bCs/>
                <w:color w:val="000000"/>
                <w:sz w:val="18"/>
                <w:szCs w:val="18"/>
              </w:rPr>
              <w:t>Internet Business</w:t>
            </w:r>
          </w:p>
        </w:tc>
        <w:tc>
          <w:tcPr>
            <w:tcW w:w="3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1EA48D" w14:textId="77777777" w:rsidR="00C34357" w:rsidRDefault="00000000">
            <w:r>
              <w:rPr>
                <w:color w:val="000000"/>
                <w:sz w:val="18"/>
                <w:szCs w:val="18"/>
              </w:rPr>
              <w:t>Solo best effort, sin garantía</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9BAD09" w14:textId="77777777" w:rsidR="00C34357" w:rsidRDefault="00000000">
            <w:pPr>
              <w:jc w:val="center"/>
            </w:pPr>
            <w:r>
              <w:rPr>
                <w:color w:val="000000"/>
                <w:sz w:val="18"/>
                <w:szCs w:val="18"/>
              </w:rPr>
              <w:t>Sin priorización (p0)</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49F6C2" w14:textId="77777777" w:rsidR="00C34357" w:rsidRDefault="00000000">
            <w:pPr>
              <w:jc w:val="center"/>
            </w:pPr>
            <w:r>
              <w:rPr>
                <w:color w:val="000000"/>
                <w:sz w:val="18"/>
                <w:szCs w:val="18"/>
              </w:rPr>
              <w:t>Type 4</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8C24B4" w14:textId="77777777" w:rsidR="00C34357" w:rsidRDefault="00000000">
            <w:pPr>
              <w:jc w:val="center"/>
            </w:pPr>
            <w:r>
              <w:rPr>
                <w:color w:val="000000"/>
                <w:sz w:val="18"/>
                <w:szCs w:val="18"/>
              </w:rPr>
              <w:t>GPON</w:t>
            </w:r>
          </w:p>
        </w:tc>
      </w:tr>
      <w:tr w:rsidR="00C34357" w14:paraId="585E7DC3"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340E5D" w14:textId="77777777" w:rsidR="00C34357" w:rsidRDefault="00000000">
            <w:pPr>
              <w:jc w:val="center"/>
            </w:pPr>
            <w:r>
              <w:rPr>
                <w:b/>
                <w:bCs/>
                <w:color w:val="000000"/>
                <w:sz w:val="20"/>
                <w:szCs w:val="20"/>
              </w:rPr>
              <w:lastRenderedPageBreak/>
              <w:t>E</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417B178" w14:textId="77777777" w:rsidR="00C34357" w:rsidRDefault="00000000">
            <w:r>
              <w:rPr>
                <w:b/>
                <w:bCs/>
                <w:color w:val="000000"/>
                <w:sz w:val="18"/>
                <w:szCs w:val="18"/>
              </w:rPr>
              <w:t>Best Effort (nuevo)</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001E76" w14:textId="77777777" w:rsidR="00C34357" w:rsidRDefault="00000000">
            <w:r>
              <w:rPr>
                <w:color w:val="000000"/>
                <w:sz w:val="18"/>
                <w:szCs w:val="18"/>
              </w:rPr>
              <w:t>Sin garantía ni reserva. Nuevo diseño Nokia v3.0</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B9D74DB" w14:textId="77777777" w:rsidR="00C34357" w:rsidRDefault="00000000">
            <w:pPr>
              <w:jc w:val="center"/>
            </w:pPr>
            <w:r>
              <w:rPr>
                <w:color w:val="000000"/>
                <w:sz w:val="18"/>
                <w:szCs w:val="18"/>
              </w:rPr>
              <w:t>Sin priorización (p0)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2989CD2" w14:textId="77777777" w:rsidR="00C34357" w:rsidRDefault="00000000">
            <w:pPr>
              <w:jc w:val="center"/>
            </w:pPr>
            <w:r>
              <w:rPr>
                <w:color w:val="000000"/>
                <w:sz w:val="18"/>
                <w:szCs w:val="18"/>
              </w:rPr>
              <w:t>Type 5</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3C50506" w14:textId="77777777" w:rsidR="00C34357" w:rsidRDefault="00000000">
            <w:pPr>
              <w:jc w:val="center"/>
            </w:pPr>
            <w:r>
              <w:rPr>
                <w:color w:val="000000"/>
                <w:sz w:val="18"/>
                <w:szCs w:val="18"/>
              </w:rPr>
              <w:t>GPON</w:t>
            </w:r>
          </w:p>
        </w:tc>
      </w:tr>
      <w:tr w:rsidR="00C34357" w14:paraId="3D360494"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0B7FBA" w14:textId="77777777" w:rsidR="00C34357" w:rsidRDefault="00000000">
            <w:pPr>
              <w:jc w:val="center"/>
            </w:pPr>
            <w:r>
              <w:rPr>
                <w:b/>
                <w:bCs/>
                <w:color w:val="000000"/>
                <w:sz w:val="20"/>
                <w:szCs w:val="20"/>
              </w:rPr>
              <w:t>BX</w:t>
            </w:r>
          </w:p>
        </w:tc>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2FCCE7" w14:textId="77777777" w:rsidR="00C34357" w:rsidRDefault="00000000">
            <w:r>
              <w:rPr>
                <w:b/>
                <w:bCs/>
                <w:color w:val="000000"/>
                <w:sz w:val="18"/>
                <w:szCs w:val="18"/>
              </w:rPr>
              <w:t>XGSPON Asegurado</w:t>
            </w:r>
          </w:p>
        </w:tc>
        <w:tc>
          <w:tcPr>
            <w:tcW w:w="3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D47496" w14:textId="77777777" w:rsidR="00C34357" w:rsidRDefault="00000000">
            <w:r>
              <w:rPr>
                <w:color w:val="000000"/>
                <w:sz w:val="18"/>
                <w:szCs w:val="18"/>
              </w:rPr>
              <w:t>30% BW asegurado (exclusivo XGSPON)</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8980F3" w14:textId="77777777" w:rsidR="00C34357" w:rsidRDefault="00000000">
            <w:pPr>
              <w:jc w:val="center"/>
            </w:pPr>
            <w:r>
              <w:rPr>
                <w:color w:val="000000"/>
                <w:sz w:val="18"/>
                <w:szCs w:val="18"/>
              </w:rPr>
              <w:t>Media (p2)</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24B7AE" w14:textId="77777777" w:rsidR="00C34357" w:rsidRDefault="00000000">
            <w:pPr>
              <w:jc w:val="center"/>
            </w:pPr>
            <w:r>
              <w:rPr>
                <w:color w:val="000000"/>
                <w:sz w:val="18"/>
                <w:szCs w:val="18"/>
              </w:rPr>
              <w:t>Type 3</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A75A09" w14:textId="77777777" w:rsidR="00C34357" w:rsidRDefault="00000000">
            <w:pPr>
              <w:jc w:val="center"/>
            </w:pPr>
            <w:r>
              <w:rPr>
                <w:color w:val="000000"/>
                <w:sz w:val="18"/>
                <w:szCs w:val="18"/>
              </w:rPr>
              <w:t>XGSPON</w:t>
            </w:r>
          </w:p>
        </w:tc>
      </w:tr>
      <w:tr w:rsidR="00C34357" w14:paraId="30CD1026"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5A7E87" w14:textId="77777777" w:rsidR="00C34357" w:rsidRDefault="00000000">
            <w:pPr>
              <w:jc w:val="center"/>
            </w:pPr>
            <w:r>
              <w:rPr>
                <w:b/>
                <w:bCs/>
                <w:color w:val="000000"/>
                <w:sz w:val="20"/>
                <w:szCs w:val="20"/>
              </w:rPr>
              <w:t>DX</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6B4D5F1" w14:textId="77777777" w:rsidR="00C34357" w:rsidRDefault="00000000">
            <w:r>
              <w:rPr>
                <w:b/>
                <w:bCs/>
                <w:color w:val="000000"/>
                <w:sz w:val="18"/>
                <w:szCs w:val="18"/>
              </w:rPr>
              <w:t>XGSPON Best Effort</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2802A4F" w14:textId="77777777" w:rsidR="00C34357" w:rsidRDefault="00000000">
            <w:r>
              <w:rPr>
                <w:color w:val="000000"/>
                <w:sz w:val="18"/>
                <w:szCs w:val="18"/>
              </w:rPr>
              <w:t>Solo best effort hasta 8 Gbps (exclusivo XGSPON)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E3F588" w14:textId="77777777" w:rsidR="00C34357" w:rsidRDefault="00000000">
            <w:pPr>
              <w:jc w:val="center"/>
            </w:pPr>
            <w:r>
              <w:rPr>
                <w:color w:val="000000"/>
                <w:sz w:val="18"/>
                <w:szCs w:val="18"/>
              </w:rPr>
              <w:t>Sin priorización (p0)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4F64A2" w14:textId="77777777" w:rsidR="00C34357" w:rsidRDefault="00000000">
            <w:pPr>
              <w:jc w:val="center"/>
            </w:pPr>
            <w:r>
              <w:rPr>
                <w:color w:val="000000"/>
                <w:sz w:val="18"/>
                <w:szCs w:val="18"/>
              </w:rPr>
              <w:t>Type 4</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D46901" w14:textId="77777777" w:rsidR="00C34357" w:rsidRDefault="00000000">
            <w:pPr>
              <w:jc w:val="center"/>
            </w:pPr>
            <w:r>
              <w:rPr>
                <w:color w:val="000000"/>
                <w:sz w:val="18"/>
                <w:szCs w:val="18"/>
              </w:rPr>
              <w:t>XGSPON</w:t>
            </w:r>
          </w:p>
        </w:tc>
      </w:tr>
    </w:tbl>
    <w:p w14:paraId="45F151E7" w14:textId="77777777" w:rsidR="00C34357" w:rsidRDefault="00000000">
      <w:pPr>
        <w:pBdr>
          <w:left w:val="single" w:sz="12" w:space="8" w:color="4472C4"/>
        </w:pBdr>
        <w:spacing w:before="80" w:after="140"/>
        <w:ind w:left="360" w:right="360"/>
      </w:pPr>
      <w:r>
        <w:rPr>
          <w:i/>
          <w:iCs/>
          <w:color w:val="444444"/>
          <w:sz w:val="20"/>
          <w:szCs w:val="20"/>
        </w:rPr>
        <w:t>Nota: Todos los grupos SSAA están dentro del alcance del proyecto y deben ser migrados a Komands. Todos los grupos están disponibles para todas las VNOs (ON·NET es neutral). Los grupos pueden combinarse (A+C, C+D, A+C+D, etc.) generando planes comerciales compuestos. Los templates CLI para los grupos BX y DX (XGSPON) se definirán durante la Fase 1 del proyecto en colaboración con Ingeniería de Redes de ON·NET, tomando como base la estructura de los grupos A-E adaptada a las capacidades de XGSPON. La definición de estos templates es prerequisito para la certificación de VNOs en tecnología XGSPON. Para mayor detalle sobre perfiles de velocidad, VLANs y configuración de OLTs, consultar el documento de Diseño de Red SSAA v3.1.1 (REF-11).</w:t>
      </w:r>
    </w:p>
    <w:p w14:paraId="55DFEB6D" w14:textId="77777777" w:rsidR="00C34357" w:rsidRDefault="00000000">
      <w:pPr>
        <w:pStyle w:val="Ttulo3"/>
      </w:pPr>
      <w:bookmarkStart w:id="40" w:name="_Toc226041830"/>
      <w:r>
        <w:t>2.1.3 Tecnologías PON</w:t>
      </w:r>
      <w:bookmarkEnd w:id="40"/>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3600"/>
        <w:gridCol w:w="3960"/>
      </w:tblGrid>
      <w:tr w:rsidR="00C34357" w14:paraId="4852FEEC"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A578CA4" w14:textId="77777777" w:rsidR="00C34357" w:rsidRDefault="00000000">
            <w:pPr>
              <w:jc w:val="center"/>
            </w:pPr>
            <w:r>
              <w:rPr>
                <w:b/>
                <w:bCs/>
                <w:color w:val="FFFFFF"/>
                <w:sz w:val="20"/>
                <w:szCs w:val="20"/>
              </w:rPr>
              <w:t>Tecnología</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BBB3376" w14:textId="77777777" w:rsidR="00C34357" w:rsidRDefault="00000000">
            <w:pPr>
              <w:jc w:val="center"/>
            </w:pPr>
            <w:r>
              <w:rPr>
                <w:b/>
                <w:bCs/>
                <w:color w:val="FFFFFF"/>
                <w:sz w:val="20"/>
                <w:szCs w:val="20"/>
              </w:rPr>
              <w:t>Velocidad</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7B22570" w14:textId="77777777" w:rsidR="00C34357" w:rsidRDefault="00000000">
            <w:pPr>
              <w:jc w:val="center"/>
            </w:pPr>
            <w:r>
              <w:rPr>
                <w:b/>
                <w:bCs/>
                <w:color w:val="FFFFFF"/>
                <w:sz w:val="20"/>
                <w:szCs w:val="20"/>
              </w:rPr>
              <w:t>Aplicación</w:t>
            </w:r>
          </w:p>
        </w:tc>
      </w:tr>
      <w:tr w:rsidR="00C34357" w14:paraId="569B367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0A7748" w14:textId="77777777" w:rsidR="00C34357" w:rsidRDefault="00000000">
            <w:r>
              <w:rPr>
                <w:b/>
                <w:bCs/>
                <w:color w:val="000000"/>
                <w:sz w:val="20"/>
                <w:szCs w:val="20"/>
              </w:rPr>
              <w:t>GPON</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8ECCF0" w14:textId="77777777" w:rsidR="00C34357" w:rsidRPr="005D78BF" w:rsidRDefault="00000000">
            <w:pPr>
              <w:rPr>
                <w:lang w:val="en-US"/>
              </w:rPr>
            </w:pPr>
            <w:r>
              <w:rPr>
                <w:color w:val="000000"/>
                <w:sz w:val="20"/>
                <w:szCs w:val="20"/>
                <w:lang w:val="en-US"/>
              </w:rPr>
              <w:t>Hasta 2.5 Gbps downstream / 1.25 Gbps upstream</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58ED7B" w14:textId="77777777" w:rsidR="00C34357" w:rsidRDefault="00000000">
            <w:r>
              <w:rPr>
                <w:color w:val="000000"/>
                <w:sz w:val="20"/>
                <w:szCs w:val="20"/>
              </w:rPr>
              <w:t>Servicios masivos FTTH y SSAA grupos A-E. Todos los vendors.</w:t>
            </w:r>
          </w:p>
        </w:tc>
      </w:tr>
      <w:tr w:rsidR="00C34357" w14:paraId="79E819EC"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844DB7" w14:textId="77777777" w:rsidR="00C34357" w:rsidRDefault="00000000">
            <w:r>
              <w:rPr>
                <w:b/>
                <w:bCs/>
                <w:color w:val="000000"/>
                <w:sz w:val="20"/>
                <w:szCs w:val="20"/>
              </w:rPr>
              <w:t>XGPON</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A635F4" w14:textId="77777777" w:rsidR="00C34357" w:rsidRPr="005D78BF" w:rsidRDefault="00000000">
            <w:pPr>
              <w:rPr>
                <w:lang w:val="en-US"/>
              </w:rPr>
            </w:pPr>
            <w:r>
              <w:rPr>
                <w:color w:val="000000"/>
                <w:sz w:val="20"/>
                <w:szCs w:val="20"/>
                <w:lang w:val="en-US"/>
              </w:rPr>
              <w:t>Hasta 10 Gbps downstream / 2.5 Gbps upstream</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70AEA1" w14:textId="77777777" w:rsidR="00C34357" w:rsidRDefault="00000000">
            <w:r>
              <w:rPr>
                <w:color w:val="000000"/>
                <w:sz w:val="20"/>
                <w:szCs w:val="20"/>
              </w:rPr>
              <w:t>Servicios asimétricos de alta velocidad.</w:t>
            </w:r>
          </w:p>
        </w:tc>
      </w:tr>
      <w:tr w:rsidR="00C34357" w14:paraId="57406DD6"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375EDB" w14:textId="77777777" w:rsidR="00C34357" w:rsidRDefault="00000000">
            <w:r>
              <w:rPr>
                <w:b/>
                <w:bCs/>
                <w:color w:val="000000"/>
                <w:sz w:val="20"/>
                <w:szCs w:val="20"/>
              </w:rPr>
              <w:t>XGSPON</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F3ED598" w14:textId="77777777" w:rsidR="00C34357" w:rsidRDefault="00000000">
            <w:r>
              <w:rPr>
                <w:color w:val="000000"/>
                <w:sz w:val="20"/>
                <w:szCs w:val="20"/>
              </w:rPr>
              <w:t>Hasta 10 Gbps simétrico</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95007D" w14:textId="77777777" w:rsidR="00C34357" w:rsidRDefault="00000000">
            <w:r>
              <w:rPr>
                <w:color w:val="000000"/>
                <w:sz w:val="20"/>
                <w:szCs w:val="20"/>
              </w:rPr>
              <w:t>Servicios simétricos de alta velocidad. Grupos BX/DX exclusivos.</w:t>
            </w:r>
          </w:p>
        </w:tc>
      </w:tr>
    </w:tbl>
    <w:p w14:paraId="5DC28DF2" w14:textId="77777777" w:rsidR="00C34357" w:rsidRDefault="00000000">
      <w:pPr>
        <w:pBdr>
          <w:left w:val="single" w:sz="12" w:space="8" w:color="4472C4"/>
        </w:pBdr>
        <w:spacing w:before="80" w:after="140"/>
        <w:ind w:left="360" w:right="360"/>
      </w:pPr>
      <w:r>
        <w:rPr>
          <w:i/>
          <w:iCs/>
          <w:color w:val="444444"/>
          <w:sz w:val="20"/>
          <w:szCs w:val="20"/>
        </w:rPr>
        <w:t>Nota: La tecnología se define a nivel de tarjeta física dentro de cada OLT, no a nivel del modelo de equipo. Un mismo OLT puede tener tarjetas GPON y XGSPON simultáneamente.</w:t>
      </w:r>
    </w:p>
    <w:p w14:paraId="0BCC69A3" w14:textId="77777777" w:rsidR="00C34357" w:rsidRDefault="00000000">
      <w:pPr>
        <w:pStyle w:val="Ttulo3"/>
      </w:pPr>
      <w:bookmarkStart w:id="41" w:name="_Toc226041831"/>
      <w:r>
        <w:t>2.1.4 Equipamiento de red</w:t>
      </w:r>
      <w:bookmarkEnd w:id="41"/>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1800"/>
        <w:gridCol w:w="2200"/>
        <w:gridCol w:w="2000"/>
        <w:gridCol w:w="1960"/>
      </w:tblGrid>
      <w:tr w:rsidR="00C34357" w14:paraId="61AF9D33"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BFD5B32" w14:textId="77777777" w:rsidR="00C34357" w:rsidRDefault="00000000">
            <w:pPr>
              <w:jc w:val="center"/>
            </w:pPr>
            <w:r>
              <w:rPr>
                <w:b/>
                <w:bCs/>
                <w:color w:val="FFFFFF"/>
                <w:sz w:val="20"/>
                <w:szCs w:val="20"/>
              </w:rPr>
              <w:t>Vendor</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1A063DC" w14:textId="77777777" w:rsidR="00C34357" w:rsidRDefault="00000000">
            <w:pPr>
              <w:jc w:val="center"/>
            </w:pPr>
            <w:r>
              <w:rPr>
                <w:b/>
                <w:bCs/>
                <w:color w:val="FFFFFF"/>
                <w:sz w:val="20"/>
                <w:szCs w:val="20"/>
              </w:rPr>
              <w:t>Modelo</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123A879" w14:textId="77777777" w:rsidR="00C34357" w:rsidRDefault="00000000">
            <w:pPr>
              <w:jc w:val="center"/>
            </w:pPr>
            <w:r>
              <w:rPr>
                <w:b/>
                <w:bCs/>
                <w:color w:val="FFFFFF"/>
                <w:sz w:val="20"/>
                <w:szCs w:val="20"/>
              </w:rPr>
              <w:t>Software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002CA40" w14:textId="77777777" w:rsidR="00C34357" w:rsidRDefault="00000000">
            <w:pPr>
              <w:jc w:val="center"/>
            </w:pPr>
            <w:r>
              <w:rPr>
                <w:b/>
                <w:bCs/>
                <w:color w:val="FFFFFF"/>
                <w:sz w:val="20"/>
                <w:szCs w:val="20"/>
              </w:rPr>
              <w:t>Tecnologías</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615E99B" w14:textId="77777777" w:rsidR="00C34357" w:rsidRDefault="00000000">
            <w:pPr>
              <w:jc w:val="center"/>
            </w:pPr>
            <w:r>
              <w:rPr>
                <w:b/>
                <w:bCs/>
                <w:color w:val="FFFFFF"/>
                <w:sz w:val="20"/>
                <w:szCs w:val="20"/>
              </w:rPr>
              <w:t>Estado</w:t>
            </w:r>
          </w:p>
        </w:tc>
      </w:tr>
      <w:tr w:rsidR="00C34357" w14:paraId="0E336D3D"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2E88B7" w14:textId="77777777" w:rsidR="00C34357" w:rsidRDefault="00000000">
            <w:r>
              <w:rPr>
                <w:b/>
                <w:bCs/>
                <w:color w:val="000000"/>
                <w:sz w:val="20"/>
                <w:szCs w:val="20"/>
              </w:rPr>
              <w:t>Nokia</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93FB07D" w14:textId="77777777" w:rsidR="00C34357" w:rsidRDefault="00000000">
            <w:r>
              <w:rPr>
                <w:color w:val="000000"/>
                <w:sz w:val="20"/>
                <w:szCs w:val="20"/>
              </w:rPr>
              <w:t>ISAM 7360 FX</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62ADB7" w14:textId="77777777" w:rsidR="00C34357" w:rsidRDefault="00000000">
            <w:r>
              <w:rPr>
                <w:color w:val="000000"/>
                <w:sz w:val="20"/>
                <w:szCs w:val="20"/>
              </w:rPr>
              <w:t>Rel. 6.2</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3AEF429" w14:textId="77777777" w:rsidR="00C34357" w:rsidRDefault="00000000">
            <w:r>
              <w:rPr>
                <w:color w:val="000000"/>
                <w:sz w:val="20"/>
                <w:szCs w:val="20"/>
              </w:rPr>
              <w:t>GPON / XGSPON</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9D9A8F4" w14:textId="77777777" w:rsidR="00C34357" w:rsidRDefault="00000000">
            <w:r>
              <w:rPr>
                <w:color w:val="2E7D32"/>
                <w:sz w:val="20"/>
                <w:szCs w:val="20"/>
              </w:rPr>
              <w:t>Activo</w:t>
            </w:r>
          </w:p>
        </w:tc>
      </w:tr>
      <w:tr w:rsidR="00C34357" w14:paraId="32179B72"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F27368" w14:textId="77777777" w:rsidR="00C34357" w:rsidRDefault="00000000">
            <w:r>
              <w:rPr>
                <w:b/>
                <w:bCs/>
                <w:color w:val="000000"/>
                <w:sz w:val="20"/>
                <w:szCs w:val="20"/>
              </w:rPr>
              <w:t>Huawei</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424A1B" w14:textId="77777777" w:rsidR="00C34357" w:rsidRDefault="00000000">
            <w:r>
              <w:rPr>
                <w:color w:val="000000"/>
                <w:sz w:val="20"/>
                <w:szCs w:val="20"/>
              </w:rPr>
              <w:t>MA5600T</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21A1D0" w14:textId="77777777" w:rsidR="00C34357" w:rsidRDefault="00000000">
            <w:r>
              <w:rPr>
                <w:color w:val="000000"/>
                <w:sz w:val="20"/>
                <w:szCs w:val="20"/>
              </w:rPr>
              <w:t>V800R018</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495E4A" w14:textId="77777777" w:rsidR="00C34357" w:rsidRDefault="00000000">
            <w:r>
              <w:rPr>
                <w:color w:val="000000"/>
                <w:sz w:val="20"/>
                <w:szCs w:val="20"/>
              </w:rPr>
              <w:t>GPON</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B2F96E" w14:textId="77777777" w:rsidR="00C34357" w:rsidRDefault="00000000">
            <w:r>
              <w:rPr>
                <w:color w:val="2E7D32"/>
                <w:sz w:val="20"/>
                <w:szCs w:val="20"/>
              </w:rPr>
              <w:t>Activo (legacy)</w:t>
            </w:r>
          </w:p>
        </w:tc>
      </w:tr>
      <w:tr w:rsidR="00C34357" w14:paraId="423304A6"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B33DE1" w14:textId="77777777" w:rsidR="00C34357" w:rsidRDefault="00000000">
            <w:r>
              <w:rPr>
                <w:b/>
                <w:bCs/>
                <w:color w:val="000000"/>
                <w:sz w:val="20"/>
                <w:szCs w:val="20"/>
              </w:rPr>
              <w:t>Huawei</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D59B5EE" w14:textId="77777777" w:rsidR="00C34357" w:rsidRDefault="00000000">
            <w:r>
              <w:rPr>
                <w:color w:val="000000"/>
                <w:sz w:val="20"/>
                <w:szCs w:val="20"/>
              </w:rPr>
              <w:t>MA5800</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5A55976" w14:textId="77777777" w:rsidR="00C34357" w:rsidRDefault="00000000">
            <w:r>
              <w:rPr>
                <w:color w:val="000000"/>
                <w:sz w:val="20"/>
                <w:szCs w:val="20"/>
              </w:rPr>
              <w:t>V100R020</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365A9DB" w14:textId="77777777" w:rsidR="00C34357" w:rsidRDefault="00000000">
            <w:r>
              <w:rPr>
                <w:color w:val="000000"/>
                <w:sz w:val="20"/>
                <w:szCs w:val="20"/>
              </w:rPr>
              <w:t>GPON / XGSPON</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3213EB" w14:textId="77777777" w:rsidR="00C34357" w:rsidRDefault="00000000">
            <w:r>
              <w:rPr>
                <w:color w:val="2E7D32"/>
                <w:sz w:val="20"/>
                <w:szCs w:val="20"/>
              </w:rPr>
              <w:t>Activo</w:t>
            </w:r>
          </w:p>
        </w:tc>
      </w:tr>
    </w:tbl>
    <w:p w14:paraId="3A462BD2" w14:textId="77777777" w:rsidR="00C34357" w:rsidRDefault="00000000">
      <w:pPr>
        <w:spacing w:after="140"/>
        <w:jc w:val="both"/>
      </w:pPr>
      <w:r>
        <w:t>Total de OLTs activas en la red de ON·NET Fibra: aproximadamente 618, con crecimiento proyectado. Todos los equipos son parte de la capa PON y deben respetar los estándares ITU-T G.984 y G.988.</w:t>
      </w:r>
    </w:p>
    <w:p w14:paraId="310BF720" w14:textId="77777777" w:rsidR="00C34357" w:rsidRDefault="00000000">
      <w:pPr>
        <w:pBdr>
          <w:left w:val="single" w:sz="12" w:space="8" w:color="4472C4"/>
        </w:pBdr>
        <w:spacing w:before="80" w:after="140"/>
        <w:ind w:left="360" w:right="360"/>
      </w:pPr>
      <w:r>
        <w:rPr>
          <w:i/>
          <w:iCs/>
          <w:color w:val="444444"/>
          <w:sz w:val="20"/>
          <w:szCs w:val="20"/>
        </w:rPr>
        <w:t>Política de incorporación de OLTs: Cualquier OLT de modelo legacy o de nueva incorporación que no esté incluida en el listado anterior deberá ser previamente certificada y validada en los laboratorios de ON·NET por el equipo de Ingeniería de Redes y los responsables de la Gerencia de Sistemas (plataforma Komands) antes de su incorporación al parque gestionado. La certificación incluye: validación de compatibilidad de comandos CLI, creación de templates específicos en el Catálogo Técnico, y pruebas de paridad funcional T6.</w:t>
      </w:r>
    </w:p>
    <w:p w14:paraId="33144651" w14:textId="77777777" w:rsidR="00C34357" w:rsidRDefault="00000000">
      <w:pPr>
        <w:pStyle w:val="Ttulo3"/>
      </w:pPr>
      <w:bookmarkStart w:id="42" w:name="_Toc226041832"/>
      <w:r>
        <w:t>2.1.5 Operaciones / APIs afectadas</w:t>
      </w:r>
      <w:bookmarkEnd w:id="42"/>
    </w:p>
    <w:p w14:paraId="2BDA540A" w14:textId="77777777" w:rsidR="00C34357" w:rsidRDefault="00000000">
      <w:pPr>
        <w:spacing w:after="140"/>
        <w:jc w:val="both"/>
      </w:pPr>
      <w:r>
        <w:t>La siguiente matriz identifica todas las APIs y procesos de ServiceNow impactados por el proyecto. Esta información fue levantada durante el Sprint 0 en conjunto con los equipos de ON·NET y MOS-iT, y constituye el alcance funcional comprometido:</w:t>
      </w:r>
    </w:p>
    <w:tbl>
      <w:tblPr>
        <w:tblW w:w="11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top w:w="10" w:type="dxa"/>
          <w:left w:w="80" w:type="dxa"/>
          <w:bottom w:w="10" w:type="dxa"/>
          <w:right w:w="80" w:type="dxa"/>
        </w:tblCellMar>
        <w:tblLook w:val="04A0" w:firstRow="1" w:lastRow="0" w:firstColumn="1" w:lastColumn="0" w:noHBand="0" w:noVBand="1"/>
      </w:tblPr>
      <w:tblGrid>
        <w:gridCol w:w="2000"/>
        <w:gridCol w:w="1300"/>
        <w:gridCol w:w="1300"/>
        <w:gridCol w:w="1300"/>
        <w:gridCol w:w="1300"/>
        <w:gridCol w:w="900"/>
        <w:gridCol w:w="3260"/>
      </w:tblGrid>
      <w:tr w:rsidR="00D55C44" w14:paraId="5C1DDA8A" w14:textId="77777777">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1" w14:textId="77777777" w:rsidR="00C34357" w:rsidRDefault="00000000">
            <w:r>
              <w:rPr>
                <w:b/>
                <w:bCs/>
                <w:color w:val="000000"/>
                <w:sz w:val="17"/>
                <w:szCs w:val="17"/>
              </w:rPr>
              <w:lastRenderedPageBreak/>
              <w:t>API / Proceso</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2" w14:textId="77777777" w:rsidR="00C34357" w:rsidRDefault="00000000">
            <w:pPr>
              <w:jc w:val="center"/>
            </w:pPr>
            <w:r>
              <w:rPr>
                <w:b/>
                <w:bCs/>
                <w:color w:val="000000"/>
                <w:sz w:val="17"/>
                <w:szCs w:val="17"/>
              </w:rPr>
              <w:t>FTTH GPON</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3" w14:textId="77777777" w:rsidR="00C34357" w:rsidRDefault="00000000">
            <w:pPr>
              <w:jc w:val="center"/>
            </w:pPr>
            <w:r>
              <w:rPr>
                <w:b/>
                <w:bCs/>
                <w:color w:val="000000"/>
                <w:sz w:val="17"/>
                <w:szCs w:val="17"/>
              </w:rPr>
              <w:t>FTTH XGSPON</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4" w14:textId="77777777" w:rsidR="00C34357" w:rsidRDefault="00000000">
            <w:pPr>
              <w:jc w:val="center"/>
            </w:pPr>
            <w:r>
              <w:rPr>
                <w:b/>
                <w:bCs/>
                <w:color w:val="000000"/>
                <w:sz w:val="17"/>
                <w:szCs w:val="17"/>
              </w:rPr>
              <w:t>SSAA GPON</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5" w14:textId="77777777" w:rsidR="00C34357" w:rsidRDefault="00000000">
            <w:pPr>
              <w:jc w:val="center"/>
            </w:pPr>
            <w:r>
              <w:rPr>
                <w:b/>
                <w:bCs/>
                <w:color w:val="000000"/>
                <w:sz w:val="17"/>
                <w:szCs w:val="17"/>
              </w:rPr>
              <w:t>SSAA XGSPON</w:t>
            </w:r>
          </w:p>
        </w:tc>
        <w:tc>
          <w:tcPr>
            <w:tcW w:w="9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6" w14:textId="77777777" w:rsidR="00C34357" w:rsidRDefault="00000000">
            <w:pPr>
              <w:jc w:val="center"/>
            </w:pPr>
            <w:r>
              <w:rPr>
                <w:b/>
                <w:bCs/>
                <w:color w:val="000000"/>
                <w:sz w:val="17"/>
                <w:szCs w:val="17"/>
              </w:rPr>
              <w:t>Impacto</w:t>
            </w:r>
          </w:p>
        </w:tc>
        <w:tc>
          <w:tcPr>
            <w:tcW w:w="326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07" w14:textId="77777777" w:rsidR="00C34357" w:rsidRDefault="00000000">
            <w:r>
              <w:rPr>
                <w:b/>
                <w:bCs/>
                <w:color w:val="000000"/>
                <w:sz w:val="17"/>
                <w:szCs w:val="17"/>
              </w:rPr>
              <w:t>Descripción del cambio</w:t>
            </w:r>
          </w:p>
        </w:tc>
      </w:tr>
      <w:tr w:rsidR="00D55C44" w14:paraId="0055D33A"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08" w14:textId="77777777" w:rsidR="00C34357" w:rsidRDefault="00000000">
            <w:r>
              <w:rPr>
                <w:b/>
                <w:bCs/>
                <w:color w:val="000000"/>
                <w:sz w:val="16"/>
                <w:szCs w:val="16"/>
              </w:rPr>
              <w:t>Factibilidad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09"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0A"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0B"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0C"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0D"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0E" w14:textId="77777777" w:rsidR="00C34357" w:rsidRDefault="00000000">
            <w:r>
              <w:rPr>
                <w:color w:val="000000"/>
                <w:sz w:val="15"/>
                <w:szCs w:val="15"/>
              </w:rPr>
              <w:t>Eliminar consulta a BPI para SSAA. FTTH no requiere factibilidad vía BP.</w:t>
            </w:r>
          </w:p>
        </w:tc>
      </w:tr>
      <w:tr w:rsidR="00D55C44" w14:paraId="77950B8B"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0F" w14:textId="77777777" w:rsidR="00C34357" w:rsidRDefault="00000000">
            <w:r>
              <w:rPr>
                <w:b/>
                <w:bCs/>
                <w:color w:val="000000"/>
                <w:sz w:val="16"/>
                <w:szCs w:val="16"/>
              </w:rPr>
              <w:t>Asignación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0"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1"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2"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3"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14"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15" w14:textId="77777777" w:rsidR="00C34357" w:rsidRDefault="00000000">
            <w:r>
              <w:rPr>
                <w:color w:val="000000"/>
                <w:sz w:val="15"/>
                <w:szCs w:val="15"/>
              </w:rPr>
              <w:t>Eliminar creación en BPI, guardar información de asignación en ServiceNow.</w:t>
            </w:r>
          </w:p>
        </w:tc>
      </w:tr>
      <w:tr w:rsidR="00D55C44" w14:paraId="2BE8CB89"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16" w14:textId="77777777" w:rsidR="00C34357" w:rsidRDefault="00000000">
            <w:r>
              <w:rPr>
                <w:b/>
                <w:bCs/>
                <w:color w:val="000000"/>
                <w:sz w:val="16"/>
                <w:szCs w:val="16"/>
              </w:rPr>
              <w:t>Activación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7"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8"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9"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A"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1B"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1C" w14:textId="77777777" w:rsidR="00C34357" w:rsidRDefault="00000000">
            <w:r>
              <w:rPr>
                <w:color w:val="000000"/>
                <w:sz w:val="15"/>
                <w:szCs w:val="15"/>
              </w:rPr>
              <w:t>Ejecutar vía Komands (asíncrono ACK + callback). Actualizar CMDB.</w:t>
            </w:r>
          </w:p>
        </w:tc>
      </w:tr>
      <w:tr w:rsidR="00D55C44" w14:paraId="1CD5082F"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1D" w14:textId="77777777" w:rsidR="00C34357" w:rsidRDefault="00000000">
            <w:r>
              <w:rPr>
                <w:b/>
                <w:bCs/>
                <w:color w:val="000000"/>
                <w:sz w:val="16"/>
                <w:szCs w:val="16"/>
              </w:rPr>
              <w:t>Cambio de Pelo</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1E"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1F"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0"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21" w14:textId="77777777" w:rsidR="00C34357" w:rsidRDefault="00000000">
            <w:pPr>
              <w:jc w:val="center"/>
            </w:pPr>
            <w:r>
              <w:rPr>
                <w:color w:val="888780"/>
                <w:sz w:val="15"/>
                <w:szCs w:val="15"/>
              </w:rPr>
              <w:t>No Aplica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22"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23" w14:textId="77777777" w:rsidR="00C34357" w:rsidRDefault="00000000">
            <w:r>
              <w:rPr>
                <w:color w:val="000000"/>
                <w:sz w:val="15"/>
                <w:szCs w:val="15"/>
              </w:rPr>
              <w:t>Solo cuando hay cambio de CTO: implica baja + asignación + activación. Aplica únicamente en tecnología GPON.</w:t>
            </w:r>
          </w:p>
        </w:tc>
      </w:tr>
      <w:tr w:rsidR="00D55C44" w14:paraId="33A7BC81"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24" w14:textId="77777777" w:rsidR="00C34357" w:rsidRDefault="00000000">
            <w:r>
              <w:rPr>
                <w:b/>
                <w:bCs/>
                <w:color w:val="000000"/>
                <w:sz w:val="16"/>
                <w:szCs w:val="16"/>
              </w:rPr>
              <w:t>Modificación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5"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6"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7"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8"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29"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2A" w14:textId="77777777" w:rsidR="00C34357" w:rsidRDefault="00000000">
            <w:r>
              <w:rPr>
                <w:color w:val="000000"/>
                <w:sz w:val="15"/>
                <w:szCs w:val="15"/>
              </w:rPr>
              <w:t>Cambio velocidad, ServiceType. Ejecutar vía Komands.</w:t>
            </w:r>
          </w:p>
        </w:tc>
      </w:tr>
      <w:tr w:rsidR="00D55C44" w14:paraId="44F77B01"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2B" w14:textId="77777777" w:rsidR="00C34357" w:rsidRDefault="00000000">
            <w:r>
              <w:rPr>
                <w:b/>
                <w:bCs/>
                <w:color w:val="000000"/>
                <w:sz w:val="16"/>
                <w:szCs w:val="16"/>
              </w:rPr>
              <w:t>Cancel Order</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C"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D"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E"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2F"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30"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31" w14:textId="77777777" w:rsidR="00C34357" w:rsidRDefault="00000000">
            <w:r>
              <w:rPr>
                <w:color w:val="000000"/>
                <w:sz w:val="15"/>
                <w:szCs w:val="15"/>
              </w:rPr>
              <w:t>Si el servicio ya fue activado, enviar baja a la red vía Komands.</w:t>
            </w:r>
          </w:p>
        </w:tc>
      </w:tr>
      <w:tr w:rsidR="00D55C44" w14:paraId="65369C8B"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32" w14:textId="77777777" w:rsidR="00C34357" w:rsidRDefault="00000000">
            <w:r>
              <w:rPr>
                <w:b/>
                <w:bCs/>
                <w:color w:val="000000"/>
                <w:sz w:val="16"/>
                <w:szCs w:val="16"/>
              </w:rPr>
              <w:t>Baja de Acceso</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3"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4"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5"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6"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37"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38" w14:textId="77777777" w:rsidR="00C34357" w:rsidRDefault="00000000">
            <w:r>
              <w:rPr>
                <w:color w:val="000000"/>
                <w:sz w:val="15"/>
                <w:szCs w:val="15"/>
              </w:rPr>
              <w:t>Ejecutar vía Komands. Actualizar CMDB.</w:t>
            </w:r>
          </w:p>
        </w:tc>
      </w:tr>
      <w:tr w:rsidR="00D55C44" w14:paraId="7B206FC3"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39" w14:textId="77777777" w:rsidR="00C34357" w:rsidRDefault="00000000">
            <w:r>
              <w:rPr>
                <w:b/>
                <w:bCs/>
                <w:color w:val="000000"/>
                <w:sz w:val="16"/>
                <w:szCs w:val="16"/>
              </w:rPr>
              <w:t>Consulta de Acceso</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A"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B"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C"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3D"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3E" w14:textId="77777777" w:rsidR="00C34357" w:rsidRDefault="00000000">
            <w:pPr>
              <w:jc w:val="center"/>
            </w:pPr>
            <w:r>
              <w:rPr>
                <w:b/>
                <w:bCs/>
                <w:color w:val="2E7D32"/>
                <w:sz w:val="15"/>
                <w:szCs w:val="15"/>
              </w:rPr>
              <w:t>Bajo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3F" w14:textId="77777777" w:rsidR="00C34357" w:rsidRDefault="00000000">
            <w:r>
              <w:rPr>
                <w:color w:val="000000"/>
                <w:sz w:val="15"/>
                <w:szCs w:val="15"/>
              </w:rPr>
              <w:t>Eliminar obtención de info desde BP, agregar en ServiceNow.</w:t>
            </w:r>
          </w:p>
        </w:tc>
      </w:tr>
      <w:tr w:rsidR="00D55C44" w14:paraId="266C81EE"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40" w14:textId="77777777" w:rsidR="00C34357" w:rsidRDefault="00000000">
            <w:r>
              <w:rPr>
                <w:b/>
                <w:bCs/>
                <w:color w:val="000000"/>
                <w:sz w:val="16"/>
                <w:szCs w:val="16"/>
              </w:rPr>
              <w:t>Reset ONT</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1"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2"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3"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4"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45"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46" w14:textId="77777777" w:rsidR="00C34357" w:rsidRDefault="00000000">
            <w:r>
              <w:rPr>
                <w:color w:val="000000"/>
                <w:sz w:val="15"/>
                <w:szCs w:val="15"/>
              </w:rPr>
              <w:t>Reemplazar invocación a BP por API Komands.</w:t>
            </w:r>
          </w:p>
        </w:tc>
      </w:tr>
      <w:tr w:rsidR="00D55C44" w14:paraId="2BC14521"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47" w14:textId="77777777" w:rsidR="00C34357" w:rsidRDefault="00000000">
            <w:r>
              <w:rPr>
                <w:b/>
                <w:bCs/>
                <w:color w:val="000000"/>
                <w:sz w:val="16"/>
                <w:szCs w:val="16"/>
              </w:rPr>
              <w:t>DeviceModification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8"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9"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A"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B"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4C"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4D" w14:textId="77777777" w:rsidR="00C34357" w:rsidRDefault="00000000">
            <w:r>
              <w:rPr>
                <w:color w:val="000000"/>
                <w:sz w:val="15"/>
                <w:szCs w:val="15"/>
              </w:rPr>
              <w:t>Cambio de serial ONT directo en red vía Komands.</w:t>
            </w:r>
          </w:p>
        </w:tc>
      </w:tr>
      <w:tr w:rsidR="00D55C44" w14:paraId="3085C946"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4E" w14:textId="77777777" w:rsidR="00C34357" w:rsidRDefault="00000000">
            <w:r>
              <w:rPr>
                <w:b/>
                <w:bCs/>
                <w:color w:val="000000"/>
                <w:sz w:val="16"/>
                <w:szCs w:val="16"/>
              </w:rPr>
              <w:t>Preactivación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4F"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50"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51"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52" w14:textId="77777777" w:rsidR="00C34357" w:rsidRDefault="00000000">
            <w:pPr>
              <w:jc w:val="center"/>
            </w:pPr>
            <w:r>
              <w:rPr>
                <w:color w:val="888780"/>
                <w:sz w:val="15"/>
                <w:szCs w:val="15"/>
              </w:rPr>
              <w:t>No Aplica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53"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54" w14:textId="77777777" w:rsidR="00C34357" w:rsidRDefault="00000000">
            <w:r>
              <w:rPr>
                <w:color w:val="000000"/>
                <w:sz w:val="15"/>
                <w:szCs w:val="15"/>
              </w:rPr>
              <w:t>Jobs SN se mantienen. Ejecución sobre red vía Komands. Aplica únicamente para FTTH GPON.</w:t>
            </w:r>
          </w:p>
        </w:tc>
      </w:tr>
      <w:tr w:rsidR="00D55C44" w14:paraId="17874472"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55" w14:textId="77777777" w:rsidR="00C34357" w:rsidRDefault="00000000">
            <w:r>
              <w:rPr>
                <w:b/>
                <w:bCs/>
                <w:color w:val="000000"/>
                <w:sz w:val="16"/>
                <w:szCs w:val="16"/>
              </w:rPr>
              <w:t>Gestor de Quiebres</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6"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7"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8"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9"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5A"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5B" w14:textId="77777777" w:rsidR="00C34357" w:rsidRDefault="00000000">
            <w:r>
              <w:rPr>
                <w:color w:val="000000"/>
                <w:sz w:val="15"/>
                <w:szCs w:val="15"/>
              </w:rPr>
              <w:t>SN mantiene lógica de negocio; Komands gestiona excepciones técnicas de red.</w:t>
            </w:r>
          </w:p>
        </w:tc>
      </w:tr>
      <w:tr w:rsidR="00D55C44" w14:paraId="3B597DDD"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5C" w14:textId="77777777" w:rsidR="00C34357" w:rsidRDefault="00000000">
            <w:r>
              <w:rPr>
                <w:b/>
                <w:bCs/>
                <w:color w:val="000000"/>
                <w:sz w:val="16"/>
                <w:szCs w:val="16"/>
              </w:rPr>
              <w:t>Procesos CMDB desde BP</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D"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E"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5F"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60"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61"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62" w14:textId="77777777" w:rsidR="00C34357" w:rsidRDefault="00000000">
            <w:r>
              <w:rPr>
                <w:color w:val="000000"/>
                <w:sz w:val="15"/>
                <w:szCs w:val="15"/>
              </w:rPr>
              <w:t>CMDB como fuente autoritativa. Sync hacia Komands.</w:t>
            </w:r>
          </w:p>
        </w:tc>
      </w:tr>
    </w:tbl>
    <w:p w14:paraId="4883D469" w14:textId="77777777" w:rsidR="00C34357" w:rsidRDefault="00C34357">
      <w:pPr>
        <w:spacing w:after="60"/>
      </w:pPr>
    </w:p>
    <w:p w14:paraId="04789ABD" w14:textId="77777777" w:rsidR="00C34357" w:rsidRDefault="00000000">
      <w:pPr>
        <w:spacing w:after="140"/>
        <w:jc w:val="both"/>
      </w:pPr>
      <w:r>
        <w:t>Las siguientes APIs NO son afectadas por el proyecto al no interactuar con BluePlanet: IIA, FIA, Cancel IA, Consulta Estado Vecino, Retrieve Access, Retrieve Data ONT y Diagnóstico de Acceso.</w:t>
      </w:r>
    </w:p>
    <w:p w14:paraId="21D4E8ED" w14:textId="77777777" w:rsidR="00C34357" w:rsidRDefault="00000000">
      <w:pPr>
        <w:pStyle w:val="Ttulo2"/>
      </w:pPr>
      <w:bookmarkStart w:id="43" w:name="_Toc226041833"/>
      <w:r>
        <w:t>2.2 Fuera del alcance</w:t>
      </w:r>
      <w:bookmarkEnd w:id="43"/>
    </w:p>
    <w:p w14:paraId="7FF8A2A3" w14:textId="77777777" w:rsidR="00C34357" w:rsidRDefault="00000000">
      <w:pPr>
        <w:spacing w:after="140"/>
        <w:jc w:val="both"/>
      </w:pPr>
      <w:r>
        <w:t>Las siguientes actividades y responsabilidades están explícitamente fuera del alcance del proyecto. Esta delimitación fue acordada entre MOS-iT y ON·NET Fibra y está documentada en la Matriz RACI firmada (REF-02):</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800"/>
        <w:gridCol w:w="3800"/>
        <w:gridCol w:w="4760"/>
      </w:tblGrid>
      <w:tr w:rsidR="00C34357" w14:paraId="13FF32B9"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0843F8E" w14:textId="77777777" w:rsidR="00C34357" w:rsidRDefault="00000000">
            <w:pPr>
              <w:jc w:val="center"/>
            </w:pPr>
            <w:r>
              <w:rPr>
                <w:b/>
                <w:bCs/>
                <w:color w:val="FFFFFF"/>
                <w:sz w:val="20"/>
                <w:szCs w:val="20"/>
              </w:rPr>
              <w:t>ID</w:t>
            </w:r>
          </w:p>
        </w:tc>
        <w:tc>
          <w:tcPr>
            <w:tcW w:w="3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C86D345" w14:textId="77777777" w:rsidR="00C34357" w:rsidRDefault="00000000">
            <w:pPr>
              <w:jc w:val="center"/>
            </w:pPr>
            <w:r>
              <w:rPr>
                <w:b/>
                <w:bCs/>
                <w:color w:val="FFFFFF"/>
                <w:sz w:val="20"/>
                <w:szCs w:val="20"/>
              </w:rPr>
              <w:t>Exclusión</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B63F01D" w14:textId="77777777" w:rsidR="00C34357" w:rsidRDefault="00000000">
            <w:pPr>
              <w:jc w:val="center"/>
            </w:pPr>
            <w:r>
              <w:rPr>
                <w:b/>
                <w:bCs/>
                <w:color w:val="FFFFFF"/>
                <w:sz w:val="20"/>
                <w:szCs w:val="20"/>
              </w:rPr>
              <w:t>Justificación</w:t>
            </w:r>
          </w:p>
        </w:tc>
      </w:tr>
      <w:tr w:rsidR="00C34357" w14:paraId="38D13064"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049A0CC" w14:textId="77777777" w:rsidR="00C34357" w:rsidRDefault="00000000">
            <w:pPr>
              <w:jc w:val="center"/>
            </w:pPr>
            <w:r>
              <w:rPr>
                <w:b/>
                <w:bCs/>
                <w:color w:val="000000"/>
                <w:sz w:val="20"/>
                <w:szCs w:val="20"/>
              </w:rPr>
              <w:t>EXC-01</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AA97C9" w14:textId="77777777" w:rsidR="00C34357" w:rsidRDefault="00000000">
            <w:r>
              <w:rPr>
                <w:color w:val="000000"/>
                <w:sz w:val="20"/>
                <w:szCs w:val="20"/>
              </w:rPr>
              <w:t>Cambios en interfaces/APIs hacia VNOs</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8DE685" w14:textId="77777777" w:rsidR="00C34357" w:rsidRDefault="00000000">
            <w:r>
              <w:rPr>
                <w:i/>
                <w:iCs/>
                <w:color w:val="000000"/>
                <w:sz w:val="19"/>
                <w:szCs w:val="19"/>
              </w:rPr>
              <w:t>Directriz Director de Tecnología. Se deja para fase futura.</w:t>
            </w:r>
          </w:p>
        </w:tc>
      </w:tr>
      <w:tr w:rsidR="00C34357" w14:paraId="493DBB61"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C3A4F62" w14:textId="77777777" w:rsidR="00C34357" w:rsidRDefault="00000000">
            <w:pPr>
              <w:jc w:val="center"/>
            </w:pPr>
            <w:r>
              <w:rPr>
                <w:b/>
                <w:bCs/>
                <w:color w:val="000000"/>
                <w:sz w:val="20"/>
                <w:szCs w:val="20"/>
              </w:rPr>
              <w:t>EXC-02</w:t>
            </w:r>
          </w:p>
        </w:tc>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044162" w14:textId="77777777" w:rsidR="00C34357" w:rsidRDefault="00000000">
            <w:r>
              <w:rPr>
                <w:color w:val="000000"/>
                <w:sz w:val="20"/>
                <w:szCs w:val="20"/>
              </w:rPr>
              <w:t>Modificación de integraciones con VNOs</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4D442F" w14:textId="77777777" w:rsidR="00C34357" w:rsidRDefault="00000000">
            <w:r>
              <w:rPr>
                <w:i/>
                <w:iCs/>
                <w:color w:val="000000"/>
                <w:sz w:val="19"/>
                <w:szCs w:val="19"/>
              </w:rPr>
              <w:t>Directriz Director de Tecnología. Fase futura.</w:t>
            </w:r>
          </w:p>
        </w:tc>
      </w:tr>
      <w:tr w:rsidR="00C34357" w14:paraId="1F67497A"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04A5F30" w14:textId="77777777" w:rsidR="00C34357" w:rsidRDefault="00000000">
            <w:pPr>
              <w:jc w:val="center"/>
            </w:pPr>
            <w:r>
              <w:rPr>
                <w:b/>
                <w:bCs/>
                <w:color w:val="000000"/>
                <w:sz w:val="20"/>
                <w:szCs w:val="20"/>
              </w:rPr>
              <w:t>EXC-03</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032A44F" w14:textId="77777777" w:rsidR="00C34357" w:rsidRDefault="00000000">
            <w:r>
              <w:rPr>
                <w:color w:val="000000"/>
                <w:sz w:val="20"/>
                <w:szCs w:val="20"/>
              </w:rPr>
              <w:t>Migración de datos históricos desde BluePlanet</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1D62571" w14:textId="77777777" w:rsidR="00C34357" w:rsidRDefault="00000000">
            <w:r>
              <w:rPr>
                <w:i/>
                <w:iCs/>
                <w:color w:val="000000"/>
                <w:sz w:val="19"/>
                <w:szCs w:val="19"/>
              </w:rPr>
              <w:t>Fuera del alcance contractual. Se realizará un backup final de BluePlanet antes de la decomisión con retención de 12 meses. Si ON·NET requiere acceso a datos históricos de BluePlanet (transacciones, inventario Neo4j, logs BPO) después de la decomisión, deberá planificar un proyecto de extracción y migración de datos antes del inicio del proceso de decomisión.</w:t>
            </w:r>
          </w:p>
        </w:tc>
      </w:tr>
      <w:tr w:rsidR="00C34357" w14:paraId="3D144A97"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7A9699" w14:textId="77777777" w:rsidR="00C34357" w:rsidRDefault="00000000">
            <w:pPr>
              <w:jc w:val="center"/>
            </w:pPr>
            <w:r>
              <w:rPr>
                <w:b/>
                <w:bCs/>
                <w:color w:val="000000"/>
                <w:sz w:val="20"/>
                <w:szCs w:val="20"/>
              </w:rPr>
              <w:lastRenderedPageBreak/>
              <w:t>EXC-04</w:t>
            </w:r>
          </w:p>
        </w:tc>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F05E25" w14:textId="77777777" w:rsidR="00C34357" w:rsidRDefault="00000000">
            <w:r>
              <w:rPr>
                <w:color w:val="000000"/>
                <w:sz w:val="20"/>
                <w:szCs w:val="20"/>
              </w:rPr>
              <w:t>Modificación de lógica en OSP (CPQD)</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58A73B" w14:textId="77777777" w:rsidR="00C34357" w:rsidRDefault="00000000">
            <w:r>
              <w:rPr>
                <w:i/>
                <w:iCs/>
                <w:color w:val="000000"/>
                <w:sz w:val="19"/>
                <w:szCs w:val="19"/>
              </w:rPr>
              <w:t>OSP se mantiene sin cambios funcionales.</w:t>
            </w:r>
          </w:p>
        </w:tc>
      </w:tr>
      <w:tr w:rsidR="00C34357" w14:paraId="4E8D42C3"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7E599F" w14:textId="77777777" w:rsidR="00C34357" w:rsidRDefault="00000000">
            <w:pPr>
              <w:jc w:val="center"/>
            </w:pPr>
            <w:r>
              <w:rPr>
                <w:b/>
                <w:bCs/>
                <w:color w:val="000000"/>
                <w:sz w:val="20"/>
                <w:szCs w:val="20"/>
              </w:rPr>
              <w:t>EXC-05</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0410FA3" w14:textId="77777777" w:rsidR="00C34357" w:rsidRDefault="00000000">
            <w:r>
              <w:rPr>
                <w:color w:val="000000"/>
                <w:sz w:val="20"/>
                <w:szCs w:val="20"/>
              </w:rPr>
              <w:t>Modificación de lógica en UAA</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B01C91D" w14:textId="77777777" w:rsidR="00C34357" w:rsidRDefault="00000000">
            <w:r>
              <w:rPr>
                <w:i/>
                <w:iCs/>
                <w:color w:val="000000"/>
                <w:sz w:val="19"/>
                <w:szCs w:val="19"/>
              </w:rPr>
              <w:t>UAA se mantiene en Kubernetes sin cambios.</w:t>
            </w:r>
          </w:p>
        </w:tc>
      </w:tr>
      <w:tr w:rsidR="00C34357" w14:paraId="1E66042A"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471BE4" w14:textId="77777777" w:rsidR="00C34357" w:rsidRDefault="00000000">
            <w:pPr>
              <w:jc w:val="center"/>
            </w:pPr>
            <w:r>
              <w:rPr>
                <w:b/>
                <w:bCs/>
                <w:color w:val="000000"/>
                <w:sz w:val="20"/>
                <w:szCs w:val="20"/>
              </w:rPr>
              <w:t>EXC-06</w:t>
            </w:r>
          </w:p>
        </w:tc>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F05C6A1" w14:textId="77777777" w:rsidR="00C34357" w:rsidRDefault="00000000">
            <w:r>
              <w:rPr>
                <w:color w:val="000000"/>
                <w:sz w:val="20"/>
                <w:szCs w:val="20"/>
              </w:rPr>
              <w:t>Flujos ServiceNow que no interactúan con BluePlanet</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BA1EF4C" w14:textId="77777777" w:rsidR="00C34357" w:rsidRDefault="00000000">
            <w:r>
              <w:rPr>
                <w:i/>
                <w:iCs/>
                <w:color w:val="000000"/>
                <w:sz w:val="19"/>
                <w:szCs w:val="19"/>
              </w:rPr>
              <w:t>IIA, FIA, Cancel IA no requieren modificación.</w:t>
            </w:r>
          </w:p>
        </w:tc>
      </w:tr>
      <w:tr w:rsidR="00C34357" w14:paraId="531C0912"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BA72A9" w14:textId="77777777" w:rsidR="00C34357" w:rsidRDefault="00000000">
            <w:pPr>
              <w:jc w:val="center"/>
            </w:pPr>
            <w:r>
              <w:rPr>
                <w:b/>
                <w:bCs/>
                <w:color w:val="000000"/>
                <w:sz w:val="20"/>
                <w:szCs w:val="20"/>
              </w:rPr>
              <w:t>EXC-07</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DCD8818" w14:textId="77777777" w:rsidR="00C34357" w:rsidRDefault="00000000">
            <w:r>
              <w:rPr>
                <w:color w:val="000000"/>
                <w:sz w:val="20"/>
                <w:szCs w:val="20"/>
              </w:rPr>
              <w:t>Infraestructura física de la red de fibra óptica</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EB0499" w14:textId="77777777" w:rsidR="00C34357" w:rsidRDefault="00000000">
            <w:r>
              <w:rPr>
                <w:i/>
                <w:iCs/>
                <w:color w:val="000000"/>
                <w:sz w:val="19"/>
                <w:szCs w:val="19"/>
              </w:rPr>
              <w:t>Responsabilidad de Ingeniería de Redes ON·NET.</w:t>
            </w:r>
          </w:p>
        </w:tc>
      </w:tr>
      <w:tr w:rsidR="00C34357" w14:paraId="1BAEF6EC"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594C6D0" w14:textId="77777777" w:rsidR="00C34357" w:rsidRDefault="00000000">
            <w:pPr>
              <w:jc w:val="center"/>
            </w:pPr>
            <w:r>
              <w:rPr>
                <w:b/>
                <w:bCs/>
                <w:color w:val="000000"/>
                <w:sz w:val="20"/>
                <w:szCs w:val="20"/>
              </w:rPr>
              <w:t>EXC-08</w:t>
            </w:r>
          </w:p>
        </w:tc>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9C059B" w14:textId="77777777" w:rsidR="00C34357" w:rsidRDefault="00000000">
            <w:r>
              <w:rPr>
                <w:color w:val="000000"/>
                <w:sz w:val="20"/>
                <w:szCs w:val="20"/>
              </w:rPr>
              <w:t>Sistemas internos de las VNOs</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9008D0" w14:textId="77777777" w:rsidR="00C34357" w:rsidRDefault="00000000">
            <w:r>
              <w:rPr>
                <w:i/>
                <w:iCs/>
                <w:color w:val="000000"/>
                <w:sz w:val="19"/>
                <w:szCs w:val="19"/>
              </w:rPr>
              <w:t>Fuera del perímetro de ON·NET.</w:t>
            </w:r>
          </w:p>
        </w:tc>
      </w:tr>
      <w:tr w:rsidR="00C34357" w14:paraId="6DD368A6"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4369AB" w14:textId="77777777" w:rsidR="00C34357" w:rsidRDefault="00000000">
            <w:pPr>
              <w:jc w:val="center"/>
            </w:pPr>
            <w:r>
              <w:rPr>
                <w:b/>
                <w:bCs/>
                <w:color w:val="000000"/>
                <w:sz w:val="20"/>
                <w:szCs w:val="20"/>
              </w:rPr>
              <w:t>EXC-09</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3985DD" w14:textId="77777777" w:rsidR="00C34357" w:rsidRDefault="00000000">
            <w:r>
              <w:rPr>
                <w:color w:val="000000"/>
                <w:sz w:val="20"/>
                <w:szCs w:val="20"/>
              </w:rPr>
              <w:t>Soporte post-garantía (posterior a 3 meses)</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D1205D" w14:textId="77777777" w:rsidR="00C34357" w:rsidRDefault="00000000">
            <w:r>
              <w:rPr>
                <w:i/>
                <w:iCs/>
                <w:color w:val="000000"/>
                <w:sz w:val="19"/>
                <w:szCs w:val="19"/>
              </w:rPr>
              <w:t>Requiere contrato adicional.</w:t>
            </w:r>
          </w:p>
        </w:tc>
      </w:tr>
      <w:tr w:rsidR="00C34357" w14:paraId="7588646A"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62927A" w14:textId="77777777" w:rsidR="00C34357" w:rsidRDefault="00000000">
            <w:pPr>
              <w:jc w:val="center"/>
            </w:pPr>
            <w:r>
              <w:rPr>
                <w:b/>
                <w:bCs/>
                <w:color w:val="000000"/>
                <w:sz w:val="20"/>
                <w:szCs w:val="20"/>
              </w:rPr>
              <w:t>EXC-10</w:t>
            </w:r>
          </w:p>
        </w:tc>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A9A3AFE" w14:textId="77777777" w:rsidR="00C34357" w:rsidRDefault="00000000">
            <w:commentRangeStart w:id="44"/>
            <w:r>
              <w:rPr>
                <w:color w:val="000000"/>
                <w:sz w:val="20"/>
                <w:szCs w:val="20"/>
              </w:rPr>
              <w:t>Nuevas VNOs no contempladas</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D618F7" w14:textId="77777777" w:rsidR="00C34357" w:rsidRDefault="00000000">
            <w:r>
              <w:rPr>
                <w:i/>
                <w:iCs/>
                <w:color w:val="000000"/>
                <w:sz w:val="19"/>
                <w:szCs w:val="19"/>
              </w:rPr>
              <w:t>La incorporación de una nueva VNO que no implique nuevas funcionalidades no requiere desarrollo adicional; el sistema está diseñado para ser agnóstico a las VNOs y su incorporación se resuelve mediante configuración y parametrización. Solo en caso de requerir nuevas funcionalidades se deberá evaluar el impacto y alcance correspondiente.</w:t>
            </w:r>
            <w:commentRangeEnd w:id="44"/>
            <w:r>
              <w:rPr>
                <w:rStyle w:val="Refdecomentario"/>
                <w:sz w:val="22"/>
                <w:szCs w:val="22"/>
              </w:rPr>
              <w:commentReference w:id="44"/>
            </w:r>
          </w:p>
        </w:tc>
      </w:tr>
      <w:tr w:rsidR="00C34357" w14:paraId="14A91A9E"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81288D" w14:textId="77777777" w:rsidR="00C34357" w:rsidRDefault="00000000">
            <w:pPr>
              <w:jc w:val="center"/>
            </w:pPr>
            <w:r>
              <w:rPr>
                <w:b/>
                <w:bCs/>
                <w:color w:val="000000"/>
                <w:sz w:val="20"/>
                <w:szCs w:val="20"/>
              </w:rPr>
              <w:t>EXC-11</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1FD6E61" w14:textId="77777777" w:rsidR="00C34357" w:rsidRDefault="00000000">
            <w:r>
              <w:rPr>
                <w:color w:val="000000"/>
                <w:sz w:val="20"/>
                <w:szCs w:val="20"/>
              </w:rPr>
              <w:t>Cambios en firmware o configuración base de OLTs</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280722F" w14:textId="77777777" w:rsidR="00C34357" w:rsidRDefault="00000000">
            <w:r>
              <w:rPr>
                <w:i/>
                <w:iCs/>
                <w:color w:val="000000"/>
                <w:sz w:val="19"/>
                <w:szCs w:val="19"/>
              </w:rPr>
              <w:t>Responsabilidad de Ingeniería de Redes ON·NET.</w:t>
            </w:r>
          </w:p>
        </w:tc>
      </w:tr>
      <w:tr w:rsidR="00C34357" w14:paraId="0B73A69D" w14:textId="77777777">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66ED2F4" w14:textId="77777777" w:rsidR="00C34357" w:rsidRDefault="00000000">
            <w:pPr>
              <w:jc w:val="center"/>
            </w:pPr>
            <w:r>
              <w:rPr>
                <w:b/>
                <w:bCs/>
                <w:color w:val="000000"/>
                <w:sz w:val="20"/>
                <w:szCs w:val="20"/>
              </w:rPr>
              <w:t>EXC-12</w:t>
            </w:r>
          </w:p>
        </w:tc>
        <w:tc>
          <w:tcPr>
            <w:tcW w:w="3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49FA3EB" w14:textId="77777777" w:rsidR="00C34357" w:rsidRDefault="00000000">
            <w:r>
              <w:rPr>
                <w:color w:val="000000"/>
                <w:sz w:val="20"/>
                <w:szCs w:val="20"/>
              </w:rPr>
              <w:t>Licenciamiento de ServiceNow, Axway, Dynatrace</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B6060F1" w14:textId="77777777" w:rsidR="00C34357" w:rsidRDefault="00000000">
            <w:r>
              <w:rPr>
                <w:i/>
                <w:iCs/>
                <w:color w:val="000000"/>
                <w:sz w:val="19"/>
                <w:szCs w:val="19"/>
              </w:rPr>
              <w:t>Responsabilidad de ON·NET.</w:t>
            </w:r>
          </w:p>
        </w:tc>
      </w:tr>
    </w:tbl>
    <w:p w14:paraId="6ECB9D30" w14:textId="77777777" w:rsidR="00C34357" w:rsidRDefault="00000000">
      <w:pPr>
        <w:pStyle w:val="Ttulo2"/>
      </w:pPr>
      <w:bookmarkStart w:id="45" w:name="_Toc226041834"/>
      <w:r>
        <w:t>2.3 Componentes a eliminar</w:t>
      </w:r>
      <w:bookmarkEnd w:id="45"/>
    </w:p>
    <w:p w14:paraId="145A3792" w14:textId="77777777" w:rsidR="00C34357" w:rsidRDefault="00000000">
      <w:pPr>
        <w:spacing w:after="140"/>
        <w:jc w:val="both"/>
      </w:pPr>
      <w:r>
        <w:t>Los siguientes componentes de la arquitectura actual serán eliminados como resultado del proyecto. Su funcionalidad será absorbida por las plataformas indicadas en la columna de reemplazo: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23"/>
        <w:gridCol w:w="1996"/>
        <w:gridCol w:w="2592"/>
        <w:gridCol w:w="3349"/>
      </w:tblGrid>
      <w:tr w:rsidR="00C34357" w14:paraId="6C4DA668"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4129CB3" w14:textId="77777777" w:rsidR="00C34357" w:rsidRDefault="00000000">
            <w:pPr>
              <w:jc w:val="center"/>
            </w:pPr>
            <w:r>
              <w:rPr>
                <w:b/>
                <w:bCs/>
                <w:color w:val="FFFFFF"/>
                <w:sz w:val="20"/>
                <w:szCs w:val="20"/>
              </w:rPr>
              <w:t>Componente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91275DD" w14:textId="77777777" w:rsidR="00C34357" w:rsidRDefault="00000000">
            <w:pPr>
              <w:jc w:val="center"/>
            </w:pPr>
            <w:r>
              <w:rPr>
                <w:b/>
                <w:bCs/>
                <w:color w:val="FFFFFF"/>
                <w:sz w:val="20"/>
                <w:szCs w:val="20"/>
              </w:rPr>
              <w:t>Nombre completo</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4407C46" w14:textId="77777777" w:rsidR="00C34357" w:rsidRDefault="00000000">
            <w:pPr>
              <w:jc w:val="center"/>
            </w:pPr>
            <w:r>
              <w:rPr>
                <w:b/>
                <w:bCs/>
                <w:color w:val="FFFFFF"/>
                <w:sz w:val="20"/>
                <w:szCs w:val="20"/>
              </w:rPr>
              <w:t>Función actual</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8EC4CDE" w14:textId="77777777" w:rsidR="00C34357" w:rsidRDefault="00000000">
            <w:pPr>
              <w:jc w:val="center"/>
            </w:pPr>
            <w:r>
              <w:rPr>
                <w:b/>
                <w:bCs/>
                <w:color w:val="FFFFFF"/>
                <w:sz w:val="20"/>
                <w:szCs w:val="20"/>
              </w:rPr>
              <w:t>Reemplazado por</w:t>
            </w:r>
          </w:p>
        </w:tc>
      </w:tr>
      <w:tr w:rsidR="00C34357" w14:paraId="5E0C6619"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9F5C1BD" w14:textId="77777777" w:rsidR="00C34357" w:rsidRDefault="00000000">
            <w:r>
              <w:rPr>
                <w:b/>
                <w:bCs/>
                <w:color w:val="C62828"/>
                <w:sz w:val="20"/>
                <w:szCs w:val="20"/>
              </w:rPr>
              <w:t>BluePlanet BPI</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166778" w14:textId="77777777" w:rsidR="00C34357" w:rsidRDefault="00000000">
            <w:r>
              <w:rPr>
                <w:color w:val="000000"/>
                <w:sz w:val="20"/>
                <w:szCs w:val="20"/>
              </w:rPr>
              <w:t>Business Process Integration</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8C5184" w14:textId="77777777" w:rsidR="00C34357" w:rsidRDefault="00000000">
            <w:r>
              <w:rPr>
                <w:color w:val="000000"/>
                <w:sz w:val="20"/>
                <w:szCs w:val="20"/>
              </w:rPr>
              <w:t>Inventario de servicios y recursos de red</w:t>
            </w:r>
          </w:p>
        </w:tc>
        <w:tc>
          <w:tcPr>
            <w:tcW w:w="3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4201684" w14:textId="77777777" w:rsidR="00C34357" w:rsidRDefault="00000000">
            <w:r>
              <w:rPr>
                <w:color w:val="2E7D32"/>
                <w:sz w:val="20"/>
                <w:szCs w:val="20"/>
              </w:rPr>
              <w:t>Komands (catálogo técnico) + CMDB (ServiceNow)</w:t>
            </w:r>
          </w:p>
        </w:tc>
      </w:tr>
      <w:tr w:rsidR="00C34357" w14:paraId="17CF79B9"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B5A400" w14:textId="77777777" w:rsidR="00C34357" w:rsidRDefault="00000000">
            <w:r>
              <w:rPr>
                <w:b/>
                <w:bCs/>
                <w:color w:val="C62828"/>
                <w:sz w:val="20"/>
                <w:szCs w:val="20"/>
              </w:rPr>
              <w:t>BluePlanet BPO</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616272" w14:textId="77777777" w:rsidR="00C34357" w:rsidRDefault="00000000">
            <w:r>
              <w:rPr>
                <w:color w:val="000000"/>
                <w:sz w:val="20"/>
                <w:szCs w:val="20"/>
              </w:rPr>
              <w:t>Business Process Orchestration</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0AB66F" w14:textId="77777777" w:rsidR="00C34357" w:rsidRDefault="00000000">
            <w:r>
              <w:rPr>
                <w:color w:val="000000"/>
                <w:sz w:val="20"/>
                <w:szCs w:val="20"/>
              </w:rPr>
              <w:t>Orquestación de procesos de provisión</w:t>
            </w:r>
          </w:p>
        </w:tc>
        <w:tc>
          <w:tcPr>
            <w:tcW w:w="3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05A673" w14:textId="77777777" w:rsidR="00C34357" w:rsidRDefault="00000000">
            <w:r>
              <w:rPr>
                <w:color w:val="2E7D32"/>
                <w:sz w:val="20"/>
                <w:szCs w:val="20"/>
              </w:rPr>
              <w:t>ServiceNow SOM (FlowDesigner)</w:t>
            </w:r>
          </w:p>
        </w:tc>
      </w:tr>
      <w:tr w:rsidR="00C34357" w:rsidRPr="00CB3C92" w14:paraId="03FFFE6C"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D7D7013" w14:textId="77777777" w:rsidR="00C34357" w:rsidRDefault="00000000">
            <w:r>
              <w:rPr>
                <w:b/>
                <w:bCs/>
                <w:color w:val="C62828"/>
                <w:sz w:val="20"/>
                <w:szCs w:val="20"/>
              </w:rPr>
              <w:t>BluePlanet RA</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412F6B" w14:textId="77777777" w:rsidR="00C34357" w:rsidRDefault="00000000">
            <w:r>
              <w:rPr>
                <w:color w:val="000000"/>
                <w:sz w:val="20"/>
                <w:szCs w:val="20"/>
              </w:rPr>
              <w:t>Resource Adapter</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C4DD48" w14:textId="77777777" w:rsidR="00C34357" w:rsidRDefault="00000000">
            <w:r>
              <w:rPr>
                <w:color w:val="000000"/>
                <w:sz w:val="20"/>
                <w:szCs w:val="20"/>
              </w:rPr>
              <w:t>Ejecución de comandos SSH hacia OLTs</w:t>
            </w:r>
          </w:p>
        </w:tc>
        <w:tc>
          <w:tcPr>
            <w:tcW w:w="3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6A02F3" w14:textId="77777777" w:rsidR="00C34357" w:rsidRPr="005D78BF" w:rsidRDefault="00000000">
            <w:pPr>
              <w:rPr>
                <w:lang w:val="en-US"/>
              </w:rPr>
            </w:pPr>
            <w:r>
              <w:rPr>
                <w:color w:val="2E7D32"/>
                <w:sz w:val="20"/>
                <w:szCs w:val="20"/>
                <w:lang w:val="en-US"/>
              </w:rPr>
              <w:t>Komands (Huawei Adapter + Nokia Adapter)</w:t>
            </w:r>
          </w:p>
        </w:tc>
      </w:tr>
      <w:tr w:rsidR="00C34357" w14:paraId="07F54A68"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D0160E" w14:textId="77777777" w:rsidR="00C34357" w:rsidRDefault="00000000">
            <w:r>
              <w:rPr>
                <w:b/>
                <w:bCs/>
                <w:color w:val="C62828"/>
                <w:sz w:val="20"/>
                <w:szCs w:val="20"/>
              </w:rPr>
              <w:t>Neo4j</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EADFFD" w14:textId="77777777" w:rsidR="00C34357" w:rsidRDefault="00000000">
            <w:r>
              <w:rPr>
                <w:color w:val="000000"/>
                <w:sz w:val="20"/>
                <w:szCs w:val="20"/>
              </w:rPr>
              <w:t>Graph Database (BPI)</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9FE2FF" w14:textId="77777777" w:rsidR="00C34357" w:rsidRDefault="00000000">
            <w:r>
              <w:rPr>
                <w:color w:val="000000"/>
                <w:sz w:val="20"/>
                <w:szCs w:val="20"/>
              </w:rPr>
              <w:t>Base de datos de grafo para inventario BP</w:t>
            </w:r>
          </w:p>
        </w:tc>
        <w:tc>
          <w:tcPr>
            <w:tcW w:w="3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D434AB" w14:textId="77777777" w:rsidR="00C34357" w:rsidRDefault="00000000">
            <w:r>
              <w:rPr>
                <w:color w:val="2E7D32"/>
                <w:sz w:val="20"/>
                <w:szCs w:val="20"/>
              </w:rPr>
              <w:t>PostgreSQL (schema Komands)</w:t>
            </w:r>
          </w:p>
        </w:tc>
      </w:tr>
    </w:tbl>
    <w:p w14:paraId="683439CA" w14:textId="77777777" w:rsidR="00C34357" w:rsidRDefault="00000000">
      <w:pPr>
        <w:pStyle w:val="Ttulo2"/>
      </w:pPr>
      <w:bookmarkStart w:id="46" w:name="_Toc226041835"/>
      <w:r>
        <w:t>2.4 Componentes que se mantienen</w:t>
      </w:r>
      <w:bookmarkEnd w:id="46"/>
    </w:p>
    <w:p w14:paraId="3699FB8F" w14:textId="77777777" w:rsidR="00C34357" w:rsidRDefault="00000000">
      <w:pPr>
        <w:spacing w:after="140"/>
        <w:jc w:val="both"/>
      </w:pPr>
      <w:r>
        <w:t>Los siguientes componentes del ecosistema Génesis permanecen operativos. El proyecto debe garantizar la compatibilidad e integración con cada uno de ellos, resguardando la estabilidad de la operación y la continuidad de los procesos de negocio vigentes: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23"/>
        <w:gridCol w:w="2791"/>
        <w:gridCol w:w="2593"/>
        <w:gridCol w:w="2553"/>
      </w:tblGrid>
      <w:tr w:rsidR="00C34357" w14:paraId="13147FA9"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C547C7B" w14:textId="77777777" w:rsidR="00C34357" w:rsidRDefault="00000000">
            <w:pPr>
              <w:jc w:val="center"/>
            </w:pPr>
            <w:r>
              <w:rPr>
                <w:b/>
                <w:bCs/>
                <w:color w:val="FFFFFF"/>
                <w:sz w:val="20"/>
                <w:szCs w:val="20"/>
              </w:rPr>
              <w:t>Componente</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0386B39" w14:textId="77777777" w:rsidR="00C34357" w:rsidRDefault="00000000">
            <w:pPr>
              <w:jc w:val="center"/>
            </w:pPr>
            <w:r>
              <w:rPr>
                <w:b/>
                <w:bCs/>
                <w:color w:val="FFFFFF"/>
                <w:sz w:val="20"/>
                <w:szCs w:val="20"/>
              </w:rPr>
              <w:t>Función</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F76632A" w14:textId="77777777" w:rsidR="00C34357" w:rsidRDefault="00000000">
            <w:pPr>
              <w:jc w:val="center"/>
            </w:pPr>
            <w:r>
              <w:rPr>
                <w:b/>
                <w:bCs/>
                <w:color w:val="FFFFFF"/>
                <w:sz w:val="20"/>
                <w:szCs w:val="20"/>
              </w:rPr>
              <w:t>Estado en TO-BE</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BC72CF5" w14:textId="77777777" w:rsidR="00C34357" w:rsidRDefault="00000000">
            <w:pPr>
              <w:jc w:val="center"/>
            </w:pPr>
            <w:r>
              <w:rPr>
                <w:b/>
                <w:bCs/>
                <w:color w:val="FFFFFF"/>
                <w:sz w:val="20"/>
                <w:szCs w:val="20"/>
              </w:rPr>
              <w:t>Observación</w:t>
            </w:r>
          </w:p>
        </w:tc>
      </w:tr>
      <w:tr w:rsidR="00C34357" w14:paraId="6B52F97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7222E8" w14:textId="77777777" w:rsidR="00C34357" w:rsidRDefault="00000000">
            <w:r>
              <w:rPr>
                <w:b/>
                <w:bCs/>
                <w:color w:val="000000"/>
                <w:sz w:val="20"/>
                <w:szCs w:val="20"/>
              </w:rPr>
              <w:lastRenderedPageBreak/>
              <w:t>BluePlanet UAA</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B1CDB5" w14:textId="77777777" w:rsidR="00C34357" w:rsidRDefault="00000000">
            <w:r>
              <w:rPr>
                <w:color w:val="000000"/>
                <w:sz w:val="18"/>
                <w:szCs w:val="18"/>
              </w:rPr>
              <w:t>Módulo de monitoreo de alarmas sobre red OLTs. Identifica y agrupa alarmas. Integración con ServiceNow para fallas masivas (Assurance). Contiene módulo de consultas en K8s para APIs de assurance.</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2D9822" w14:textId="77777777" w:rsidR="00C34357" w:rsidRDefault="00000000">
            <w:r>
              <w:rPr>
                <w:color w:val="000000"/>
                <w:sz w:val="18"/>
                <w:szCs w:val="18"/>
              </w:rPr>
              <w:t>Se mantiene en Kubernetes sin modificaciones.</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322219" w14:textId="77777777" w:rsidR="00C34357" w:rsidRDefault="00000000">
            <w:r>
              <w:rPr>
                <w:i/>
                <w:iCs/>
                <w:color w:val="000000"/>
                <w:sz w:val="17"/>
                <w:szCs w:val="17"/>
              </w:rPr>
              <w:t>Validar dependencia de datos desde BPO (análisis Sprint 0).</w:t>
            </w:r>
          </w:p>
        </w:tc>
      </w:tr>
      <w:tr w:rsidR="00C34357" w14:paraId="4A01368D"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382E27" w14:textId="77777777" w:rsidR="00C34357" w:rsidRDefault="00000000">
            <w:r>
              <w:rPr>
                <w:b/>
                <w:bCs/>
                <w:color w:val="000000"/>
                <w:sz w:val="20"/>
                <w:szCs w:val="20"/>
              </w:rPr>
              <w:t>ServiceNow SOM</w:t>
            </w:r>
          </w:p>
        </w:tc>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B4F80BC" w14:textId="77777777" w:rsidR="00C34357" w:rsidRDefault="00000000">
            <w:r>
              <w:rPr>
                <w:color w:val="000000"/>
                <w:sz w:val="18"/>
                <w:szCs w:val="18"/>
              </w:rPr>
              <w:t>Orquestación de flujos de provisión y post-venta (FlowDesigner). CMDB como fuente autoritativa de inventario. ITSM para gestión de incidentes.</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0A7BB9" w14:textId="77777777" w:rsidR="00C34357" w:rsidRDefault="00000000">
            <w:r>
              <w:rPr>
                <w:color w:val="000000"/>
                <w:sz w:val="18"/>
                <w:szCs w:val="18"/>
              </w:rPr>
              <w:t>SE MODIFICA: flujos redirigidos de BP a Komands. CMDB sincroniza inventario OLTs hacia Komands.</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39305D" w14:textId="77777777" w:rsidR="00C34357" w:rsidRDefault="00000000">
            <w:r>
              <w:rPr>
                <w:i/>
                <w:iCs/>
                <w:color w:val="000000"/>
                <w:sz w:val="17"/>
                <w:szCs w:val="17"/>
              </w:rPr>
              <w:t>Flujos afectados detallados en sección 2.1.5.</w:t>
            </w:r>
          </w:p>
        </w:tc>
      </w:tr>
      <w:tr w:rsidR="00C34357" w14:paraId="792F16F6"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B96A61A" w14:textId="77777777" w:rsidR="00C34357" w:rsidRDefault="00000000">
            <w:r>
              <w:rPr>
                <w:b/>
                <w:bCs/>
                <w:color w:val="000000"/>
                <w:sz w:val="20"/>
                <w:szCs w:val="20"/>
              </w:rPr>
              <w:t>OSP (CPQD)</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6EF5FB" w14:textId="77777777" w:rsidR="00C34357" w:rsidRDefault="00000000">
            <w:r>
              <w:rPr>
                <w:color w:val="000000"/>
                <w:sz w:val="18"/>
                <w:szCs w:val="18"/>
              </w:rPr>
              <w:t>GIS + Inventario de planta externa. Master de disponibilidad de recursos de red. Factibilidad y asignación vía SOAP/XML.</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DF836A" w14:textId="77777777" w:rsidR="00C34357" w:rsidRDefault="00000000">
            <w:r>
              <w:rPr>
                <w:color w:val="000000"/>
                <w:sz w:val="18"/>
                <w:szCs w:val="18"/>
              </w:rPr>
              <w:t>Se mantiene sin cambios. SOM consulta directamente.</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C13C31" w14:textId="77777777" w:rsidR="00C34357" w:rsidRDefault="00000000">
            <w:r>
              <w:rPr>
                <w:i/>
                <w:iCs/>
                <w:color w:val="000000"/>
                <w:sz w:val="17"/>
                <w:szCs w:val="17"/>
              </w:rPr>
              <w:t>Komands NO interactúa directamente con OSP.</w:t>
            </w:r>
          </w:p>
        </w:tc>
      </w:tr>
      <w:tr w:rsidR="00C34357" w14:paraId="3A8AB3DB"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90E29D" w14:textId="77777777" w:rsidR="00C34357" w:rsidRDefault="00000000">
            <w:r>
              <w:rPr>
                <w:b/>
                <w:bCs/>
                <w:color w:val="000000"/>
                <w:sz w:val="20"/>
                <w:szCs w:val="20"/>
              </w:rPr>
              <w:t>WSO2 APIM</w:t>
            </w:r>
          </w:p>
        </w:tc>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75275A1" w14:textId="77777777" w:rsidR="00C34357" w:rsidRDefault="00000000">
            <w:r>
              <w:rPr>
                <w:color w:val="000000"/>
                <w:sz w:val="18"/>
                <w:szCs w:val="18"/>
              </w:rPr>
              <w:t>API Management para canal de VNOs y sistemas internos (OSP, MAM).</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777E19" w14:textId="77777777" w:rsidR="00C34357" w:rsidRDefault="00000000">
            <w:r>
              <w:rPr>
                <w:color w:val="000000"/>
                <w:sz w:val="18"/>
                <w:szCs w:val="18"/>
              </w:rPr>
              <w:t>Se mantiene como gateway de las APIs existentes hacia VNOs.</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2D7268" w14:textId="77777777" w:rsidR="00C34357" w:rsidRDefault="00000000">
            <w:r>
              <w:rPr>
                <w:i/>
                <w:iCs/>
                <w:color w:val="000000"/>
                <w:sz w:val="17"/>
                <w:szCs w:val="17"/>
              </w:rPr>
              <w:t>Las nuevas APIs de Komands se publican en Axway, no en WSO2.</w:t>
            </w:r>
          </w:p>
        </w:tc>
      </w:tr>
      <w:tr w:rsidR="00C34357" w14:paraId="35BCE24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622BB9C" w14:textId="77777777" w:rsidR="00C34357" w:rsidRDefault="00000000">
            <w:r>
              <w:rPr>
                <w:b/>
                <w:bCs/>
                <w:color w:val="000000"/>
                <w:sz w:val="20"/>
                <w:szCs w:val="20"/>
              </w:rPr>
              <w:t>Axway APIM</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8454D2" w14:textId="77777777" w:rsidR="00C34357" w:rsidRPr="005D78BF" w:rsidRDefault="00000000">
            <w:pPr>
              <w:rPr>
                <w:lang w:val="en-US"/>
              </w:rPr>
            </w:pPr>
            <w:r>
              <w:rPr>
                <w:color w:val="000000"/>
                <w:sz w:val="18"/>
                <w:szCs w:val="18"/>
                <w:lang w:val="en-US"/>
              </w:rPr>
              <w:t>API Management para canal ServiceNow ↔ Komands.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8B6CD96" w14:textId="77777777" w:rsidR="00C34357" w:rsidRDefault="00000000">
            <w:r>
              <w:rPr>
                <w:color w:val="000000"/>
                <w:sz w:val="18"/>
                <w:szCs w:val="18"/>
              </w:rPr>
              <w:t>NUEVO canal para las APIs REST de Komands.</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F9D068" w14:textId="77777777" w:rsidR="00C34357" w:rsidRDefault="00000000">
            <w:r>
              <w:rPr>
                <w:i/>
                <w:iCs/>
                <w:color w:val="000000"/>
                <w:sz w:val="17"/>
                <w:szCs w:val="17"/>
              </w:rPr>
              <w:t>Publicación y configuración es responsabilidad de ON·NET.</w:t>
            </w:r>
          </w:p>
        </w:tc>
      </w:tr>
    </w:tbl>
    <w:p w14:paraId="2A407B22" w14:textId="77777777" w:rsidR="00C34357" w:rsidRDefault="00000000">
      <w:r>
        <w:br w:type="page"/>
      </w:r>
    </w:p>
    <w:p w14:paraId="06C07E94" w14:textId="77777777" w:rsidR="00C34357" w:rsidRDefault="00000000">
      <w:pPr>
        <w:pStyle w:val="Ttulo1"/>
        <w:spacing w:after="160"/>
        <w:jc w:val="both"/>
      </w:pPr>
      <w:bookmarkStart w:id="47" w:name="_Toc226041836"/>
      <w:r>
        <w:lastRenderedPageBreak/>
        <w:t>3. STAKEHOLDERS Y AUDIENCIA</w:t>
      </w:r>
      <w:bookmarkEnd w:id="47"/>
    </w:p>
    <w:p w14:paraId="21C4A239" w14:textId="77777777" w:rsidR="00C34357" w:rsidRDefault="00000000">
      <w:r>
        <w:t>El Proyecto Sunset BluePlanet involucra múltiples actores de ON·NET Fibra, el equipo proveedor MOS-iT y proveedores externos de infraestructura y plataformas. Esta sección identifica los roles clave, sus responsabilidades principales y la estructura de gobierno del proyecto.</w:t>
      </w:r>
    </w:p>
    <w:p w14:paraId="0F902FDD" w14:textId="77777777" w:rsidR="00C34357" w:rsidRDefault="00000000">
      <w:r>
        <w:t>La Matriz RACI completa y detallada, con 46 actividades específicas por fase del proyecto, se encuentra documentada en el Anexo J (Matriz RACI firmada por MOS-iT y ON·NET Fibra). El Comité de Dirección, compuesto por Gabriel Gasparolo, Rodrigo Cancino, Juan Carlos Martínez y Carlos Loyola, es la instancia máxima de gobierno del proyecto y sesiona mensualmente con reuniones extraordinarias bajo demanda.</w:t>
      </w:r>
    </w:p>
    <w:p w14:paraId="2988EBE1" w14:textId="77777777" w:rsidR="00C34357" w:rsidRDefault="00000000">
      <w:r>
        <w:rPr>
          <w:b/>
          <w:color w:val="1F3864"/>
          <w:sz w:val="26"/>
        </w:rPr>
        <w:t>3.1 Equipo ON·NET Fibra</w:t>
      </w:r>
    </w:p>
    <w:tbl>
      <w:tblPr>
        <w:tblW w:w="0" w:type="auto"/>
        <w:tblCellMar>
          <w:left w:w="10" w:type="dxa"/>
          <w:right w:w="10" w:type="dxa"/>
        </w:tblCellMar>
        <w:tblLook w:val="04A0" w:firstRow="1" w:lastRow="0" w:firstColumn="1" w:lastColumn="0" w:noHBand="0" w:noVBand="1"/>
      </w:tblPr>
      <w:tblGrid>
        <w:gridCol w:w="3120"/>
        <w:gridCol w:w="3120"/>
        <w:gridCol w:w="3120"/>
      </w:tblGrid>
      <w:tr w:rsidR="00C34357" w14:paraId="54B17307" w14:textId="77777777">
        <w:tc>
          <w:tcPr>
            <w:tcW w:w="3120" w:type="dxa"/>
            <w:shd w:val="clear" w:color="auto" w:fill="1F3864"/>
          </w:tcPr>
          <w:p w14:paraId="04CDF23B" w14:textId="77777777" w:rsidR="00C34357" w:rsidRDefault="00000000">
            <w:r>
              <w:rPr>
                <w:b/>
                <w:color w:val="FFFFFF"/>
                <w:sz w:val="18"/>
              </w:rPr>
              <w:t>Rol</w:t>
            </w:r>
          </w:p>
        </w:tc>
        <w:tc>
          <w:tcPr>
            <w:tcW w:w="3120" w:type="dxa"/>
            <w:shd w:val="clear" w:color="auto" w:fill="1F3864"/>
          </w:tcPr>
          <w:p w14:paraId="6BD26C97" w14:textId="77777777" w:rsidR="00C34357" w:rsidRDefault="00000000">
            <w:r>
              <w:rPr>
                <w:b/>
                <w:color w:val="FFFFFF"/>
                <w:sz w:val="18"/>
              </w:rPr>
              <w:t>Nombre</w:t>
            </w:r>
          </w:p>
        </w:tc>
        <w:tc>
          <w:tcPr>
            <w:tcW w:w="3120" w:type="dxa"/>
            <w:shd w:val="clear" w:color="auto" w:fill="1F3864"/>
          </w:tcPr>
          <w:p w14:paraId="029CCEAD" w14:textId="77777777" w:rsidR="00C34357" w:rsidRDefault="00000000">
            <w:r>
              <w:rPr>
                <w:b/>
                <w:color w:val="FFFFFF"/>
                <w:sz w:val="18"/>
              </w:rPr>
              <w:t>Responsabilidad principal</w:t>
            </w:r>
          </w:p>
        </w:tc>
      </w:tr>
      <w:tr w:rsidR="00C34357" w14:paraId="027D45A9" w14:textId="77777777">
        <w:tc>
          <w:tcPr>
            <w:tcW w:w="3120" w:type="dxa"/>
            <w:shd w:val="clear" w:color="auto" w:fill="EFF6F9"/>
          </w:tcPr>
          <w:p w14:paraId="3696A585" w14:textId="77777777" w:rsidR="00C34357" w:rsidRDefault="00000000">
            <w:r>
              <w:rPr>
                <w:sz w:val="18"/>
              </w:rPr>
              <w:t>Comité de Dirección</w:t>
            </w:r>
          </w:p>
        </w:tc>
        <w:tc>
          <w:tcPr>
            <w:tcW w:w="3120" w:type="dxa"/>
            <w:shd w:val="clear" w:color="auto" w:fill="EFF6F9"/>
          </w:tcPr>
          <w:p w14:paraId="4C589EDB" w14:textId="77777777" w:rsidR="00C34357" w:rsidRDefault="00000000">
            <w:r>
              <w:rPr>
                <w:sz w:val="18"/>
              </w:rPr>
              <w:t>G. Gasparolo, R. Cancino,</w:t>
            </w:r>
            <w:r>
              <w:rPr>
                <w:sz w:val="18"/>
              </w:rPr>
              <w:br/>
              <w:t>J.C. Martínez, C. Loyola</w:t>
            </w:r>
          </w:p>
        </w:tc>
        <w:tc>
          <w:tcPr>
            <w:tcW w:w="3120" w:type="dxa"/>
            <w:shd w:val="clear" w:color="auto" w:fill="EFF6F9"/>
          </w:tcPr>
          <w:p w14:paraId="7ED31298" w14:textId="77777777" w:rsidR="00C34357" w:rsidRDefault="00000000">
            <w:r>
              <w:rPr>
                <w:sz w:val="18"/>
              </w:rPr>
              <w:t>Gobierno estratégico, aprobaciones de alcance/plazo/presupuesto</w:t>
            </w:r>
          </w:p>
        </w:tc>
      </w:tr>
      <w:tr w:rsidR="00C34357" w14:paraId="114D3FA5" w14:textId="77777777">
        <w:tc>
          <w:tcPr>
            <w:tcW w:w="3120" w:type="dxa"/>
          </w:tcPr>
          <w:p w14:paraId="1AE6225D" w14:textId="77777777" w:rsidR="00C34357" w:rsidRDefault="00000000">
            <w:r>
              <w:rPr>
                <w:sz w:val="18"/>
              </w:rPr>
              <w:t>Gerente de Sistemas</w:t>
            </w:r>
          </w:p>
        </w:tc>
        <w:tc>
          <w:tcPr>
            <w:tcW w:w="3120" w:type="dxa"/>
          </w:tcPr>
          <w:p w14:paraId="09C10595" w14:textId="77777777" w:rsidR="00C34357" w:rsidRDefault="00000000">
            <w:r>
              <w:rPr>
                <w:sz w:val="18"/>
              </w:rPr>
              <w:t>Luis Veloso</w:t>
            </w:r>
          </w:p>
        </w:tc>
        <w:tc>
          <w:tcPr>
            <w:tcW w:w="3120" w:type="dxa"/>
          </w:tcPr>
          <w:p w14:paraId="4CFFEDA9" w14:textId="77777777" w:rsidR="00C34357" w:rsidRDefault="00000000">
            <w:r>
              <w:rPr>
                <w:sz w:val="18"/>
              </w:rPr>
              <w:t>Aprobación estratégica de la solución</w:t>
            </w:r>
          </w:p>
        </w:tc>
      </w:tr>
      <w:tr w:rsidR="00C34357" w14:paraId="15E2C137" w14:textId="77777777">
        <w:tc>
          <w:tcPr>
            <w:tcW w:w="3120" w:type="dxa"/>
            <w:shd w:val="clear" w:color="auto" w:fill="EFF6F9"/>
          </w:tcPr>
          <w:p w14:paraId="5B8F48D9" w14:textId="77777777" w:rsidR="00C34357" w:rsidRDefault="00000000">
            <w:r>
              <w:rPr>
                <w:sz w:val="18"/>
              </w:rPr>
              <w:t>JP Técnico</w:t>
            </w:r>
          </w:p>
        </w:tc>
        <w:tc>
          <w:tcPr>
            <w:tcW w:w="3120" w:type="dxa"/>
            <w:shd w:val="clear" w:color="auto" w:fill="EFF6F9"/>
          </w:tcPr>
          <w:p w14:paraId="22EA979B" w14:textId="77777777" w:rsidR="00C34357" w:rsidRDefault="00000000">
            <w:r>
              <w:rPr>
                <w:sz w:val="18"/>
              </w:rPr>
              <w:t>Catalina Maggi</w:t>
            </w:r>
          </w:p>
        </w:tc>
        <w:tc>
          <w:tcPr>
            <w:tcW w:w="3120" w:type="dxa"/>
            <w:shd w:val="clear" w:color="auto" w:fill="EFF6F9"/>
          </w:tcPr>
          <w:p w14:paraId="1CC6E8EE" w14:textId="77777777" w:rsidR="00C34357" w:rsidRDefault="00000000">
            <w:r>
              <w:rPr>
                <w:sz w:val="18"/>
              </w:rPr>
              <w:t>Coordinación técnica, dependencias (IFX, Axway, SN), paso a producción</w:t>
            </w:r>
          </w:p>
        </w:tc>
      </w:tr>
      <w:tr w:rsidR="00C34357" w14:paraId="51D391F3" w14:textId="77777777">
        <w:tc>
          <w:tcPr>
            <w:tcW w:w="3120" w:type="dxa"/>
          </w:tcPr>
          <w:p w14:paraId="371B0AC9" w14:textId="77777777" w:rsidR="00C34357" w:rsidRDefault="00000000">
            <w:r>
              <w:rPr>
                <w:sz w:val="18"/>
              </w:rPr>
              <w:t>Arquitectura</w:t>
            </w:r>
          </w:p>
        </w:tc>
        <w:tc>
          <w:tcPr>
            <w:tcW w:w="3120" w:type="dxa"/>
          </w:tcPr>
          <w:p w14:paraId="23799684" w14:textId="77777777" w:rsidR="00C34357" w:rsidRDefault="00000000">
            <w:r>
              <w:rPr>
                <w:sz w:val="18"/>
              </w:rPr>
              <w:t>Sergio Vargas</w:t>
            </w:r>
          </w:p>
        </w:tc>
        <w:tc>
          <w:tcPr>
            <w:tcW w:w="3120" w:type="dxa"/>
          </w:tcPr>
          <w:p w14:paraId="0A900319" w14:textId="77777777" w:rsidR="00C34357" w:rsidRDefault="00000000">
            <w:r>
              <w:rPr>
                <w:sz w:val="18"/>
              </w:rPr>
              <w:t>Validación de diseño, aprobación ADRs, coherencia con estándares ON·NET</w:t>
            </w:r>
          </w:p>
        </w:tc>
      </w:tr>
      <w:tr w:rsidR="00C34357" w14:paraId="521E5EC5" w14:textId="77777777">
        <w:tc>
          <w:tcPr>
            <w:tcW w:w="3120" w:type="dxa"/>
            <w:shd w:val="clear" w:color="auto" w:fill="EFF6F9"/>
          </w:tcPr>
          <w:p w14:paraId="3C92F623" w14:textId="77777777" w:rsidR="00C34357" w:rsidRDefault="00000000">
            <w:r>
              <w:rPr>
                <w:sz w:val="18"/>
              </w:rPr>
              <w:t>ServiceNow</w:t>
            </w:r>
          </w:p>
        </w:tc>
        <w:tc>
          <w:tcPr>
            <w:tcW w:w="3120" w:type="dxa"/>
            <w:shd w:val="clear" w:color="auto" w:fill="EFF6F9"/>
          </w:tcPr>
          <w:p w14:paraId="6CF974E7" w14:textId="77777777" w:rsidR="00C34357" w:rsidRDefault="00000000">
            <w:r>
              <w:rPr>
                <w:sz w:val="18"/>
              </w:rPr>
              <w:t>Ingrid González</w:t>
            </w:r>
          </w:p>
        </w:tc>
        <w:tc>
          <w:tcPr>
            <w:tcW w:w="3120" w:type="dxa"/>
            <w:shd w:val="clear" w:color="auto" w:fill="EFF6F9"/>
          </w:tcPr>
          <w:p w14:paraId="3906BA1B" w14:textId="77777777" w:rsidR="00C34357" w:rsidRDefault="00000000">
            <w:r>
              <w:rPr>
                <w:sz w:val="18"/>
              </w:rPr>
              <w:t>Flujos SOM/FlowDesigner, ambientes SN, integraciones SN↔Komands</w:t>
            </w:r>
          </w:p>
        </w:tc>
      </w:tr>
      <w:tr w:rsidR="00C34357" w14:paraId="2C835896" w14:textId="77777777">
        <w:tc>
          <w:tcPr>
            <w:tcW w:w="3120" w:type="dxa"/>
          </w:tcPr>
          <w:p w14:paraId="722697E9" w14:textId="77777777" w:rsidR="00C34357" w:rsidRDefault="00000000">
            <w:r>
              <w:rPr>
                <w:sz w:val="18"/>
              </w:rPr>
              <w:t>Axway APIM</w:t>
            </w:r>
          </w:p>
        </w:tc>
        <w:tc>
          <w:tcPr>
            <w:tcW w:w="3120" w:type="dxa"/>
          </w:tcPr>
          <w:p w14:paraId="4D9EB882" w14:textId="77777777" w:rsidR="00C34357" w:rsidRDefault="00000000">
            <w:r>
              <w:rPr>
                <w:sz w:val="18"/>
              </w:rPr>
              <w:t>Carlos Alvear</w:t>
            </w:r>
          </w:p>
        </w:tc>
        <w:tc>
          <w:tcPr>
            <w:tcW w:w="3120" w:type="dxa"/>
          </w:tcPr>
          <w:p w14:paraId="5D193E99" w14:textId="77777777" w:rsidR="00C34357" w:rsidRDefault="00000000">
            <w:r>
              <w:rPr>
                <w:sz w:val="18"/>
              </w:rPr>
              <w:t>Publicación APIs REST, configuración OAuth 2.0/JWT, rate limiting</w:t>
            </w:r>
          </w:p>
        </w:tc>
      </w:tr>
      <w:tr w:rsidR="00C34357" w14:paraId="2ACA51DA" w14:textId="77777777">
        <w:tc>
          <w:tcPr>
            <w:tcW w:w="3120" w:type="dxa"/>
            <w:shd w:val="clear" w:color="auto" w:fill="EFF6F9"/>
          </w:tcPr>
          <w:p w14:paraId="45EA46A3" w14:textId="77777777" w:rsidR="00C34357" w:rsidRDefault="00000000">
            <w:r>
              <w:rPr>
                <w:sz w:val="18"/>
              </w:rPr>
              <w:t>Dynatrace</w:t>
            </w:r>
          </w:p>
        </w:tc>
        <w:tc>
          <w:tcPr>
            <w:tcW w:w="3120" w:type="dxa"/>
            <w:shd w:val="clear" w:color="auto" w:fill="EFF6F9"/>
          </w:tcPr>
          <w:p w14:paraId="47A4B461" w14:textId="77777777" w:rsidR="00C34357" w:rsidRDefault="00000000">
            <w:r>
              <w:rPr>
                <w:sz w:val="18"/>
              </w:rPr>
              <w:t>Jimmy Castro</w:t>
            </w:r>
          </w:p>
        </w:tc>
        <w:tc>
          <w:tcPr>
            <w:tcW w:w="3120" w:type="dxa"/>
            <w:shd w:val="clear" w:color="auto" w:fill="EFF6F9"/>
          </w:tcPr>
          <w:p w14:paraId="14A8CCED" w14:textId="77777777" w:rsidR="00C34357" w:rsidRDefault="00000000">
            <w:r>
              <w:rPr>
                <w:sz w:val="18"/>
              </w:rPr>
              <w:t>Dashboards, alertas, reportes de rendimiento, licencias</w:t>
            </w:r>
          </w:p>
        </w:tc>
      </w:tr>
      <w:tr w:rsidR="00C34357" w14:paraId="628F5539" w14:textId="77777777">
        <w:tc>
          <w:tcPr>
            <w:tcW w:w="3120" w:type="dxa"/>
          </w:tcPr>
          <w:p w14:paraId="2EB2E30D" w14:textId="77777777" w:rsidR="00C34357" w:rsidRDefault="00000000">
            <w:r>
              <w:rPr>
                <w:sz w:val="18"/>
              </w:rPr>
              <w:t>Ingeniería de Redes</w:t>
            </w:r>
          </w:p>
        </w:tc>
        <w:tc>
          <w:tcPr>
            <w:tcW w:w="3120" w:type="dxa"/>
          </w:tcPr>
          <w:p w14:paraId="1FBD2ECF" w14:textId="77777777" w:rsidR="00C34357" w:rsidRDefault="00000000">
            <w:r>
              <w:rPr>
                <w:sz w:val="18"/>
              </w:rPr>
              <w:t>Jorge Fernández, Cristian R.</w:t>
            </w:r>
          </w:p>
        </w:tc>
        <w:tc>
          <w:tcPr>
            <w:tcW w:w="3120" w:type="dxa"/>
          </w:tcPr>
          <w:p w14:paraId="37B980CF" w14:textId="77777777" w:rsidR="00C34357" w:rsidRDefault="00000000">
            <w:r>
              <w:rPr>
                <w:sz w:val="18"/>
              </w:rPr>
              <w:t>Validación CLI, conectividad SSH, usuarios OLT, laboratorio</w:t>
            </w:r>
          </w:p>
        </w:tc>
      </w:tr>
      <w:tr w:rsidR="00C34357" w14:paraId="388FB686" w14:textId="77777777">
        <w:tc>
          <w:tcPr>
            <w:tcW w:w="3120" w:type="dxa"/>
            <w:shd w:val="clear" w:color="auto" w:fill="EFF6F9"/>
          </w:tcPr>
          <w:p w14:paraId="2FC5453F" w14:textId="77777777" w:rsidR="00C34357" w:rsidRDefault="00000000">
            <w:r>
              <w:rPr>
                <w:sz w:val="18"/>
              </w:rPr>
              <w:t>CISO</w:t>
            </w:r>
          </w:p>
        </w:tc>
        <w:tc>
          <w:tcPr>
            <w:tcW w:w="3120" w:type="dxa"/>
            <w:shd w:val="clear" w:color="auto" w:fill="EFF6F9"/>
          </w:tcPr>
          <w:p w14:paraId="3DFE5E0D" w14:textId="77777777" w:rsidR="00C34357" w:rsidRDefault="00000000">
            <w:r>
              <w:rPr>
                <w:sz w:val="18"/>
              </w:rPr>
              <w:t>Braulio Millamil</w:t>
            </w:r>
          </w:p>
        </w:tc>
        <w:tc>
          <w:tcPr>
            <w:tcW w:w="3120" w:type="dxa"/>
            <w:shd w:val="clear" w:color="auto" w:fill="EFF6F9"/>
          </w:tcPr>
          <w:p w14:paraId="626ADC3B" w14:textId="77777777" w:rsidR="00C34357" w:rsidRDefault="00000000">
            <w:r>
              <w:rPr>
                <w:sz w:val="18"/>
              </w:rPr>
              <w:t>Seguridad (OWASP, cifrado, RBAC, 2FA), aprobación Go-Live</w:t>
            </w:r>
          </w:p>
        </w:tc>
      </w:tr>
      <w:tr w:rsidR="00C34357" w14:paraId="2B5C21F1" w14:textId="77777777">
        <w:tc>
          <w:tcPr>
            <w:tcW w:w="3120" w:type="dxa"/>
          </w:tcPr>
          <w:p w14:paraId="7C5A0C84" w14:textId="77777777" w:rsidR="00C34357" w:rsidRDefault="00000000">
            <w:r>
              <w:rPr>
                <w:sz w:val="18"/>
              </w:rPr>
              <w:t>Mesa de Operaciones</w:t>
            </w:r>
          </w:p>
        </w:tc>
        <w:tc>
          <w:tcPr>
            <w:tcW w:w="3120" w:type="dxa"/>
          </w:tcPr>
          <w:p w14:paraId="259F1BFD" w14:textId="77777777" w:rsidR="00C34357" w:rsidRDefault="00000000">
            <w:r>
              <w:rPr>
                <w:sz w:val="18"/>
              </w:rPr>
              <w:t>José Luis Aguirre</w:t>
            </w:r>
          </w:p>
        </w:tc>
        <w:tc>
          <w:tcPr>
            <w:tcW w:w="3120" w:type="dxa"/>
          </w:tcPr>
          <w:p w14:paraId="64019273" w14:textId="77777777" w:rsidR="00C34357" w:rsidRDefault="00000000">
            <w:r>
              <w:rPr>
                <w:sz w:val="18"/>
              </w:rPr>
              <w:t>Operación post Go-Live (L1), runbooks, capacitación</w:t>
            </w:r>
          </w:p>
        </w:tc>
      </w:tr>
      <w:tr w:rsidR="00C34357" w14:paraId="777CC533" w14:textId="77777777">
        <w:tc>
          <w:tcPr>
            <w:tcW w:w="3120" w:type="dxa"/>
            <w:shd w:val="clear" w:color="auto" w:fill="EFF6F9"/>
          </w:tcPr>
          <w:p w14:paraId="088EDE11" w14:textId="77777777" w:rsidR="00C34357" w:rsidRDefault="00000000">
            <w:r>
              <w:rPr>
                <w:sz w:val="18"/>
              </w:rPr>
              <w:t>Operaciones TI</w:t>
            </w:r>
          </w:p>
        </w:tc>
        <w:tc>
          <w:tcPr>
            <w:tcW w:w="3120" w:type="dxa"/>
            <w:shd w:val="clear" w:color="auto" w:fill="EFF6F9"/>
          </w:tcPr>
          <w:p w14:paraId="6BE9D889" w14:textId="77777777" w:rsidR="00C34357" w:rsidRDefault="00000000">
            <w:r>
              <w:rPr>
                <w:sz w:val="18"/>
              </w:rPr>
              <w:t>Gonzalo Lagunas</w:t>
            </w:r>
          </w:p>
        </w:tc>
        <w:tc>
          <w:tcPr>
            <w:tcW w:w="3120" w:type="dxa"/>
            <w:shd w:val="clear" w:color="auto" w:fill="EFF6F9"/>
          </w:tcPr>
          <w:p w14:paraId="0524FFFA" w14:textId="77777777" w:rsidR="00C34357" w:rsidRDefault="00000000">
            <w:r>
              <w:rPr>
                <w:sz w:val="18"/>
              </w:rPr>
              <w:t>Soporte infraestructura, monitoreo ambientes productivos</w:t>
            </w:r>
          </w:p>
        </w:tc>
      </w:tr>
      <w:tr w:rsidR="00C34357" w14:paraId="640375D3" w14:textId="77777777">
        <w:tc>
          <w:tcPr>
            <w:tcW w:w="3120" w:type="dxa"/>
          </w:tcPr>
          <w:p w14:paraId="08A63C41" w14:textId="77777777" w:rsidR="00C34357" w:rsidRDefault="00000000">
            <w:r>
              <w:rPr>
                <w:sz w:val="18"/>
              </w:rPr>
              <w:t>QA / Testing</w:t>
            </w:r>
          </w:p>
        </w:tc>
        <w:tc>
          <w:tcPr>
            <w:tcW w:w="3120" w:type="dxa"/>
          </w:tcPr>
          <w:p w14:paraId="6C622D80" w14:textId="77777777" w:rsidR="00C34357" w:rsidRDefault="00000000">
            <w:r>
              <w:rPr>
                <w:sz w:val="18"/>
              </w:rPr>
              <w:t>Sergio Mago</w:t>
            </w:r>
          </w:p>
        </w:tc>
        <w:tc>
          <w:tcPr>
            <w:tcW w:w="3120" w:type="dxa"/>
          </w:tcPr>
          <w:p w14:paraId="0D7887EE" w14:textId="77777777" w:rsidR="00C34357" w:rsidRDefault="00000000">
            <w:r>
              <w:rPr>
                <w:sz w:val="18"/>
              </w:rPr>
              <w:t>Certificación paridad VNOs, UAT, sign-off Go/No-Go</w:t>
            </w:r>
          </w:p>
        </w:tc>
      </w:tr>
    </w:tbl>
    <w:p w14:paraId="73CBFA9D" w14:textId="77777777" w:rsidR="00C34357" w:rsidRDefault="00000000">
      <w:r>
        <w:rPr>
          <w:b/>
          <w:color w:val="1F3864"/>
          <w:sz w:val="26"/>
        </w:rPr>
        <w:t>3.2 Equipo MOS-iT (Proveedor)</w:t>
      </w:r>
    </w:p>
    <w:p w14:paraId="735A4681" w14:textId="77777777" w:rsidR="00C34357" w:rsidRDefault="00000000">
      <w:r>
        <w:t>MOS-iT opera como proveedor bajo modalidad llave en mano, con una célula ágil Scrum de 10 personas en sprints de 2 semanas (20 sprints, 8 meses). Ceremonias: Daily (15 min), Planning (4h), Review (2h), Retrospectiva (1h) y Comité de Seguimiento semanal con ON·NET.</w:t>
      </w:r>
    </w:p>
    <w:tbl>
      <w:tblPr>
        <w:tblW w:w="0" w:type="auto"/>
        <w:tblCellMar>
          <w:left w:w="10" w:type="dxa"/>
          <w:right w:w="10" w:type="dxa"/>
        </w:tblCellMar>
        <w:tblLook w:val="04A0" w:firstRow="1" w:lastRow="0" w:firstColumn="1" w:lastColumn="0" w:noHBand="0" w:noVBand="1"/>
      </w:tblPr>
      <w:tblGrid>
        <w:gridCol w:w="3120"/>
        <w:gridCol w:w="3120"/>
        <w:gridCol w:w="3120"/>
      </w:tblGrid>
      <w:tr w:rsidR="00C34357" w14:paraId="1D9F1C58" w14:textId="77777777">
        <w:tc>
          <w:tcPr>
            <w:tcW w:w="3120" w:type="dxa"/>
            <w:shd w:val="clear" w:color="auto" w:fill="1F3864"/>
          </w:tcPr>
          <w:p w14:paraId="694FAB3C" w14:textId="77777777" w:rsidR="00C34357" w:rsidRDefault="00000000">
            <w:r>
              <w:rPr>
                <w:b/>
                <w:color w:val="FFFFFF"/>
                <w:sz w:val="18"/>
              </w:rPr>
              <w:t>Rol</w:t>
            </w:r>
          </w:p>
        </w:tc>
        <w:tc>
          <w:tcPr>
            <w:tcW w:w="3120" w:type="dxa"/>
            <w:shd w:val="clear" w:color="auto" w:fill="1F3864"/>
          </w:tcPr>
          <w:p w14:paraId="30691E0D" w14:textId="77777777" w:rsidR="00C34357" w:rsidRDefault="00000000">
            <w:r>
              <w:rPr>
                <w:b/>
                <w:color w:val="FFFFFF"/>
                <w:sz w:val="18"/>
              </w:rPr>
              <w:t>Nombre</w:t>
            </w:r>
          </w:p>
        </w:tc>
        <w:tc>
          <w:tcPr>
            <w:tcW w:w="3120" w:type="dxa"/>
            <w:shd w:val="clear" w:color="auto" w:fill="1F3864"/>
          </w:tcPr>
          <w:p w14:paraId="4BB298DC" w14:textId="77777777" w:rsidR="00C34357" w:rsidRDefault="00000000">
            <w:r>
              <w:rPr>
                <w:b/>
                <w:color w:val="FFFFFF"/>
                <w:sz w:val="18"/>
              </w:rPr>
              <w:t>Responsabilidad principal</w:t>
            </w:r>
          </w:p>
        </w:tc>
      </w:tr>
      <w:tr w:rsidR="00C34357" w14:paraId="19CC3F5B" w14:textId="77777777">
        <w:tc>
          <w:tcPr>
            <w:tcW w:w="3120" w:type="dxa"/>
            <w:shd w:val="clear" w:color="auto" w:fill="EFF6F9"/>
          </w:tcPr>
          <w:p w14:paraId="7C0F2F6F" w14:textId="77777777" w:rsidR="00C34357" w:rsidRDefault="00000000">
            <w:r>
              <w:rPr>
                <w:sz w:val="18"/>
              </w:rPr>
              <w:t>PM / Scrum Master</w:t>
            </w:r>
          </w:p>
        </w:tc>
        <w:tc>
          <w:tcPr>
            <w:tcW w:w="3120" w:type="dxa"/>
            <w:shd w:val="clear" w:color="auto" w:fill="EFF6F9"/>
          </w:tcPr>
          <w:p w14:paraId="6D9BC2DC" w14:textId="77777777" w:rsidR="00C34357" w:rsidRDefault="00000000">
            <w:r>
              <w:rPr>
                <w:sz w:val="18"/>
              </w:rPr>
              <w:t>Felipe Abarca</w:t>
            </w:r>
          </w:p>
        </w:tc>
        <w:tc>
          <w:tcPr>
            <w:tcW w:w="3120" w:type="dxa"/>
            <w:shd w:val="clear" w:color="auto" w:fill="EFF6F9"/>
          </w:tcPr>
          <w:p w14:paraId="0B8F76C6" w14:textId="77777777" w:rsidR="00C34357" w:rsidRDefault="00000000">
            <w:r>
              <w:rPr>
                <w:sz w:val="18"/>
              </w:rPr>
              <w:t>Gestión integral, ceremonias ágiles, reportes, riesgos</w:t>
            </w:r>
          </w:p>
        </w:tc>
      </w:tr>
      <w:tr w:rsidR="00C34357" w14:paraId="2A1D2859" w14:textId="77777777">
        <w:tc>
          <w:tcPr>
            <w:tcW w:w="3120" w:type="dxa"/>
          </w:tcPr>
          <w:p w14:paraId="4BA74D17" w14:textId="77777777" w:rsidR="00C34357" w:rsidRDefault="00000000">
            <w:r>
              <w:rPr>
                <w:sz w:val="18"/>
              </w:rPr>
              <w:t>Arquitecto de Solución</w:t>
            </w:r>
          </w:p>
        </w:tc>
        <w:tc>
          <w:tcPr>
            <w:tcW w:w="3120" w:type="dxa"/>
          </w:tcPr>
          <w:p w14:paraId="6C454CAF" w14:textId="77777777" w:rsidR="00C34357" w:rsidRDefault="00000000">
            <w:r>
              <w:rPr>
                <w:sz w:val="18"/>
              </w:rPr>
              <w:t>Juan Reyes</w:t>
            </w:r>
          </w:p>
        </w:tc>
        <w:tc>
          <w:tcPr>
            <w:tcW w:w="3120" w:type="dxa"/>
          </w:tcPr>
          <w:p w14:paraId="399BD3E7" w14:textId="77777777" w:rsidR="00C34357" w:rsidRDefault="00000000">
            <w:r>
              <w:rPr>
                <w:sz w:val="18"/>
              </w:rPr>
              <w:t>Diseño técnico (HLD/LLD), decisiones arquitectónicas</w:t>
            </w:r>
          </w:p>
        </w:tc>
      </w:tr>
      <w:tr w:rsidR="00C34357" w14:paraId="7326284F" w14:textId="77777777">
        <w:tc>
          <w:tcPr>
            <w:tcW w:w="3120" w:type="dxa"/>
            <w:shd w:val="clear" w:color="auto" w:fill="EFF6F9"/>
          </w:tcPr>
          <w:p w14:paraId="3BA1B998" w14:textId="77777777" w:rsidR="00C34357" w:rsidRDefault="00000000">
            <w:r>
              <w:rPr>
                <w:sz w:val="18"/>
              </w:rPr>
              <w:t>Líder Técnico</w:t>
            </w:r>
          </w:p>
        </w:tc>
        <w:tc>
          <w:tcPr>
            <w:tcW w:w="3120" w:type="dxa"/>
            <w:shd w:val="clear" w:color="auto" w:fill="EFF6F9"/>
          </w:tcPr>
          <w:p w14:paraId="4659DF33" w14:textId="77777777" w:rsidR="00C34357" w:rsidRDefault="00000000">
            <w:r>
              <w:rPr>
                <w:sz w:val="18"/>
              </w:rPr>
              <w:t>Pablo Alvarez</w:t>
            </w:r>
          </w:p>
        </w:tc>
        <w:tc>
          <w:tcPr>
            <w:tcW w:w="3120" w:type="dxa"/>
            <w:shd w:val="clear" w:color="auto" w:fill="EFF6F9"/>
          </w:tcPr>
          <w:p w14:paraId="00D47F59" w14:textId="77777777" w:rsidR="00C34357" w:rsidRDefault="00000000">
            <w:r>
              <w:rPr>
                <w:sz w:val="18"/>
              </w:rPr>
              <w:t>Liderazgo desarrollo, code reviews, implementación</w:t>
            </w:r>
          </w:p>
        </w:tc>
      </w:tr>
      <w:tr w:rsidR="00C34357" w14:paraId="308F65B8" w14:textId="77777777">
        <w:tc>
          <w:tcPr>
            <w:tcW w:w="3120" w:type="dxa"/>
          </w:tcPr>
          <w:p w14:paraId="19E55AA2" w14:textId="77777777" w:rsidR="00C34357" w:rsidRDefault="00000000">
            <w:r>
              <w:rPr>
                <w:sz w:val="18"/>
              </w:rPr>
              <w:t>Desarrollo Komands</w:t>
            </w:r>
          </w:p>
        </w:tc>
        <w:tc>
          <w:tcPr>
            <w:tcW w:w="3120" w:type="dxa"/>
          </w:tcPr>
          <w:p w14:paraId="0ED2C881" w14:textId="77777777" w:rsidR="00C34357" w:rsidRDefault="00000000">
            <w:r>
              <w:rPr>
                <w:sz w:val="18"/>
              </w:rPr>
              <w:t>Eduardo Cortes, Jeffre Fierro</w:t>
            </w:r>
          </w:p>
        </w:tc>
        <w:tc>
          <w:tcPr>
            <w:tcW w:w="3120" w:type="dxa"/>
          </w:tcPr>
          <w:p w14:paraId="4762B390" w14:textId="77777777" w:rsidR="00C34357" w:rsidRDefault="00000000">
            <w:r>
              <w:rPr>
                <w:sz w:val="18"/>
              </w:rPr>
              <w:t>7 microservicios: API GW, Orchestrator, Catálogo, Config Engine, Adapters, Listener</w:t>
            </w:r>
          </w:p>
        </w:tc>
      </w:tr>
      <w:tr w:rsidR="00C34357" w:rsidRPr="00CB3C92" w14:paraId="08885687" w14:textId="77777777">
        <w:tc>
          <w:tcPr>
            <w:tcW w:w="3120" w:type="dxa"/>
            <w:shd w:val="clear" w:color="auto" w:fill="EFF6F9"/>
          </w:tcPr>
          <w:p w14:paraId="083E057C" w14:textId="77777777" w:rsidR="00C34357" w:rsidRDefault="00000000">
            <w:r>
              <w:rPr>
                <w:sz w:val="18"/>
              </w:rPr>
              <w:t>Desarrollo ServiceNow</w:t>
            </w:r>
          </w:p>
        </w:tc>
        <w:tc>
          <w:tcPr>
            <w:tcW w:w="3120" w:type="dxa"/>
            <w:shd w:val="clear" w:color="auto" w:fill="EFF6F9"/>
          </w:tcPr>
          <w:p w14:paraId="4E651E05" w14:textId="77777777" w:rsidR="00C34357" w:rsidRDefault="00000000">
            <w:r>
              <w:rPr>
                <w:sz w:val="18"/>
              </w:rPr>
              <w:t>Jaap Vermeer, Barbara Poblete</w:t>
            </w:r>
          </w:p>
        </w:tc>
        <w:tc>
          <w:tcPr>
            <w:tcW w:w="3120" w:type="dxa"/>
            <w:shd w:val="clear" w:color="auto" w:fill="EFF6F9"/>
          </w:tcPr>
          <w:p w14:paraId="183D7398" w14:textId="77777777" w:rsidR="00C34357" w:rsidRPr="005D78BF" w:rsidRDefault="00000000">
            <w:pPr>
              <w:rPr>
                <w:lang w:val="en-US"/>
              </w:rPr>
            </w:pPr>
            <w:r>
              <w:rPr>
                <w:sz w:val="18"/>
                <w:lang w:val="en-US"/>
              </w:rPr>
              <w:t>13 flujos FlowDesigner, Feature Flags, integración SN↔Axway↔Komands</w:t>
            </w:r>
          </w:p>
        </w:tc>
      </w:tr>
      <w:tr w:rsidR="00C34357" w14:paraId="5BED4F78" w14:textId="77777777">
        <w:tc>
          <w:tcPr>
            <w:tcW w:w="3120" w:type="dxa"/>
          </w:tcPr>
          <w:p w14:paraId="716C3761" w14:textId="77777777" w:rsidR="00C34357" w:rsidRDefault="00000000">
            <w:r>
              <w:rPr>
                <w:sz w:val="18"/>
              </w:rPr>
              <w:t>DevOps</w:t>
            </w:r>
          </w:p>
        </w:tc>
        <w:tc>
          <w:tcPr>
            <w:tcW w:w="3120" w:type="dxa"/>
          </w:tcPr>
          <w:p w14:paraId="5F95893C" w14:textId="77777777" w:rsidR="00C34357" w:rsidRDefault="00000000">
            <w:r>
              <w:rPr>
                <w:sz w:val="18"/>
              </w:rPr>
              <w:t>José Miguel Vidal</w:t>
            </w:r>
          </w:p>
        </w:tc>
        <w:tc>
          <w:tcPr>
            <w:tcW w:w="3120" w:type="dxa"/>
          </w:tcPr>
          <w:p w14:paraId="06BEAC86" w14:textId="77777777" w:rsidR="00C34357" w:rsidRDefault="00000000">
            <w:r>
              <w:rPr>
                <w:sz w:val="18"/>
              </w:rPr>
              <w:t>CI/CD, K8s, IaC, despliegues, ambientes</w:t>
            </w:r>
          </w:p>
        </w:tc>
      </w:tr>
      <w:tr w:rsidR="00C34357" w14:paraId="65541412" w14:textId="77777777">
        <w:tc>
          <w:tcPr>
            <w:tcW w:w="3120" w:type="dxa"/>
            <w:shd w:val="clear" w:color="auto" w:fill="EFF6F9"/>
          </w:tcPr>
          <w:p w14:paraId="3A0E90AD" w14:textId="77777777" w:rsidR="00C34357" w:rsidRDefault="00000000">
            <w:r>
              <w:rPr>
                <w:sz w:val="18"/>
              </w:rPr>
              <w:t>QA</w:t>
            </w:r>
          </w:p>
        </w:tc>
        <w:tc>
          <w:tcPr>
            <w:tcW w:w="3120" w:type="dxa"/>
            <w:shd w:val="clear" w:color="auto" w:fill="EFF6F9"/>
          </w:tcPr>
          <w:p w14:paraId="5BD10DC5" w14:textId="77777777" w:rsidR="00C34357" w:rsidRDefault="00000000">
            <w:r>
              <w:rPr>
                <w:sz w:val="18"/>
              </w:rPr>
              <w:t>Por asignar (1 tester)</w:t>
            </w:r>
          </w:p>
        </w:tc>
        <w:tc>
          <w:tcPr>
            <w:tcW w:w="3120" w:type="dxa"/>
            <w:shd w:val="clear" w:color="auto" w:fill="EFF6F9"/>
          </w:tcPr>
          <w:p w14:paraId="7E0A1EFF" w14:textId="77777777" w:rsidR="00C34357" w:rsidRDefault="00000000">
            <w:r>
              <w:rPr>
                <w:sz w:val="18"/>
              </w:rPr>
              <w:t>Estrategia TDD, tests E2E, paridad funcional, no regresión</w:t>
            </w:r>
          </w:p>
        </w:tc>
      </w:tr>
      <w:tr w:rsidR="00C34357" w14:paraId="5F108D75" w14:textId="77777777">
        <w:tc>
          <w:tcPr>
            <w:tcW w:w="3120" w:type="dxa"/>
          </w:tcPr>
          <w:p w14:paraId="6592E50E" w14:textId="77777777" w:rsidR="00C34357" w:rsidRDefault="00000000">
            <w:r>
              <w:rPr>
                <w:sz w:val="18"/>
              </w:rPr>
              <w:lastRenderedPageBreak/>
              <w:t>Especialista Integración</w:t>
            </w:r>
          </w:p>
        </w:tc>
        <w:tc>
          <w:tcPr>
            <w:tcW w:w="3120" w:type="dxa"/>
          </w:tcPr>
          <w:p w14:paraId="4F6A4737" w14:textId="77777777" w:rsidR="00C34357" w:rsidRDefault="00000000">
            <w:r>
              <w:rPr>
                <w:sz w:val="18"/>
              </w:rPr>
              <w:t>Por asignar</w:t>
            </w:r>
          </w:p>
        </w:tc>
        <w:tc>
          <w:tcPr>
            <w:tcW w:w="3120" w:type="dxa"/>
          </w:tcPr>
          <w:p w14:paraId="3B3AEFDC" w14:textId="77777777" w:rsidR="00C34357" w:rsidRDefault="00000000">
            <w:r>
              <w:rPr>
                <w:sz w:val="18"/>
              </w:rPr>
              <w:t>OpenAPI 3.0, publicación Axway, instrumentación Dynatrace</w:t>
            </w:r>
          </w:p>
        </w:tc>
      </w:tr>
    </w:tbl>
    <w:p w14:paraId="190FA6BC" w14:textId="77777777" w:rsidR="00C34357" w:rsidRDefault="00000000">
      <w:r>
        <w:rPr>
          <w:b/>
          <w:color w:val="1F3864"/>
          <w:sz w:val="26"/>
        </w:rPr>
        <w:t>3.3 Proveedores y actores externos</w:t>
      </w:r>
    </w:p>
    <w:p w14:paraId="087C3CFD" w14:textId="77777777" w:rsidR="00C34357" w:rsidRDefault="00000000">
      <w:r>
        <w:t>Las VNOs (DTV, ClaroVTR, Entel, TCH/Movistar) no participan directamente en el proyecto. ON·NET gestiona la relación y decide si notificarles el cambio interno de plataforma.</w:t>
      </w:r>
    </w:p>
    <w:tbl>
      <w:tblPr>
        <w:tblW w:w="0" w:type="auto"/>
        <w:tblCellMar>
          <w:left w:w="10" w:type="dxa"/>
          <w:right w:w="10" w:type="dxa"/>
        </w:tblCellMar>
        <w:tblLook w:val="04A0" w:firstRow="1" w:lastRow="0" w:firstColumn="1" w:lastColumn="0" w:noHBand="0" w:noVBand="1"/>
      </w:tblPr>
      <w:tblGrid>
        <w:gridCol w:w="3120"/>
        <w:gridCol w:w="3120"/>
        <w:gridCol w:w="3120"/>
      </w:tblGrid>
      <w:tr w:rsidR="00C34357" w14:paraId="716B1F40" w14:textId="77777777">
        <w:tc>
          <w:tcPr>
            <w:tcW w:w="3120" w:type="dxa"/>
            <w:shd w:val="clear" w:color="auto" w:fill="1F3864"/>
          </w:tcPr>
          <w:p w14:paraId="213C5C5A" w14:textId="77777777" w:rsidR="00C34357" w:rsidRDefault="00000000">
            <w:r>
              <w:rPr>
                <w:b/>
                <w:color w:val="FFFFFF"/>
                <w:sz w:val="18"/>
              </w:rPr>
              <w:t>Actor</w:t>
            </w:r>
          </w:p>
        </w:tc>
        <w:tc>
          <w:tcPr>
            <w:tcW w:w="3120" w:type="dxa"/>
            <w:shd w:val="clear" w:color="auto" w:fill="1F3864"/>
          </w:tcPr>
          <w:p w14:paraId="23AFA324" w14:textId="77777777" w:rsidR="00C34357" w:rsidRDefault="00000000">
            <w:r>
              <w:rPr>
                <w:b/>
                <w:color w:val="FFFFFF"/>
                <w:sz w:val="18"/>
              </w:rPr>
              <w:t>Contacto</w:t>
            </w:r>
          </w:p>
        </w:tc>
        <w:tc>
          <w:tcPr>
            <w:tcW w:w="3120" w:type="dxa"/>
            <w:shd w:val="clear" w:color="auto" w:fill="1F3864"/>
          </w:tcPr>
          <w:p w14:paraId="241269A2" w14:textId="77777777" w:rsidR="00C34357" w:rsidRDefault="00000000">
            <w:r>
              <w:rPr>
                <w:b/>
                <w:color w:val="FFFFFF"/>
                <w:sz w:val="18"/>
              </w:rPr>
              <w:t>Responsabilidad principal</w:t>
            </w:r>
          </w:p>
        </w:tc>
      </w:tr>
      <w:tr w:rsidR="00C34357" w:rsidRPr="00CB3C92" w14:paraId="2E8940CD" w14:textId="77777777">
        <w:tc>
          <w:tcPr>
            <w:tcW w:w="3120" w:type="dxa"/>
            <w:shd w:val="clear" w:color="auto" w:fill="EFF6F9"/>
          </w:tcPr>
          <w:p w14:paraId="359ACB51" w14:textId="77777777" w:rsidR="00C34357" w:rsidRDefault="00000000">
            <w:r>
              <w:rPr>
                <w:sz w:val="18"/>
              </w:rPr>
              <w:t>IFX Datacenter</w:t>
            </w:r>
          </w:p>
        </w:tc>
        <w:tc>
          <w:tcPr>
            <w:tcW w:w="3120" w:type="dxa"/>
            <w:shd w:val="clear" w:color="auto" w:fill="EFF6F9"/>
          </w:tcPr>
          <w:p w14:paraId="0E76C004" w14:textId="77777777" w:rsidR="00C34357" w:rsidRDefault="00000000">
            <w:r>
              <w:rPr>
                <w:sz w:val="18"/>
              </w:rPr>
              <w:t>Account Manager (por definir)</w:t>
            </w:r>
          </w:p>
        </w:tc>
        <w:tc>
          <w:tcPr>
            <w:tcW w:w="3120" w:type="dxa"/>
            <w:shd w:val="clear" w:color="auto" w:fill="EFF6F9"/>
          </w:tcPr>
          <w:p w14:paraId="7CB107E8" w14:textId="77777777" w:rsidR="00C34357" w:rsidRPr="005D78BF" w:rsidRDefault="00000000">
            <w:pPr>
              <w:rPr>
                <w:lang w:val="en-US"/>
              </w:rPr>
            </w:pPr>
            <w:r>
              <w:rPr>
                <w:sz w:val="18"/>
                <w:lang w:val="en-US"/>
              </w:rPr>
              <w:t>35 VMs, red, firewalls, WAF, VPN S2S, backup, SLA 99.9%</w:t>
            </w:r>
          </w:p>
        </w:tc>
      </w:tr>
      <w:tr w:rsidR="00C34357" w:rsidRPr="00CB3C92" w14:paraId="1B1082D0" w14:textId="77777777">
        <w:tc>
          <w:tcPr>
            <w:tcW w:w="3120" w:type="dxa"/>
          </w:tcPr>
          <w:p w14:paraId="6287B324" w14:textId="77777777" w:rsidR="00C34357" w:rsidRDefault="00000000">
            <w:r>
              <w:rPr>
                <w:sz w:val="18"/>
              </w:rPr>
              <w:t>Proveedor Axway</w:t>
            </w:r>
          </w:p>
        </w:tc>
        <w:tc>
          <w:tcPr>
            <w:tcW w:w="3120" w:type="dxa"/>
          </w:tcPr>
          <w:p w14:paraId="0AF04E8A" w14:textId="77777777" w:rsidR="00C34357" w:rsidRDefault="00000000">
            <w:r>
              <w:rPr>
                <w:sz w:val="18"/>
              </w:rPr>
              <w:t>Contacto técnico (por definir)</w:t>
            </w:r>
          </w:p>
        </w:tc>
        <w:tc>
          <w:tcPr>
            <w:tcW w:w="3120" w:type="dxa"/>
          </w:tcPr>
          <w:p w14:paraId="4001AB2C" w14:textId="77777777" w:rsidR="00C34357" w:rsidRPr="005D78BF" w:rsidRDefault="00000000">
            <w:pPr>
              <w:rPr>
                <w:lang w:val="en-US"/>
              </w:rPr>
            </w:pPr>
            <w:r>
              <w:rPr>
                <w:sz w:val="18"/>
                <w:lang w:val="en-US"/>
              </w:rPr>
              <w:t>Soporte publicación APIs, OAuth/JWT, troubleshooting</w:t>
            </w:r>
          </w:p>
        </w:tc>
      </w:tr>
      <w:tr w:rsidR="00C34357" w14:paraId="57821E08" w14:textId="77777777">
        <w:tc>
          <w:tcPr>
            <w:tcW w:w="3120" w:type="dxa"/>
            <w:shd w:val="clear" w:color="auto" w:fill="EFF6F9"/>
          </w:tcPr>
          <w:p w14:paraId="63773882" w14:textId="77777777" w:rsidR="00C34357" w:rsidRDefault="00000000">
            <w:r>
              <w:rPr>
                <w:sz w:val="18"/>
              </w:rPr>
              <w:t>Proveedor Dynatrace</w:t>
            </w:r>
          </w:p>
        </w:tc>
        <w:tc>
          <w:tcPr>
            <w:tcW w:w="3120" w:type="dxa"/>
            <w:shd w:val="clear" w:color="auto" w:fill="EFF6F9"/>
          </w:tcPr>
          <w:p w14:paraId="6FBFAFFC" w14:textId="77777777" w:rsidR="00C34357" w:rsidRDefault="00000000">
            <w:r>
              <w:rPr>
                <w:sz w:val="18"/>
              </w:rPr>
              <w:t>Vía Jimmy Castro</w:t>
            </w:r>
          </w:p>
        </w:tc>
        <w:tc>
          <w:tcPr>
            <w:tcW w:w="3120" w:type="dxa"/>
            <w:shd w:val="clear" w:color="auto" w:fill="EFF6F9"/>
          </w:tcPr>
          <w:p w14:paraId="27CF51CE" w14:textId="77777777" w:rsidR="00C34357" w:rsidRDefault="00000000">
            <w:r>
              <w:rPr>
                <w:sz w:val="18"/>
              </w:rPr>
              <w:t>Dashboards, alertas, licencias, instrumentación</w:t>
            </w:r>
          </w:p>
        </w:tc>
      </w:tr>
      <w:tr w:rsidR="00C34357" w14:paraId="0EC7DC4D" w14:textId="77777777">
        <w:tc>
          <w:tcPr>
            <w:tcW w:w="3120" w:type="dxa"/>
          </w:tcPr>
          <w:p w14:paraId="35C6FCB6" w14:textId="77777777" w:rsidR="00C34357" w:rsidRDefault="00000000">
            <w:r>
              <w:rPr>
                <w:sz w:val="18"/>
              </w:rPr>
              <w:t>Vendors OLT</w:t>
            </w:r>
          </w:p>
        </w:tc>
        <w:tc>
          <w:tcPr>
            <w:tcW w:w="3120" w:type="dxa"/>
          </w:tcPr>
          <w:p w14:paraId="2DD9A9DC" w14:textId="77777777" w:rsidR="00C34357" w:rsidRDefault="00000000">
            <w:r>
              <w:rPr>
                <w:sz w:val="18"/>
              </w:rPr>
              <w:t>Soporte Nokia/Huawei</w:t>
            </w:r>
          </w:p>
        </w:tc>
        <w:tc>
          <w:tcPr>
            <w:tcW w:w="3120" w:type="dxa"/>
          </w:tcPr>
          <w:p w14:paraId="12562B4D" w14:textId="77777777" w:rsidR="00C34357" w:rsidRDefault="00000000">
            <w:r>
              <w:rPr>
                <w:sz w:val="18"/>
              </w:rPr>
              <w:t>Documentación CLI, validación firmware, soporte incidentes</w:t>
            </w:r>
          </w:p>
        </w:tc>
      </w:tr>
      <w:tr w:rsidR="00C34357" w14:paraId="1DCFDED9" w14:textId="77777777">
        <w:tc>
          <w:tcPr>
            <w:tcW w:w="3120" w:type="dxa"/>
            <w:shd w:val="clear" w:color="auto" w:fill="EFF6F9"/>
          </w:tcPr>
          <w:p w14:paraId="245B39B6" w14:textId="77777777" w:rsidR="00C34357" w:rsidRDefault="00000000">
            <w:r>
              <w:rPr>
                <w:sz w:val="18"/>
              </w:rPr>
              <w:t>DTV (DirecTV)</w:t>
            </w:r>
          </w:p>
        </w:tc>
        <w:tc>
          <w:tcPr>
            <w:tcW w:w="3120" w:type="dxa"/>
            <w:shd w:val="clear" w:color="auto" w:fill="EFF6F9"/>
          </w:tcPr>
          <w:p w14:paraId="5AC1B662" w14:textId="77777777" w:rsidR="00C34357" w:rsidRDefault="00000000">
            <w:r>
              <w:rPr>
                <w:sz w:val="18"/>
              </w:rPr>
              <w:t>Sin contacto directo</w:t>
            </w:r>
          </w:p>
        </w:tc>
        <w:tc>
          <w:tcPr>
            <w:tcW w:w="3120" w:type="dxa"/>
            <w:shd w:val="clear" w:color="auto" w:fill="EFF6F9"/>
          </w:tcPr>
          <w:p w14:paraId="547EC171" w14:textId="77777777" w:rsidR="00C34357" w:rsidRDefault="00000000">
            <w:r>
              <w:rPr>
                <w:sz w:val="18"/>
              </w:rPr>
              <w:t>Piloto. Go-Live sept 2026</w:t>
            </w:r>
          </w:p>
        </w:tc>
      </w:tr>
      <w:tr w:rsidR="00C34357" w14:paraId="3BFEA527" w14:textId="77777777">
        <w:tc>
          <w:tcPr>
            <w:tcW w:w="3120" w:type="dxa"/>
          </w:tcPr>
          <w:p w14:paraId="4AA4F9A8" w14:textId="77777777" w:rsidR="00C34357" w:rsidRDefault="00000000">
            <w:r>
              <w:rPr>
                <w:sz w:val="18"/>
              </w:rPr>
              <w:t>ClaroVTR</w:t>
            </w:r>
          </w:p>
        </w:tc>
        <w:tc>
          <w:tcPr>
            <w:tcW w:w="3120" w:type="dxa"/>
          </w:tcPr>
          <w:p w14:paraId="360A7F2B" w14:textId="77777777" w:rsidR="00C34357" w:rsidRDefault="00000000">
            <w:r>
              <w:rPr>
                <w:sz w:val="18"/>
              </w:rPr>
              <w:t>Sin contacto directo</w:t>
            </w:r>
          </w:p>
        </w:tc>
        <w:tc>
          <w:tcPr>
            <w:tcW w:w="3120" w:type="dxa"/>
          </w:tcPr>
          <w:p w14:paraId="4BBD65FE" w14:textId="77777777" w:rsidR="00C34357" w:rsidRDefault="00000000">
            <w:r>
              <w:rPr>
                <w:sz w:val="18"/>
              </w:rPr>
              <w:t>Go-Live sept-oct 2026</w:t>
            </w:r>
          </w:p>
        </w:tc>
      </w:tr>
      <w:tr w:rsidR="00C34357" w14:paraId="2DEA57F8" w14:textId="77777777">
        <w:tc>
          <w:tcPr>
            <w:tcW w:w="3120" w:type="dxa"/>
            <w:shd w:val="clear" w:color="auto" w:fill="EFF6F9"/>
          </w:tcPr>
          <w:p w14:paraId="3312A7E1" w14:textId="77777777" w:rsidR="00C34357" w:rsidRDefault="00000000">
            <w:r>
              <w:rPr>
                <w:sz w:val="18"/>
              </w:rPr>
              <w:t>Entel</w:t>
            </w:r>
          </w:p>
        </w:tc>
        <w:tc>
          <w:tcPr>
            <w:tcW w:w="3120" w:type="dxa"/>
            <w:shd w:val="clear" w:color="auto" w:fill="EFF6F9"/>
          </w:tcPr>
          <w:p w14:paraId="6DBF2CFD" w14:textId="77777777" w:rsidR="00C34357" w:rsidRDefault="00000000">
            <w:r>
              <w:rPr>
                <w:sz w:val="18"/>
              </w:rPr>
              <w:t>Sin contacto directo</w:t>
            </w:r>
          </w:p>
        </w:tc>
        <w:tc>
          <w:tcPr>
            <w:tcW w:w="3120" w:type="dxa"/>
            <w:shd w:val="clear" w:color="auto" w:fill="EFF6F9"/>
          </w:tcPr>
          <w:p w14:paraId="5A2DE656" w14:textId="77777777" w:rsidR="00C34357" w:rsidRDefault="00000000">
            <w:r>
              <w:rPr>
                <w:sz w:val="18"/>
              </w:rPr>
              <w:t>Go-Live oct 2026</w:t>
            </w:r>
          </w:p>
        </w:tc>
      </w:tr>
      <w:tr w:rsidR="00C34357" w:rsidRPr="00CB3C92" w14:paraId="3A01C14F" w14:textId="77777777">
        <w:tc>
          <w:tcPr>
            <w:tcW w:w="3120" w:type="dxa"/>
          </w:tcPr>
          <w:p w14:paraId="123DA00F" w14:textId="77777777" w:rsidR="00C34357" w:rsidRDefault="00000000">
            <w:r>
              <w:rPr>
                <w:sz w:val="18"/>
              </w:rPr>
              <w:t>TCH (Movistar)</w:t>
            </w:r>
          </w:p>
        </w:tc>
        <w:tc>
          <w:tcPr>
            <w:tcW w:w="3120" w:type="dxa"/>
          </w:tcPr>
          <w:p w14:paraId="6132268E" w14:textId="77777777" w:rsidR="00C34357" w:rsidRDefault="00000000">
            <w:r>
              <w:rPr>
                <w:sz w:val="18"/>
              </w:rPr>
              <w:t>Sin contacto directo</w:t>
            </w:r>
          </w:p>
        </w:tc>
        <w:tc>
          <w:tcPr>
            <w:tcW w:w="3120" w:type="dxa"/>
          </w:tcPr>
          <w:p w14:paraId="5BFDFDE2" w14:textId="77777777" w:rsidR="00C34357" w:rsidRPr="005D78BF" w:rsidRDefault="00000000">
            <w:pPr>
              <w:rPr>
                <w:lang w:val="en-US"/>
              </w:rPr>
            </w:pPr>
            <w:r>
              <w:rPr>
                <w:sz w:val="18"/>
                <w:lang w:val="en-US"/>
              </w:rPr>
              <w:t>Última VNO (mayor volumen). Go-Live oct 2026</w:t>
            </w:r>
          </w:p>
        </w:tc>
      </w:tr>
    </w:tbl>
    <w:p w14:paraId="7061D75A" w14:textId="77777777" w:rsidR="00C34357" w:rsidRDefault="00000000">
      <w:r>
        <w:rPr>
          <w:b/>
          <w:color w:val="1F3864"/>
          <w:sz w:val="26"/>
        </w:rPr>
        <w:t>3.4 Matriz RACI</w:t>
      </w:r>
    </w:p>
    <w:p w14:paraId="748F87DC" w14:textId="77777777" w:rsidR="00C34357" w:rsidRDefault="00000000">
      <w:r>
        <w:t>La Matriz RACI detallada se encuentra en el Anexo J (REF-02: Alcance_Responsabilidades_TDD_Actualizado.docx), firmada por ambas partes. Referencia autoritativa para conflictos de alcance. Leyenda: R = Responsable (ejecuta), A = Accountable (aprueba), C = Consultado, I = Informado.</w:t>
      </w:r>
    </w:p>
    <w:p w14:paraId="415BFFFA" w14:textId="77777777" w:rsidR="00C34357" w:rsidRDefault="00000000">
      <w:pPr>
        <w:pStyle w:val="Ttulo1"/>
      </w:pPr>
      <w:bookmarkStart w:id="48" w:name="_Toc226041837"/>
      <w:r>
        <w:t>4. RESTRICCIONES Y SUPUESTOS</w:t>
      </w:r>
      <w:bookmarkEnd w:id="48"/>
    </w:p>
    <w:p w14:paraId="0177F9CF" w14:textId="77777777" w:rsidR="00C34357" w:rsidRDefault="00000000">
      <w:pPr>
        <w:spacing w:after="160"/>
        <w:jc w:val="both"/>
      </w:pPr>
      <w:r>
        <w:t>El Proyecto Sunset BluePlanet se desarrolla en un contexto operacional de alta criticidad, donde cualquier decisión de diseño debe considerar las limitaciones impuestas por la infraestructura existente, los acuerdos contractuales con las VNOs, las políticas corporativas de ON·NET Fibra y el marco regulatorio chileno. Esta sección documenta las restricciones que enmarcan el proyecto y los supuestos bajo los cuales se ha planificado la solución.</w:t>
      </w:r>
    </w:p>
    <w:p w14:paraId="72B72175" w14:textId="77777777" w:rsidR="00C34357" w:rsidRDefault="00000000">
      <w:pPr>
        <w:spacing w:after="160"/>
        <w:jc w:val="both"/>
      </w:pPr>
      <w:r>
        <w:t>La adecuada administración de estas premisas permite reducir la incertidumbre, fortalecer el control del proyecto y aumentar la probabilidad de éxito. En caso de que alguna restricción cambie o algún supuesto no se cumpla, se activará el mecanismo formal de gestión de cambios para evaluar el impacto en alcance, plazo y presupuesto, con la participación del Comité de Dirección cuando corresponda.</w:t>
      </w:r>
    </w:p>
    <w:p w14:paraId="768B8C99" w14:textId="77777777" w:rsidR="00C34357" w:rsidRDefault="00000000">
      <w:pPr>
        <w:pStyle w:val="Ttulo2"/>
      </w:pPr>
      <w:bookmarkStart w:id="49" w:name="_Toc226041838"/>
      <w:r>
        <w:t>4.1 Restricciones</w:t>
      </w:r>
      <w:bookmarkEnd w:id="49"/>
    </w:p>
    <w:p w14:paraId="629DC224" w14:textId="77777777" w:rsidR="00C34357" w:rsidRDefault="00000000">
      <w:pPr>
        <w:pStyle w:val="Ttulo3"/>
      </w:pPr>
      <w:bookmarkStart w:id="50" w:name="_Toc226041839"/>
      <w:r>
        <w:t>4.1.1 Restricciones tecnológicas</w:t>
      </w:r>
      <w:bookmarkEnd w:id="50"/>
    </w:p>
    <w:p w14:paraId="592DC2F5" w14:textId="77777777" w:rsidR="00C34357" w:rsidRDefault="00000000">
      <w:pPr>
        <w:spacing w:after="160"/>
        <w:jc w:val="both"/>
      </w:pPr>
      <w:r>
        <w:t>Las siguientes restricciones tecnológicas han sido definidas por la Dirección de Tecnología de ON·NET Fibra y por las condiciones técnicas del ecosistema Génesis. Estas restricciones no son negociables y deben ser respetadas en todas las decisiones de diseño e implementación:</w:t>
      </w:r>
    </w:p>
    <w:p w14:paraId="4B9D0FB6" w14:textId="77777777" w:rsidR="00C34357" w:rsidRDefault="00000000">
      <w:pPr>
        <w:spacing w:after="160"/>
        <w:jc w:val="both"/>
      </w:pPr>
      <w:r>
        <w:rPr>
          <w:b/>
          <w:bCs/>
        </w:rPr>
        <w:t xml:space="preserve">RT-01 — ServiceNow como orquestador exclusivo: </w:t>
      </w:r>
      <w:r>
        <w:rPr>
          <w:highlight w:val="yellow"/>
          <w:rPrChange w:id="51" w:author="Christian A. Isla Ch." w:date="2026-04-09T14:28:00Z" w16du:dateUtc="2026-04-09T18:28:00Z">
            <w:rPr/>
          </w:rPrChange>
        </w:rPr>
        <w:t>La orquestación de todos los flujos de negocio (provisión, post-venta, assurance) debe realizarse exclusivamente sobre ServiceNow mediante el módulo SOM y FlowDesigner</w:t>
      </w:r>
      <w:r>
        <w:t>. Komands NO orquesta procesos de negocio; su rol es exclusivamente la ejecución de comandos CLI hacia la red y la devolución de resultados. Esta separación de responsabilidades es fundamental para mantener la integridad de los flujos operacionales y evitar la duplicación de lógica de negocio entre plataformas.</w:t>
      </w:r>
    </w:p>
    <w:p w14:paraId="6370A9BC" w14:textId="77777777" w:rsidR="00C34357" w:rsidRDefault="00000000">
      <w:pPr>
        <w:spacing w:after="160"/>
        <w:jc w:val="both"/>
      </w:pPr>
      <w:r>
        <w:rPr>
          <w:b/>
          <w:bCs/>
        </w:rPr>
        <w:lastRenderedPageBreak/>
        <w:t xml:space="preserve">RT-02 — API Management dual (WSO2 + Axway): </w:t>
      </w:r>
      <w:r>
        <w:t>La capa de API Management opera bajo un modelo dual que responde a dos dominios de integración con características diferentes. WSO2 APIM se mantiene como gateway para el canal de VNOs y sistemas internos (OSP, MAM), gestionando las APIs existentes del ecosistema Génesis que no son modificadas por el proyecto. Axway APIM se establece como el nuevo gateway específico para la integración entre ServiceNow y Komands, donde se publican todas las APIs REST nuevas del proyecto. ON·NET se encuentra en proceso de migración progresiva hacia Axway, y las APIs de Komands nacen directamente en esta plataforma. Ambos APIM coexistirán durante la vida del proyecto.</w:t>
      </w:r>
    </w:p>
    <w:p w14:paraId="742C6B5C" w14:textId="77777777" w:rsidR="00C34357" w:rsidRDefault="00000000">
      <w:pPr>
        <w:spacing w:after="160"/>
        <w:jc w:val="both"/>
      </w:pPr>
      <w:r>
        <w:rPr>
          <w:b/>
          <w:bCs/>
        </w:rPr>
        <w:t xml:space="preserve">RT-03 — Conectividad CLI/SSH directa a OLTs: </w:t>
      </w:r>
      <w:r>
        <w:t>La comunicación entre Komands y los equipos OLT de la red GPON debe realizarse exclusivamente mediante comandos CLI (Command Line Interface) sobre conexiones SSH. No se utiliza SNMP, Netconf, RESTCONF ni ningún NMS/EMS intermedio (como Huawei iMaster NCE o Nokia SAM). Komands se conecta directamente a cada una de las ~618 OLTs activas de la red a través de la librería Netmiko para Python. Esta decisión responde a la necesidad de mantener el control total sobre los comandos ejecutados en la red y a la experiencia operacional acumulada con el modelo de contingencia ADC desde 2024.</w:t>
      </w:r>
    </w:p>
    <w:p w14:paraId="671F8EFF" w14:textId="77777777" w:rsidR="00C34357" w:rsidRDefault="00000000">
      <w:pPr>
        <w:spacing w:after="160"/>
        <w:jc w:val="both"/>
      </w:pPr>
      <w:r>
        <w:rPr>
          <w:b/>
          <w:bCs/>
        </w:rPr>
        <w:t xml:space="preserve">RT-04 — BluePlanet UAA se mantiene sin modificaciones: </w:t>
      </w:r>
      <w:r>
        <w:t>El módulo UAA (Unified Activation and Automation) de BluePlanet permanece operativo en Kubernetes durante y después del proyecto. UAA es responsable del monitoreo de alarmas sobre la red de OLTs, la agrupación de eventos, la integración con ServiceNow para la gestión de fallas masivas (Assurance), y las APIs de consulta de assurance. El proyecto Sunset BluePlanet NO modifica ni reemplaza UAA; únicamente elimina los módulos BPI, BPO y RA. Se debe validar durante el Sprint 0 si existe alguna dependencia de datos entre BPO y UAA que requiera atención.</w:t>
      </w:r>
    </w:p>
    <w:p w14:paraId="40BDC01A" w14:textId="77777777" w:rsidR="00C34357" w:rsidRDefault="00000000">
      <w:pPr>
        <w:spacing w:after="160"/>
        <w:jc w:val="both"/>
      </w:pPr>
      <w:r>
        <w:rPr>
          <w:b/>
          <w:bCs/>
        </w:rPr>
        <w:t xml:space="preserve">RT-05 — Datacenter privado IFX: </w:t>
      </w:r>
      <w:r>
        <w:t>Toda la infraestructura de Komands debe desplegarse en el datacenter privado de IFX, operando sobre VMs con Kubernetes en Linux. No se utiliza nube pública (AWS, Azure, GCP) ni infraestructura compartida con otros clientes de IFX. Esta restricción responde a los requerimientos de seguridad de ON·NET Fibra y a la necesidad de mantener la conectividad SSH directa hacia la red de OLTs, que opera en la infraestructura física de ON·NET conectada mediante VPN site-to-site con IFX.</w:t>
      </w:r>
    </w:p>
    <w:p w14:paraId="4A7F7BC3" w14:textId="77777777" w:rsidR="00C34357" w:rsidRDefault="00000000">
      <w:pPr>
        <w:spacing w:after="160"/>
        <w:jc w:val="both"/>
      </w:pPr>
      <w:r>
        <w:rPr>
          <w:b/>
          <w:bCs/>
        </w:rPr>
        <w:t xml:space="preserve">RT-06 — PostgreSQL 15+ como motor de base de datos: </w:t>
      </w:r>
      <w:r>
        <w:t>El motor de base de datos para la plataforma Komands es PostgreSQL versión 15 o superior. No se consideran alternativas (MySQL, Oracle, SQL Server, MongoDB). Esta decisión se basa en la experiencia previa del equipo de MOS-iT con PostgreSQL, las capacidades nativas de alta disponibilidad (Patroni + Streaming Replication), el soporte de tipos de datos avanzados (JSONB, INET, arrays) requeridos por el modelo de datos de Komands, y la compatibilidad con la librería asyncpg para conexiones asíncronas de alto rendimiento.</w:t>
      </w:r>
    </w:p>
    <w:p w14:paraId="17BBCB46" w14:textId="77777777" w:rsidR="00C34357" w:rsidRDefault="00000000">
      <w:pPr>
        <w:spacing w:after="160"/>
        <w:jc w:val="both"/>
      </w:pPr>
      <w:r>
        <w:rPr>
          <w:b/>
          <w:bCs/>
        </w:rPr>
        <w:t xml:space="preserve">RT-07 — Stack de desarrollo Python/FastAPI/Netmiko: </w:t>
      </w:r>
      <w:r>
        <w:t>El stack de desarrollo de la plataforma Komands está definido como Python 3.13+ con el framework FastAPI para las APIs REST, Uvicorn como servidor web asíncrono, y Netmiko como librería de conectividad SSH hacia los OLTs. Esta decisión responde a la base de código existente de la plataforma Komands (ya operativa con 4 módulos en producción) y a la especialización del equipo de desarrollo de MOS-iT. Un cambio de stack implicaría reescribir la plataforma existente, lo cual está fuera del alcance y presupuesto del proyecto.</w:t>
      </w:r>
    </w:p>
    <w:p w14:paraId="1A71F155" w14:textId="77777777" w:rsidR="00C34357" w:rsidRDefault="00000000">
      <w:pPr>
        <w:pStyle w:val="Ttulo3"/>
      </w:pPr>
      <w:bookmarkStart w:id="52" w:name="_Toc226041840"/>
      <w:r>
        <w:t>4.1.2 Restricciones operacionales</w:t>
      </w:r>
      <w:bookmarkEnd w:id="52"/>
    </w:p>
    <w:p w14:paraId="20440680" w14:textId="77777777" w:rsidR="00C34357" w:rsidRDefault="00000000">
      <w:pPr>
        <w:spacing w:after="160"/>
        <w:jc w:val="both"/>
      </w:pPr>
      <w:r>
        <w:t>Las restricciones operacionales definen las condiciones bajo las cuales el proyecto debe ejecutarse sin afectar la operación continua de ON·NET Fibra y las VNOs:</w:t>
      </w:r>
    </w:p>
    <w:p w14:paraId="6CBA0DF3" w14:textId="77777777" w:rsidR="00C34357" w:rsidRDefault="00000000">
      <w:pPr>
        <w:spacing w:after="160"/>
        <w:jc w:val="both"/>
      </w:pPr>
      <w:r>
        <w:rPr>
          <w:b/>
          <w:bCs/>
        </w:rPr>
        <w:lastRenderedPageBreak/>
        <w:t xml:space="preserve">RO-01 — Continuidad operativa durante la migración: </w:t>
      </w:r>
      <w:r>
        <w:t>La solución debe soportar las 4 VNOs actuales (DTV, ClaroVTR, Entel, TCH/Movistar) sin interrupción del servicio durante todo el período de migración. Esto implica que BluePlanet y Komands deben coexistir en paralelo, con la capacidad de redirigir el tráfico de una plataforma a otra de forma controlada y reversible. En ningún momento puede existir una ventana donde ninguna de las dos plataformas esté disponible para procesar operaciones de provisión.</w:t>
      </w:r>
    </w:p>
    <w:p w14:paraId="38B61EFC" w14:textId="77777777" w:rsidR="00C34357" w:rsidRDefault="00000000">
      <w:pPr>
        <w:spacing w:after="160"/>
        <w:jc w:val="both"/>
      </w:pPr>
      <w:r>
        <w:rPr>
          <w:b/>
          <w:bCs/>
        </w:rPr>
        <w:t xml:space="preserve">RO-02 — Transparencia absoluta para VNOs: </w:t>
      </w:r>
      <w:r>
        <w:t>Las VNOs no deben percibir ningún cambio en las interfaces de integración como resultado del proyecto. Esto incluye: los mismos formatos de request y response (estructura JSON, campos, tipos de datos), los mismos códigos de error y mensajes, los mismos tiempos de respuesta (o mejores), y el mismo patrón de comunicación por API (síncrono para consultas, asíncrono con ACK + callback para operaciones de red). ON·NET opera como red neutral; el proyecto no puede alterar la experiencia de ninguna VNO de forma diferenciada.</w:t>
      </w:r>
    </w:p>
    <w:p w14:paraId="3DCF7F31" w14:textId="77777777" w:rsidR="00C34357" w:rsidRDefault="00000000">
      <w:pPr>
        <w:spacing w:after="160"/>
        <w:jc w:val="both"/>
      </w:pPr>
      <w:r>
        <w:rPr>
          <w:b/>
          <w:bCs/>
        </w:rPr>
        <w:t xml:space="preserve">RO-03 — Migración progresiva mediante Feature Flags: </w:t>
      </w:r>
      <w:r>
        <w:t>La migración del tráfico desde BluePlanet hacia Komands debe realizarse de forma progresiva y controlada, utilizando Feature Flags que permitan activar o desactivar el nuevo flujo por VNO individual, por tecnología (GPON/XGSPON), por producto (FTTH/SSAA) y por operación específica. Los Feature Flags deben permitir rollback instantáneo (menos de 5 minutos por VNO) sin necesidad de despliegue de código ni reinicio de servicios. Esta capacidad es esencial para mitigar el riesgo de la migración y garantizar que cualquier problema detectado pueda revertirse inmediatamente.</w:t>
      </w:r>
    </w:p>
    <w:p w14:paraId="5C4F45E1" w14:textId="77777777" w:rsidR="00C34357" w:rsidRDefault="00000000">
      <w:pPr>
        <w:spacing w:after="160"/>
        <w:jc w:val="both"/>
      </w:pPr>
      <w:r>
        <w:rPr>
          <w:b/>
          <w:bCs/>
        </w:rPr>
        <w:t xml:space="preserve">RO-04 — BluePlanet en standby hasta decomisión: </w:t>
      </w:r>
      <w:r>
        <w:t>La plataforma BluePlanet (BPI, BPO, RA) debe permanecer operativa en modo standby durante todo el período de migración y estabilización. Solo se procederá a la decomisión (apagado definitivo) de BluePlanet después de confirmar 30 días continuos de cero tráfico hacia la plataforma, con el 100% de las operaciones procesadas exitosamente por Komands para todas las VNOs y todos los productos. La Mesa de Quiebre de ON·NET mantiene un runbook de contingencia para reactivar BluePlanet si fuera necesario.</w:t>
      </w:r>
    </w:p>
    <w:p w14:paraId="6838A2BA" w14:textId="77777777" w:rsidR="00C34357" w:rsidRDefault="00000000">
      <w:pPr>
        <w:spacing w:after="160"/>
        <w:jc w:val="both"/>
      </w:pPr>
      <w:r>
        <w:rPr>
          <w:b/>
          <w:bCs/>
        </w:rPr>
        <w:t xml:space="preserve">RO-05 — Gestión de ambientes ServiceNow por ON·NET: </w:t>
      </w:r>
      <w:r>
        <w:t>Los ambientes de ServiceNow (DEV, QA, PROD) son administrados exclusivamente por ON·NET. MOS-iT tiene acceso de desarrollo para modificar flujos FlowDesigner, pero no administra la plataforma, no instala plugins, no modifica configuraciones globales y no gestiona usuarios de la instancia. Cualquier cambio que requiera permisos administrativos debe ser coordinado con ServiceNow ON·NET. Los despliegues en ServiceNow PROD siguen el proceso formal de gestión de cambios de ON·NET con ventanas de cambio aprobadas.</w:t>
      </w:r>
    </w:p>
    <w:p w14:paraId="5FC7992D" w14:textId="77777777" w:rsidR="00C34357" w:rsidRDefault="00000000">
      <w:pPr>
        <w:pStyle w:val="Ttulo3"/>
      </w:pPr>
      <w:bookmarkStart w:id="53" w:name="_Toc226041841"/>
      <w:r>
        <w:t>4.1.3 Restricciones regulatorias y de seguridad</w:t>
      </w:r>
      <w:bookmarkEnd w:id="53"/>
    </w:p>
    <w:p w14:paraId="074C4ADD" w14:textId="77777777" w:rsidR="00C34357" w:rsidRDefault="00000000">
      <w:pPr>
        <w:spacing w:after="160"/>
        <w:jc w:val="both"/>
      </w:pPr>
      <w:r>
        <w:t>El proyecto debe cumplir con las normativas legales vigentes en Chile y con las políticas de seguridad corporativas de ON·NET Fibra:</w:t>
      </w:r>
    </w:p>
    <w:p w14:paraId="14E0A8E6" w14:textId="77777777" w:rsidR="00C34357" w:rsidRDefault="00000000">
      <w:pPr>
        <w:spacing w:after="160"/>
        <w:jc w:val="both"/>
      </w:pPr>
      <w:r>
        <w:rPr>
          <w:b/>
          <w:bCs/>
        </w:rPr>
        <w:t xml:space="preserve">RR-01 — Ley 19.628 de protección de datos personales y Ley 21.459 de delitos informáticos: </w:t>
      </w:r>
      <w:r>
        <w:t xml:space="preserve">La plataforma Komands gestiona datos que pueden contener información de clientes finales de las VNOs (access IDs, direcciones lógicas de red, números de serie de equipos). Si bien ON·NET no gestiona directamente datos personales de los clientes finales (esa responsabilidad es de cada VNO), la plataforma debe implementar las medidas técnicas necesarias para proteger la confidencialidad e integridad de los datos que procesa, en cumplimiento con la Ley 19.628. Adicionalmente, dado que Komands accede directamente a infraestructura de red crítica vía SSH, la plataforma debe cumplir con la Ley 21.459 de Delitos Informáticos (2022) que tipifica el acceso ilícito a sistemas informáticos, la interceptación ilícita </w:t>
      </w:r>
      <w:r>
        <w:lastRenderedPageBreak/>
        <w:t>de datos, y el daño informático. Los controles de autenticación (OAuth 2.0/JWT, 2FA/TOTP), autorización (RBAC 4 roles), cifrado (AES-256, TLS 1.2+), y auditoría (logging inmutable 365 días) documentados en la sección 15 constituyen las medidas técnicas de cumplimiento.</w:t>
      </w:r>
    </w:p>
    <w:p w14:paraId="09BC4444" w14:textId="77777777" w:rsidR="00C34357" w:rsidRDefault="00000000">
      <w:pPr>
        <w:spacing w:after="160"/>
        <w:jc w:val="both"/>
      </w:pPr>
      <w:r>
        <w:rPr>
          <w:b/>
          <w:bCs/>
        </w:rPr>
        <w:t xml:space="preserve">RR-02 — Políticas de seguridad corporativas de ON·NET: </w:t>
      </w:r>
      <w:r>
        <w:t>Todas las decisiones de diseño de seguridad deben ser validadas por el CISO de ON·NET (CISO ON·NET) y deben cumplir con las políticas de seguridad corporativas de la organización. Esto incluye estándares de hardening de servidores, gestión de accesos, cifrado, logging y auditoría. Si ON·NET lo requiere, se deben considerar marcos de referencia como ISO 27001 o NIST para la validación de controles.</w:t>
      </w:r>
    </w:p>
    <w:p w14:paraId="1693ADD6" w14:textId="77777777" w:rsidR="00C34357" w:rsidRDefault="00000000">
      <w:pPr>
        <w:spacing w:after="160"/>
        <w:jc w:val="both"/>
      </w:pPr>
      <w:r>
        <w:rPr>
          <w:b/>
          <w:bCs/>
        </w:rPr>
        <w:t xml:space="preserve">RR-03 — Aprobación de seguridad como criterio de Go-Live: </w:t>
      </w:r>
      <w:r>
        <w:t>La aprobación formal de seguridad por parte del CISO es un criterio obligatorio del checklist de Go/No-Go (criterio #7). Sin esta aprobación, el despliegue en producción está bloqueado, independientemente del estado de las demás validaciones técnicas y funcionales. La revisión de seguridad abarca la arquitectura de red, la gestión de credenciales, el cifrado, la autenticación/autorización y los resultados del escaneo de vulnerabilidades.</w:t>
      </w:r>
    </w:p>
    <w:p w14:paraId="3A80A902" w14:textId="77777777" w:rsidR="00C34357" w:rsidRDefault="00000000">
      <w:pPr>
        <w:spacing w:after="160"/>
        <w:jc w:val="both"/>
      </w:pPr>
      <w:r>
        <w:rPr>
          <w:b/>
          <w:bCs/>
        </w:rPr>
        <w:t xml:space="preserve">RR-04 — Cifrado obligatorio en todas las comunicaciones: </w:t>
      </w:r>
      <w:r>
        <w:t>Todas las comunicaciones REST/HTTPS entre componentes del ecosistema deben utilizar cifrado TLS 1.2 o superior. Esto aplica a las comunicaciones entre ServiceNow y Axway, entre Axway y Komands, entre los microservicios internos de Komands, y entre Komands y los servicios de base de datos. Las conexiones SSH hacia los OLTs utilizan su propio cifrado nativo. No se permiten comunicaciones en texto plano entre ningún par de componentes del sistema.</w:t>
      </w:r>
    </w:p>
    <w:p w14:paraId="74E08964" w14:textId="77777777" w:rsidR="00C34357" w:rsidRDefault="00000000">
      <w:pPr>
        <w:spacing w:after="160"/>
        <w:jc w:val="both"/>
      </w:pPr>
      <w:r>
        <w:rPr>
          <w:b/>
          <w:bCs/>
        </w:rPr>
        <w:t xml:space="preserve">RR-05 — Cifrado en reposo y gestión de secretos: </w:t>
      </w:r>
      <w:r>
        <w:t>Las credenciales SSH utilizadas para acceder a los OLTs (usuarios, passwords) deben almacenarse cifradas en reposo utilizando AES-256/Fernet en la base de datos PostgreSQL. La gestión del ciclo de vida de estas credenciales (creación, rotación, revocación) sigue el principio de mínimo privilegio. La gestión de secretos de la aplicación (clave JWT, clave Fernet, passwords de PostgreSQL y Redis) utiliza Kubernetes Secrets con Sealed Secrets (Bitnami) para el cifrado de secretos en el repositorio Git. Los secretos se inyectan como variables de entorno en los contenedores durante el despliegue y se gestionan mediante el pipeline de CI/CD (ArgoCD). Esta solución cubre los requerimientos de seguridad del proyecto sin infraestructura adicional. Como evolución futura post-garantía, se recomienda evaluar la adopción de HashiCorp Vault para rotación automática y auditoría centralizada de secretos, especialmente si ON·NET incorpora nuevos proyectos con requerimientos de gestión de secretos compartida.</w:t>
      </w:r>
    </w:p>
    <w:p w14:paraId="6503AF19" w14:textId="77777777" w:rsidR="00C34357" w:rsidRDefault="00C34357">
      <w:pPr>
        <w:spacing w:after="80"/>
      </w:pPr>
    </w:p>
    <w:p w14:paraId="59612FF7" w14:textId="77777777" w:rsidR="00C34357" w:rsidRDefault="00000000">
      <w:pPr>
        <w:spacing w:after="160"/>
        <w:jc w:val="both"/>
      </w:pPr>
      <w:r>
        <w:rPr>
          <w:b/>
          <w:bCs/>
        </w:rPr>
        <w:t>La siguiente tabla consolida todas las restricciones del proyecto: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699"/>
        <w:gridCol w:w="1251"/>
        <w:gridCol w:w="7410"/>
      </w:tblGrid>
      <w:tr w:rsidR="00C34357" w14:paraId="2AC297C3"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07A076D" w14:textId="77777777" w:rsidR="00C34357" w:rsidRDefault="00000000">
            <w:pPr>
              <w:jc w:val="center"/>
            </w:pPr>
            <w:r>
              <w:rPr>
                <w:b/>
                <w:bCs/>
                <w:color w:val="FFFFFF"/>
                <w:sz w:val="20"/>
                <w:szCs w:val="20"/>
              </w:rPr>
              <w:t>ID</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47B9B44" w14:textId="77777777" w:rsidR="00C34357" w:rsidRDefault="00000000">
            <w:pPr>
              <w:jc w:val="center"/>
            </w:pPr>
            <w:r>
              <w:rPr>
                <w:b/>
                <w:bCs/>
                <w:color w:val="FFFFFF"/>
                <w:sz w:val="20"/>
                <w:szCs w:val="20"/>
              </w:rPr>
              <w:t>Tipo</w:t>
            </w:r>
          </w:p>
        </w:tc>
        <w:tc>
          <w:tcPr>
            <w:tcW w:w="7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5006228" w14:textId="77777777" w:rsidR="00C34357" w:rsidRDefault="00000000">
            <w:pPr>
              <w:jc w:val="center"/>
            </w:pPr>
            <w:r>
              <w:rPr>
                <w:b/>
                <w:bCs/>
                <w:color w:val="FFFFFF"/>
                <w:sz w:val="20"/>
                <w:szCs w:val="20"/>
              </w:rPr>
              <w:t>Descripción</w:t>
            </w:r>
          </w:p>
        </w:tc>
      </w:tr>
      <w:tr w:rsidR="00C34357" w14:paraId="1A9454CB"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644D7CE" w14:textId="77777777" w:rsidR="00C34357" w:rsidRDefault="00000000">
            <w:pPr>
              <w:jc w:val="center"/>
            </w:pPr>
            <w:r>
              <w:rPr>
                <w:b/>
                <w:bCs/>
                <w:color w:val="000000"/>
                <w:sz w:val="20"/>
                <w:szCs w:val="20"/>
              </w:rPr>
              <w:t>RT-01</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1A17A3A6"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7EDD86C" w14:textId="77777777" w:rsidR="00C34357" w:rsidRDefault="00000000">
            <w:r>
              <w:rPr>
                <w:color w:val="000000"/>
                <w:sz w:val="19"/>
                <w:szCs w:val="19"/>
              </w:rPr>
              <w:t>ServiceNow como orquestador exclusivo de flujos de negocio</w:t>
            </w:r>
          </w:p>
        </w:tc>
      </w:tr>
      <w:tr w:rsidR="00C34357" w:rsidRPr="00CB3C92" w14:paraId="3A0F2135"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85B401" w14:textId="77777777" w:rsidR="00C34357" w:rsidRDefault="00000000">
            <w:pPr>
              <w:jc w:val="center"/>
            </w:pPr>
            <w:r>
              <w:rPr>
                <w:b/>
                <w:bCs/>
                <w:color w:val="000000"/>
                <w:sz w:val="20"/>
                <w:szCs w:val="20"/>
              </w:rPr>
              <w:t>RT-02</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6F577668"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667124" w14:textId="77777777" w:rsidR="00C34357" w:rsidRPr="005D78BF" w:rsidRDefault="00000000">
            <w:pPr>
              <w:rPr>
                <w:lang w:val="en-US"/>
              </w:rPr>
            </w:pPr>
            <w:r>
              <w:rPr>
                <w:color w:val="000000"/>
                <w:sz w:val="19"/>
                <w:szCs w:val="19"/>
                <w:lang w:val="en-US"/>
              </w:rPr>
              <w:t>API Management dual: WSO2 (canal VNOs) + Axway (canal Komands)</w:t>
            </w:r>
          </w:p>
        </w:tc>
      </w:tr>
      <w:tr w:rsidR="00C34357" w14:paraId="67202E1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179D1C2" w14:textId="77777777" w:rsidR="00C34357" w:rsidRDefault="00000000">
            <w:pPr>
              <w:jc w:val="center"/>
            </w:pPr>
            <w:r>
              <w:rPr>
                <w:b/>
                <w:bCs/>
                <w:color w:val="000000"/>
                <w:sz w:val="20"/>
                <w:szCs w:val="20"/>
              </w:rPr>
              <w:t>RT-03</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6970E1B5"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8FBBB1" w14:textId="77777777" w:rsidR="00C34357" w:rsidRDefault="00000000">
            <w:r>
              <w:rPr>
                <w:color w:val="000000"/>
                <w:sz w:val="19"/>
                <w:szCs w:val="19"/>
              </w:rPr>
              <w:t>Conectividad CLI/SSH directa a OLTs (sin NMS/EMS intermedio)</w:t>
            </w:r>
          </w:p>
        </w:tc>
      </w:tr>
      <w:tr w:rsidR="00C34357" w14:paraId="3CF96570"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9542C8" w14:textId="77777777" w:rsidR="00C34357" w:rsidRDefault="00000000">
            <w:pPr>
              <w:jc w:val="center"/>
            </w:pPr>
            <w:r>
              <w:rPr>
                <w:b/>
                <w:bCs/>
                <w:color w:val="000000"/>
                <w:sz w:val="20"/>
                <w:szCs w:val="20"/>
              </w:rPr>
              <w:t>RT-04</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712FDA5B"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D8BDE2" w14:textId="77777777" w:rsidR="00C34357" w:rsidRDefault="00000000">
            <w:r>
              <w:rPr>
                <w:color w:val="000000"/>
                <w:sz w:val="19"/>
                <w:szCs w:val="19"/>
              </w:rPr>
              <w:t>BluePlanet UAA se mantiene en K8s sin modificaciones</w:t>
            </w:r>
          </w:p>
        </w:tc>
      </w:tr>
      <w:tr w:rsidR="00C34357" w14:paraId="7A3FE49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6B54777" w14:textId="77777777" w:rsidR="00C34357" w:rsidRDefault="00000000">
            <w:pPr>
              <w:jc w:val="center"/>
            </w:pPr>
            <w:r>
              <w:rPr>
                <w:b/>
                <w:bCs/>
                <w:color w:val="000000"/>
                <w:sz w:val="20"/>
                <w:szCs w:val="20"/>
              </w:rPr>
              <w:t>RT-05</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3383688A"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4E3479" w14:textId="77777777" w:rsidR="00C34357" w:rsidRDefault="00000000">
            <w:r>
              <w:rPr>
                <w:color w:val="000000"/>
                <w:sz w:val="19"/>
                <w:szCs w:val="19"/>
              </w:rPr>
              <w:t>Despliegue en datacenter privado IFX (no nube pública)</w:t>
            </w:r>
          </w:p>
        </w:tc>
      </w:tr>
      <w:tr w:rsidR="00C34357" w14:paraId="25C7D204"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0315E82" w14:textId="77777777" w:rsidR="00C34357" w:rsidRDefault="00000000">
            <w:pPr>
              <w:jc w:val="center"/>
            </w:pPr>
            <w:r>
              <w:rPr>
                <w:b/>
                <w:bCs/>
                <w:color w:val="000000"/>
                <w:sz w:val="20"/>
                <w:szCs w:val="20"/>
              </w:rPr>
              <w:lastRenderedPageBreak/>
              <w:t>RT-06</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01035934"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81C74D" w14:textId="77777777" w:rsidR="00C34357" w:rsidRDefault="00000000">
            <w:r>
              <w:rPr>
                <w:color w:val="000000"/>
                <w:sz w:val="19"/>
                <w:szCs w:val="19"/>
              </w:rPr>
              <w:t>PostgreSQL 15+ como motor de base de datos</w:t>
            </w:r>
          </w:p>
        </w:tc>
      </w:tr>
      <w:tr w:rsidR="00C34357" w14:paraId="011697E0"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D0B80B" w14:textId="77777777" w:rsidR="00C34357" w:rsidRDefault="00000000">
            <w:pPr>
              <w:jc w:val="center"/>
            </w:pPr>
            <w:r>
              <w:rPr>
                <w:b/>
                <w:bCs/>
                <w:color w:val="000000"/>
                <w:sz w:val="20"/>
                <w:szCs w:val="20"/>
              </w:rPr>
              <w:t>RT-07</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B3180F8" w14:textId="77777777" w:rsidR="00C34357" w:rsidRDefault="00000000">
            <w:pPr>
              <w:jc w:val="center"/>
            </w:pPr>
            <w:r>
              <w:rPr>
                <w:b/>
                <w:bCs/>
                <w:color w:val="000000"/>
                <w:sz w:val="18"/>
                <w:szCs w:val="18"/>
              </w:rPr>
              <w:t>Tecnológica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52D976A" w14:textId="77777777" w:rsidR="00C34357" w:rsidRDefault="00000000">
            <w:r>
              <w:rPr>
                <w:color w:val="000000"/>
                <w:sz w:val="19"/>
                <w:szCs w:val="19"/>
              </w:rPr>
              <w:t>Stack Python 3.13+ / FastAPI / Netmiko</w:t>
            </w:r>
          </w:p>
        </w:tc>
      </w:tr>
      <w:tr w:rsidR="00C34357" w14:paraId="3A685D2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ACD2219" w14:textId="77777777" w:rsidR="00C34357" w:rsidRDefault="00000000">
            <w:pPr>
              <w:jc w:val="center"/>
            </w:pPr>
            <w:r>
              <w:rPr>
                <w:b/>
                <w:bCs/>
                <w:color w:val="000000"/>
                <w:sz w:val="20"/>
                <w:szCs w:val="20"/>
              </w:rPr>
              <w:t>RO-01</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0AA1FBFE" w14:textId="77777777" w:rsidR="00C34357" w:rsidRDefault="00000000">
            <w:pPr>
              <w:jc w:val="center"/>
            </w:pPr>
            <w:r>
              <w:rPr>
                <w:b/>
                <w:bCs/>
                <w:color w:val="000000"/>
                <w:sz w:val="18"/>
                <w:szCs w:val="18"/>
              </w:rPr>
              <w:t>Operacional</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4CF53A" w14:textId="77777777" w:rsidR="00C34357" w:rsidRDefault="00000000">
            <w:r>
              <w:rPr>
                <w:color w:val="000000"/>
                <w:sz w:val="19"/>
                <w:szCs w:val="19"/>
              </w:rPr>
              <w:t>Continuidad operativa sin interrupción durante migración</w:t>
            </w:r>
          </w:p>
        </w:tc>
      </w:tr>
      <w:tr w:rsidR="00C34357" w14:paraId="3FFD4D1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CA8C04" w14:textId="77777777" w:rsidR="00C34357" w:rsidRDefault="00000000">
            <w:pPr>
              <w:jc w:val="center"/>
            </w:pPr>
            <w:r>
              <w:rPr>
                <w:b/>
                <w:bCs/>
                <w:color w:val="000000"/>
                <w:sz w:val="20"/>
                <w:szCs w:val="20"/>
              </w:rPr>
              <w:t>RO-02</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056A670C" w14:textId="77777777" w:rsidR="00C34357" w:rsidRDefault="00000000">
            <w:pPr>
              <w:jc w:val="center"/>
            </w:pPr>
            <w:r>
              <w:rPr>
                <w:b/>
                <w:bCs/>
                <w:color w:val="000000"/>
                <w:sz w:val="18"/>
                <w:szCs w:val="18"/>
              </w:rPr>
              <w:t>Operacional</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DFFF8EC" w14:textId="77777777" w:rsidR="00C34357" w:rsidRDefault="00000000">
            <w:r>
              <w:rPr>
                <w:color w:val="000000"/>
                <w:sz w:val="19"/>
                <w:szCs w:val="19"/>
              </w:rPr>
              <w:t>Transparencia absoluta para VNOs (misma interfaz, mismos tiempos)</w:t>
            </w:r>
          </w:p>
        </w:tc>
      </w:tr>
      <w:tr w:rsidR="00C34357" w14:paraId="724AA78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83B057" w14:textId="77777777" w:rsidR="00C34357" w:rsidRDefault="00000000">
            <w:pPr>
              <w:jc w:val="center"/>
            </w:pPr>
            <w:r>
              <w:rPr>
                <w:b/>
                <w:bCs/>
                <w:color w:val="000000"/>
                <w:sz w:val="20"/>
                <w:szCs w:val="20"/>
              </w:rPr>
              <w:t>RO-03</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1E10E7E7" w14:textId="77777777" w:rsidR="00C34357" w:rsidRDefault="00000000">
            <w:pPr>
              <w:jc w:val="center"/>
            </w:pPr>
            <w:r>
              <w:rPr>
                <w:b/>
                <w:bCs/>
                <w:color w:val="000000"/>
                <w:sz w:val="18"/>
                <w:szCs w:val="18"/>
              </w:rPr>
              <w:t>Operacional</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9D4AC9" w14:textId="77777777" w:rsidR="00C34357" w:rsidRDefault="00000000">
            <w:r>
              <w:rPr>
                <w:color w:val="000000"/>
                <w:sz w:val="19"/>
                <w:szCs w:val="19"/>
              </w:rPr>
              <w:t>Migración progresiva con Feature Flags y rollback instantáneo</w:t>
            </w:r>
          </w:p>
        </w:tc>
      </w:tr>
      <w:tr w:rsidR="00C34357" w14:paraId="28E5A270"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09F42F" w14:textId="77777777" w:rsidR="00C34357" w:rsidRDefault="00000000">
            <w:pPr>
              <w:jc w:val="center"/>
            </w:pPr>
            <w:r>
              <w:rPr>
                <w:b/>
                <w:bCs/>
                <w:color w:val="000000"/>
                <w:sz w:val="20"/>
                <w:szCs w:val="20"/>
              </w:rPr>
              <w:t>RO-04</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59E97894" w14:textId="77777777" w:rsidR="00C34357" w:rsidRDefault="00000000">
            <w:pPr>
              <w:jc w:val="center"/>
            </w:pPr>
            <w:r>
              <w:rPr>
                <w:b/>
                <w:bCs/>
                <w:color w:val="000000"/>
                <w:sz w:val="18"/>
                <w:szCs w:val="18"/>
              </w:rPr>
              <w:t>Operacional</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C3A6DF" w14:textId="77777777" w:rsidR="00C34357" w:rsidRDefault="00000000">
            <w:r>
              <w:rPr>
                <w:color w:val="000000"/>
                <w:sz w:val="19"/>
                <w:szCs w:val="19"/>
              </w:rPr>
              <w:t>BluePlanet en standby hasta 30 días de cero tráfico</w:t>
            </w:r>
          </w:p>
        </w:tc>
      </w:tr>
      <w:tr w:rsidR="00C34357" w14:paraId="001235A2"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956C0C" w14:textId="77777777" w:rsidR="00C34357" w:rsidRDefault="00000000">
            <w:pPr>
              <w:jc w:val="center"/>
            </w:pPr>
            <w:r>
              <w:rPr>
                <w:b/>
                <w:bCs/>
                <w:color w:val="000000"/>
                <w:sz w:val="20"/>
                <w:szCs w:val="20"/>
              </w:rPr>
              <w:t>RO-05</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5B5EB52A" w14:textId="77777777" w:rsidR="00C34357" w:rsidRDefault="00000000">
            <w:pPr>
              <w:jc w:val="center"/>
            </w:pPr>
            <w:r>
              <w:rPr>
                <w:b/>
                <w:bCs/>
                <w:color w:val="000000"/>
                <w:sz w:val="18"/>
                <w:szCs w:val="18"/>
              </w:rPr>
              <w:t>Operacional</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58FDEC" w14:textId="77777777" w:rsidR="00C34357" w:rsidRDefault="00000000">
            <w:r>
              <w:rPr>
                <w:color w:val="000000"/>
                <w:sz w:val="19"/>
                <w:szCs w:val="19"/>
              </w:rPr>
              <w:t>Ambientes ServiceNow administrados exclusivamente por ON·NET</w:t>
            </w:r>
          </w:p>
        </w:tc>
      </w:tr>
      <w:tr w:rsidR="00C34357" w14:paraId="66B39AE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5A034BC" w14:textId="77777777" w:rsidR="00C34357" w:rsidRDefault="00000000">
            <w:pPr>
              <w:jc w:val="center"/>
            </w:pPr>
            <w:r>
              <w:rPr>
                <w:b/>
                <w:bCs/>
                <w:color w:val="000000"/>
                <w:sz w:val="20"/>
                <w:szCs w:val="20"/>
              </w:rPr>
              <w:t>RR-01</w:t>
            </w:r>
          </w:p>
        </w:tc>
        <w:tc>
          <w:tcPr>
            <w:tcW w:w="12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7E13E291" w14:textId="77777777" w:rsidR="00C34357" w:rsidRDefault="00000000">
            <w:pPr>
              <w:jc w:val="center"/>
            </w:pPr>
            <w:r>
              <w:rPr>
                <w:b/>
                <w:bCs/>
                <w:color w:val="000000"/>
                <w:sz w:val="18"/>
                <w:szCs w:val="18"/>
              </w:rPr>
              <w:t>Regulatoria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E7CD16" w14:textId="77777777" w:rsidR="00C34357" w:rsidRDefault="00000000">
            <w:r>
              <w:rPr>
                <w:color w:val="000000"/>
                <w:sz w:val="19"/>
                <w:szCs w:val="19"/>
              </w:rPr>
              <w:t>Cumplimiento Ley 19.628 protección datos + Ley 21.459 delitos informáticos</w:t>
            </w:r>
          </w:p>
        </w:tc>
      </w:tr>
      <w:tr w:rsidR="00C34357" w14:paraId="2254EE6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4BA9C7" w14:textId="77777777" w:rsidR="00C34357" w:rsidRDefault="00000000">
            <w:pPr>
              <w:jc w:val="center"/>
            </w:pPr>
            <w:r>
              <w:rPr>
                <w:b/>
                <w:bCs/>
                <w:color w:val="000000"/>
                <w:sz w:val="20"/>
                <w:szCs w:val="20"/>
              </w:rPr>
              <w:t>RR-02</w:t>
            </w:r>
          </w:p>
        </w:tc>
        <w:tc>
          <w:tcPr>
            <w:tcW w:w="12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58BD00CC" w14:textId="77777777" w:rsidR="00C34357" w:rsidRDefault="00000000">
            <w:pPr>
              <w:jc w:val="center"/>
            </w:pPr>
            <w:r>
              <w:rPr>
                <w:b/>
                <w:bCs/>
                <w:color w:val="000000"/>
                <w:sz w:val="18"/>
                <w:szCs w:val="18"/>
              </w:rPr>
              <w:t>Regulatoria</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D47337" w14:textId="77777777" w:rsidR="00C34357" w:rsidRDefault="00000000">
            <w:r>
              <w:rPr>
                <w:color w:val="000000"/>
                <w:sz w:val="19"/>
                <w:szCs w:val="19"/>
              </w:rPr>
              <w:t>Políticas de seguridad corporativas ON·NET / CISO</w:t>
            </w:r>
          </w:p>
        </w:tc>
      </w:tr>
      <w:tr w:rsidR="00C34357" w14:paraId="2333B2E5"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4AD510" w14:textId="77777777" w:rsidR="00C34357" w:rsidRDefault="00000000">
            <w:pPr>
              <w:jc w:val="center"/>
            </w:pPr>
            <w:r>
              <w:rPr>
                <w:b/>
                <w:bCs/>
                <w:color w:val="000000"/>
                <w:sz w:val="20"/>
                <w:szCs w:val="20"/>
              </w:rPr>
              <w:t>RR-03</w:t>
            </w:r>
          </w:p>
        </w:tc>
        <w:tc>
          <w:tcPr>
            <w:tcW w:w="12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64DC9303" w14:textId="77777777" w:rsidR="00C34357" w:rsidRDefault="00000000">
            <w:pPr>
              <w:jc w:val="center"/>
            </w:pPr>
            <w:r>
              <w:rPr>
                <w:b/>
                <w:bCs/>
                <w:color w:val="000000"/>
                <w:sz w:val="18"/>
                <w:szCs w:val="18"/>
              </w:rPr>
              <w:t>Regulatoria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00CFE0" w14:textId="77777777" w:rsidR="00C34357" w:rsidRDefault="00000000">
            <w:r>
              <w:rPr>
                <w:color w:val="000000"/>
                <w:sz w:val="19"/>
                <w:szCs w:val="19"/>
              </w:rPr>
              <w:t>Aprobación CISO como criterio obligatorio de Go-Live</w:t>
            </w:r>
          </w:p>
        </w:tc>
      </w:tr>
      <w:tr w:rsidR="00C34357" w14:paraId="55351CA5"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62D209" w14:textId="77777777" w:rsidR="00C34357" w:rsidRDefault="00000000">
            <w:pPr>
              <w:jc w:val="center"/>
            </w:pPr>
            <w:r>
              <w:rPr>
                <w:b/>
                <w:bCs/>
                <w:color w:val="000000"/>
                <w:sz w:val="20"/>
                <w:szCs w:val="20"/>
              </w:rPr>
              <w:t>RR-04</w:t>
            </w:r>
          </w:p>
        </w:tc>
        <w:tc>
          <w:tcPr>
            <w:tcW w:w="12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17206AC1" w14:textId="77777777" w:rsidR="00C34357" w:rsidRDefault="00000000">
            <w:pPr>
              <w:jc w:val="center"/>
            </w:pPr>
            <w:r>
              <w:rPr>
                <w:b/>
                <w:bCs/>
                <w:color w:val="000000"/>
                <w:sz w:val="18"/>
                <w:szCs w:val="18"/>
              </w:rPr>
              <w:t>Regulatoria</w:t>
            </w:r>
          </w:p>
        </w:tc>
        <w:tc>
          <w:tcPr>
            <w:tcW w:w="7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AC2C87" w14:textId="77777777" w:rsidR="00C34357" w:rsidRDefault="00000000">
            <w:r>
              <w:rPr>
                <w:color w:val="000000"/>
                <w:sz w:val="19"/>
                <w:szCs w:val="19"/>
              </w:rPr>
              <w:t>Cifrado TLS 1.2+ en todas las comunicaciones REST/HTTPS</w:t>
            </w:r>
          </w:p>
        </w:tc>
      </w:tr>
      <w:tr w:rsidR="00C34357" w14:paraId="585BD9E1"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198CB77" w14:textId="77777777" w:rsidR="00C34357" w:rsidRDefault="00000000">
            <w:pPr>
              <w:jc w:val="center"/>
            </w:pPr>
            <w:r>
              <w:rPr>
                <w:b/>
                <w:bCs/>
                <w:color w:val="000000"/>
                <w:sz w:val="20"/>
                <w:szCs w:val="20"/>
              </w:rPr>
              <w:t>RR-05</w:t>
            </w:r>
          </w:p>
        </w:tc>
        <w:tc>
          <w:tcPr>
            <w:tcW w:w="12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0DC29928" w14:textId="77777777" w:rsidR="00C34357" w:rsidRDefault="00000000">
            <w:pPr>
              <w:jc w:val="center"/>
            </w:pPr>
            <w:r>
              <w:rPr>
                <w:b/>
                <w:bCs/>
                <w:color w:val="000000"/>
                <w:sz w:val="18"/>
                <w:szCs w:val="18"/>
              </w:rPr>
              <w:t>Regulatoria</w:t>
            </w:r>
          </w:p>
        </w:tc>
        <w:tc>
          <w:tcPr>
            <w:tcW w:w="7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7A4FFF" w14:textId="77777777" w:rsidR="00C34357" w:rsidRDefault="00000000">
            <w:r>
              <w:rPr>
                <w:color w:val="000000"/>
                <w:sz w:val="19"/>
                <w:szCs w:val="19"/>
              </w:rPr>
              <w:t>Cifrado AES-256 en reposo para credenciales SSH de OLTs</w:t>
            </w:r>
          </w:p>
        </w:tc>
      </w:tr>
    </w:tbl>
    <w:p w14:paraId="56C26A79" w14:textId="77777777" w:rsidR="00C34357" w:rsidRDefault="00000000">
      <w:r>
        <w:br w:type="page"/>
      </w:r>
    </w:p>
    <w:p w14:paraId="7B7B86B6" w14:textId="77777777" w:rsidR="00C34357" w:rsidRDefault="00000000">
      <w:pPr>
        <w:pStyle w:val="Ttulo2"/>
      </w:pPr>
      <w:bookmarkStart w:id="54" w:name="_Toc226041842"/>
      <w:r>
        <w:lastRenderedPageBreak/>
        <w:t>4.2 Supuestos</w:t>
      </w:r>
      <w:bookmarkEnd w:id="54"/>
    </w:p>
    <w:p w14:paraId="4CEBDD64" w14:textId="77777777" w:rsidR="00C34357" w:rsidRDefault="00000000">
      <w:pPr>
        <w:spacing w:after="160"/>
        <w:jc w:val="both"/>
      </w:pPr>
      <w:r>
        <w:t>Los siguientes supuestos representan las condiciones que se asumen como verdaderas para la planificación y ejecución del proyecto. Estos supuestos fueron establecidos durante la fase de Inception (Sprint 0) en conjunto entre MOS-iT y ON·NET, y su validación continua es responsabilidad compartida de ambas partes. El incumplimiento de cualquiera de estos supuestos puede generar impactos en el alcance, cronograma o presupuesto del proyecto, y debe ser gestionado formalmente a través del proceso de gestión de cambios.</w:t>
      </w:r>
    </w:p>
    <w:p w14:paraId="0F99271D" w14:textId="77777777" w:rsidR="00C34357" w:rsidRDefault="00000000">
      <w:pPr>
        <w:spacing w:after="160"/>
        <w:jc w:val="both"/>
      </w:pPr>
      <w:r>
        <w:rPr>
          <w:b/>
          <w:bCs/>
        </w:rPr>
        <w:t xml:space="preserve">S-01 — Interfaces de VNOs sin cambios: </w:t>
      </w:r>
      <w:r>
        <w:t>Se asume que las 4 VNOs mantienen sus interfaces de integración actuales sin modificaciones durante la duración del proyecto. La certificación con VNOs se realizará para validar paridad funcional, NO para introducir cambios en las APIs. Cualquier solicitud de cambio de interfaz por parte de una VNO durante el período del proyecto deberá ser evaluada como cambio de alcance y podrá ser diferida a la fase futura definida por el Director de Tecnología.</w:t>
      </w:r>
    </w:p>
    <w:p w14:paraId="017E3897" w14:textId="77777777" w:rsidR="00C34357" w:rsidRDefault="00000000">
      <w:pPr>
        <w:spacing w:after="160"/>
        <w:jc w:val="both"/>
      </w:pPr>
      <w:r>
        <w:rPr>
          <w:b/>
          <w:bCs/>
        </w:rPr>
        <w:t xml:space="preserve">S-02 — Licencias vigentes de plataformas: </w:t>
      </w:r>
      <w:r>
        <w:t>Se asume que ON·NET dispone de licencias vigentes y operativas para ServiceNow (SOM, CMDB, ITSM, FlowDesigner), WSO2 APIM, Axway APIM, Dynatrace (agentes APM y licencias de host) y BluePlanet UAA durante todo el período del proyecto (marzo a diciembre 2026). La adquisición, renovación y mantenimiento de estas licencias es responsabilidad exclusiva de ON·NET (exclusión EXC-12).</w:t>
      </w:r>
    </w:p>
    <w:p w14:paraId="624D9D0B" w14:textId="77777777" w:rsidR="00C34357" w:rsidRDefault="00000000">
      <w:pPr>
        <w:spacing w:after="160"/>
        <w:jc w:val="both"/>
      </w:pPr>
      <w:r>
        <w:rPr>
          <w:b/>
          <w:bCs/>
        </w:rPr>
        <w:t xml:space="preserve">S-03 — Acceso SSH a OLTs: </w:t>
      </w:r>
      <w:r>
        <w:t>Se asume que el equipo de Ingeniería de Redes de ON·NET provee acceso SSH funcional desde el datacenter IFX hacia las OLTs Nokia y Huawei de la red productiva. Esto incluye: la creación de un usuario SSH dedicado para Komands en cada OLT con permisos de mínimo privilegio, el registro de las IPs del cluster Kubernetes de Komands en la whitelist de cada OLT, y la validación de que la ruta de red entre IFX y cada OLT es estable y segura. Esta dependencia está clasificada como crítica para la semana 4 del proyecto.</w:t>
      </w:r>
    </w:p>
    <w:p w14:paraId="568EA4EF" w14:textId="77777777" w:rsidR="00C34357" w:rsidRDefault="00000000">
      <w:pPr>
        <w:spacing w:after="160"/>
        <w:jc w:val="both"/>
      </w:pPr>
      <w:r>
        <w:rPr>
          <w:b/>
          <w:bCs/>
        </w:rPr>
        <w:t xml:space="preserve">S-04 — Infraestructura IFX operativa en plazo: </w:t>
      </w:r>
      <w:r>
        <w:t>Se asume que la infraestructura de Kubernetes en IFX estará aprovisionada y operativa según la especificación de infraestructura revisada (REF-06). Esto incluye las 20 VMs de producción para Komands, las 5 VMs de Web Contingencia Cero, las 8 VMs de ambientes no productivos (DEV, QA, Lab), la configuración de red y seguridad perimetral, y la VPN site-to-site con ON·NET. El cumplimiento de este supuesto depende de la firma del contrato con IFX (dependencia crítica bloqueante, semana 3).</w:t>
      </w:r>
    </w:p>
    <w:p w14:paraId="395A4662" w14:textId="77777777" w:rsidR="00C34357" w:rsidRDefault="00000000">
      <w:pPr>
        <w:spacing w:after="160"/>
        <w:jc w:val="both"/>
      </w:pPr>
      <w:r>
        <w:rPr>
          <w:b/>
          <w:bCs/>
        </w:rPr>
        <w:t xml:space="preserve">S-05 — Contrato IFX Datacenter: </w:t>
      </w:r>
      <w:r>
        <w:t>Se asume que el contrato con IFX Datacenter se formaliza durante las primeras semanas del proyecto. Al 24 de marzo de 2026, el RFP se encuentra en proceso de presentación al Comité de Compra de ON·NET. Esta es la dependencia más crítica del proyecto: sin la infraestructura provisionada por IFX, el desarrollo y las pruebas quedan detenidos. La gestión de este contrato es responsabilidad de JP Técnico ON·NET (Jefe de Proyecto Técnico ON·NET). Como contingencia, si la firma se atrasa, el equipo de MOS-iT utilizará infraestructura temporal Docker Compose local para los ambientes DEV sin detener el desarrollo; sin embargo, las pruebas E2E con OLTs y la certificación de VNOs requieren obligatoriamente la infraestructura IFX. Si IFX no cumple los SLAs de disponibilidad (99.9%) o los tiempos de provisión comprometidos una vez formalizado el contrato, ON·NET activará el proceso de escalamiento contractual con IFX.</w:t>
      </w:r>
    </w:p>
    <w:p w14:paraId="574AE41C" w14:textId="77777777" w:rsidR="00C34357" w:rsidRDefault="00000000">
      <w:pPr>
        <w:spacing w:after="160"/>
        <w:jc w:val="both"/>
      </w:pPr>
      <w:r>
        <w:rPr>
          <w:b/>
          <w:bCs/>
        </w:rPr>
        <w:t xml:space="preserve">S-06 — Acceso a BluePlanet para captura TDD: </w:t>
      </w:r>
      <w:r>
        <w:t xml:space="preserve">Se asume que ON·NET provee acceso completo a la plataforma BluePlanet actual, incluyendo: logs y trazas de transacciones reales, documentación de las APIs actuales hacia las VNOs, acceso a los flujos BPO/BPI para captura de comportamiento, y un ambiente paralelo de BluePlanet disponible para ejecutar tests de </w:t>
      </w:r>
      <w:r>
        <w:lastRenderedPageBreak/>
        <w:t>paridad (comparar outputs de BluePlanet vs Komands para las mismas entradas). Este acceso es fundamental para el enfoque TDD y la validación de paridad funcional.</w:t>
      </w:r>
    </w:p>
    <w:p w14:paraId="6F1DDD16" w14:textId="77777777" w:rsidR="00C34357" w:rsidRDefault="00000000">
      <w:pPr>
        <w:spacing w:after="160"/>
        <w:jc w:val="both"/>
      </w:pPr>
      <w:r>
        <w:rPr>
          <w:b/>
          <w:bCs/>
        </w:rPr>
        <w:t xml:space="preserve">S-07 — HLDs de comandos CLI validados: </w:t>
      </w:r>
      <w:r>
        <w:t>Se asume que los documentos de diseño de comandos CLI por vendor (Nokia ISAM y Huawei MA5800/MA5600T) para todos los productos (FTTH y SSAA en todos sus grupos comerciales A-E, BX, DX) y todas las operaciones (activación, baja, modificación, cambio de velocidad, swap ONT, etc.) están disponibles, completos y validados por Ingeniería de Redes antes de la semana 6 del proyecto. Los documentos LLD FTTH Consolidado (REF-09) y LLD SSAA Consolidado (REF-10) constituyen la base de este supuesto. El documento de Diseño de Red SSAA v3.1.1 (REF-11) es la referencia técnica autoritativa para los perfiles de velocidad, VLANs y configuración de OLTs.</w:t>
      </w:r>
    </w:p>
    <w:p w14:paraId="67B789CE" w14:textId="77777777" w:rsidR="00C34357" w:rsidRDefault="00000000">
      <w:pPr>
        <w:spacing w:after="160"/>
        <w:jc w:val="both"/>
      </w:pPr>
      <w:r>
        <w:rPr>
          <w:b/>
          <w:bCs/>
        </w:rPr>
        <w:t xml:space="preserve">S-08 — Ambientes ServiceNow disponibles: </w:t>
      </w:r>
      <w:r>
        <w:t>Se asume que los ambientes ServiceNow DEV y QA están disponibles y accesibles para el equipo de desarrollo de MOS-iT desde la semana 1 del proyecto. El ambiente QA debe contener una configuración representativa de la producción (flujos FlowDesigner, tablas CMDB, configuraciones SOM) para permitir pruebas realistas. La provisión de accesos y la coordinación de ambientes es responsabilidad de ServiceNow ON·NET (ServiceNow ON·NET).</w:t>
      </w:r>
    </w:p>
    <w:p w14:paraId="072E8492" w14:textId="77777777" w:rsidR="00C34357" w:rsidRDefault="00000000">
      <w:pPr>
        <w:spacing w:after="160"/>
        <w:jc w:val="both"/>
      </w:pPr>
      <w:r>
        <w:rPr>
          <w:b/>
          <w:bCs/>
        </w:rPr>
        <w:t xml:space="preserve">S-09 — OLTs de laboratorio disponibles: </w:t>
      </w:r>
      <w:r>
        <w:t>Se asume que Ingeniería de Redes de ON·NET dispone de OLTs físicas Nokia (ISAM FX o 7360) y Huawei (MA5800 o MA5600T) en un laboratorio accesible desde el datacenter IFX, para que el equipo de desarrollo de MOS-iT pueda probar los comandos CLI en equipos reales sin riesgo de afectar la red productiva. Las OLTs de laboratorio deben tener el mismo firmware que las de producción (Nokia Rel. 6.2, Huawei V800R018/V100R020). Esta dependencia está clasificada como alta para la semana 4.</w:t>
      </w:r>
    </w:p>
    <w:p w14:paraId="1EA09BA0" w14:textId="77777777" w:rsidR="00C34357" w:rsidRDefault="00000000">
      <w:pPr>
        <w:spacing w:after="160"/>
        <w:jc w:val="both"/>
      </w:pPr>
      <w:r>
        <w:rPr>
          <w:b/>
          <w:bCs/>
        </w:rPr>
        <w:t xml:space="preserve">S-10 — Patrón de comunicación por API: </w:t>
      </w:r>
      <w:r>
        <w:t>Se asume que el patrón de comunicación (síncrono vs asíncrono) de cada API se mantiene idéntico al actual. Específicamente: la API de Activación opera en modo asíncrono (ServiceNow envía request, Komands responde con ACK 202 Accepted inmediato, ejecuta la operación en la OLT, y notifica el resultado mediante callback al Service Listener vía Axway hacia ServiceNow). El resto de las APIs (Factibilidad, Asignación, Consulta de Acceso, etc.) operan en modo síncrono. Este patrón fue validado contra los diagramas de flujo AS-IS de rendimiento (REF-14) que documentan el tipo de servicio acordado con cada VNO.</w:t>
      </w:r>
    </w:p>
    <w:p w14:paraId="127F00A6" w14:textId="77777777" w:rsidR="00C34357" w:rsidRDefault="00000000">
      <w:pPr>
        <w:spacing w:after="160"/>
        <w:jc w:val="both"/>
      </w:pPr>
      <w:r>
        <w:rPr>
          <w:b/>
          <w:bCs/>
        </w:rPr>
        <w:t xml:space="preserve">S-11 — Estabilidad de firmware de OLTs: </w:t>
      </w:r>
      <w:r>
        <w:t>Se asume que ON·NET no ejecutará actualizaciones masivas de firmware en las OLTs Nokia ni Huawei del parque productivo durante las fases de desarrollo y certificación del proyecto (Fases 0 a 3) sin coordinación previa con el equipo del proyecto. Cualquier actualización de firmware planificada debe ser notificada con al menos 2 semanas de anticipación para que MOS-iT pueda validar la compatibilidad de los comandos CLI y ajustar los templates si es necesario. Actualizaciones de firmware no coordinadas pueden generar fallas de paridad no atribuibles a Komands.</w:t>
      </w:r>
    </w:p>
    <w:p w14:paraId="2D48AAA3" w14:textId="77777777" w:rsidR="00C34357" w:rsidRDefault="00000000">
      <w:pPr>
        <w:spacing w:after="160"/>
        <w:jc w:val="both"/>
      </w:pPr>
      <w:r>
        <w:rPr>
          <w:b/>
          <w:bCs/>
        </w:rPr>
        <w:t xml:space="preserve">S-12 — Límite de sesiones SSH concurrentes por OLT: </w:t>
      </w:r>
      <w:r>
        <w:t>Se asume un máximo de 5 sesiones SSH concurrentes por OLT como valor por defecto para Komands. Este límite es configurable por modelo de OLT en el Catálogo Técnico y se define para garantizar que Ingeniería de Redes de ON·NET y la Web Contingencia Cero mantengan acceso administrativo a las OLTs mientras Komands opera. Las OLTs Nokia y Huawei del parque actual soportan típicamente entre 10 y 15 sesiones SSH simultáneas; con 5 reservadas para Komands, quedan entre 5 y 10 disponibles para acceso administrativo manual.</w:t>
      </w:r>
    </w:p>
    <w:p w14:paraId="57C6E9E2" w14:textId="77777777" w:rsidR="00C34357" w:rsidRDefault="00000000">
      <w:pPr>
        <w:spacing w:after="160"/>
        <w:jc w:val="both"/>
      </w:pPr>
      <w:r>
        <w:rPr>
          <w:b/>
          <w:bCs/>
        </w:rPr>
        <w:t xml:space="preserve">S-13 — Ventana de mantenimiento: </w:t>
      </w:r>
      <w:r>
        <w:t xml:space="preserve">La ventana de mantenimiento planificado de la plataforma Komands se define los domingos de 02:00 a 06:00 hrs (hora Chile), período de menor tráfico de </w:t>
      </w:r>
      <w:r>
        <w:lastRenderedPageBreak/>
        <w:t>provisión. Esta ventana se utiliza para operaciones que no pueden ejecutarse con zero-downtime: upgrades de versión mayor de PostgreSQL, rotación de certificados SSL, patches de seguridad críticos de Kubernetes, y actualizaciones de configuración que requieran reinicio de pods. Los despliegues regulares de microservicios (rolling update) se ejecutan sin ventana de mantenimiento en cualquier momento del día.</w:t>
      </w:r>
    </w:p>
    <w:p w14:paraId="05076590" w14:textId="77777777" w:rsidR="00C34357" w:rsidRDefault="00C34357">
      <w:pPr>
        <w:spacing w:after="80"/>
      </w:pPr>
    </w:p>
    <w:p w14:paraId="07CFEC5B" w14:textId="77777777" w:rsidR="00C34357" w:rsidRDefault="00000000">
      <w:pPr>
        <w:spacing w:after="160"/>
        <w:jc w:val="both"/>
      </w:pPr>
      <w:r>
        <w:rPr>
          <w:b/>
          <w:bCs/>
        </w:rPr>
        <w:t>La siguiente tabla consolida los supuestos del proyecto con su dependencia y semana crítica: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00"/>
        <w:gridCol w:w="3600"/>
        <w:gridCol w:w="2000"/>
        <w:gridCol w:w="3060"/>
      </w:tblGrid>
      <w:tr w:rsidR="00C34357" w14:paraId="44963D8B"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EAB0486" w14:textId="77777777" w:rsidR="00C34357" w:rsidRDefault="00000000">
            <w:pPr>
              <w:jc w:val="center"/>
            </w:pPr>
            <w:r>
              <w:rPr>
                <w:b/>
                <w:bCs/>
                <w:color w:val="FFFFFF"/>
                <w:sz w:val="20"/>
                <w:szCs w:val="20"/>
              </w:rPr>
              <w:t>ID</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1D95BA1" w14:textId="77777777" w:rsidR="00C34357" w:rsidRDefault="00000000">
            <w:pPr>
              <w:jc w:val="center"/>
            </w:pPr>
            <w:r>
              <w:rPr>
                <w:b/>
                <w:bCs/>
                <w:color w:val="FFFFFF"/>
                <w:sz w:val="20"/>
                <w:szCs w:val="20"/>
              </w:rPr>
              <w:t>Supuesto</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A9CE5E3" w14:textId="77777777" w:rsidR="00C34357" w:rsidRDefault="00000000">
            <w:pPr>
              <w:jc w:val="center"/>
            </w:pPr>
            <w:r>
              <w:rPr>
                <w:b/>
                <w:bCs/>
                <w:color w:val="FFFFFF"/>
                <w:sz w:val="20"/>
                <w:szCs w:val="20"/>
              </w:rPr>
              <w:t>Dependencia</w:t>
            </w:r>
          </w:p>
        </w:tc>
        <w:tc>
          <w:tcPr>
            <w:tcW w:w="3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02C0A5C" w14:textId="77777777" w:rsidR="00C34357" w:rsidRDefault="00000000">
            <w:pPr>
              <w:jc w:val="center"/>
            </w:pPr>
            <w:r>
              <w:rPr>
                <w:b/>
                <w:bCs/>
                <w:color w:val="FFFFFF"/>
                <w:sz w:val="20"/>
                <w:szCs w:val="20"/>
              </w:rPr>
              <w:t>Semana / Criticidad</w:t>
            </w:r>
          </w:p>
        </w:tc>
      </w:tr>
      <w:tr w:rsidR="00C34357" w14:paraId="2CBC5CAC"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C3DA55" w14:textId="77777777" w:rsidR="00C34357" w:rsidRDefault="00000000">
            <w:pPr>
              <w:jc w:val="center"/>
            </w:pPr>
            <w:r>
              <w:rPr>
                <w:b/>
                <w:bCs/>
                <w:color w:val="000000"/>
                <w:sz w:val="20"/>
                <w:szCs w:val="20"/>
              </w:rPr>
              <w:t>S-01</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E9BCABE" w14:textId="77777777" w:rsidR="00C34357" w:rsidRDefault="00000000">
            <w:r>
              <w:rPr>
                <w:color w:val="000000"/>
                <w:sz w:val="19"/>
                <w:szCs w:val="19"/>
              </w:rPr>
              <w:t>Interfaces VNOs sin cambios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BDA905" w14:textId="77777777" w:rsidR="00C34357" w:rsidRDefault="00000000">
            <w:r>
              <w:rPr>
                <w:color w:val="000000"/>
                <w:sz w:val="18"/>
                <w:szCs w:val="18"/>
              </w:rPr>
              <w:t>VNOs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C0A2863" w14:textId="77777777" w:rsidR="00C34357" w:rsidRDefault="00000000">
            <w:r>
              <w:rPr>
                <w:color w:val="000000"/>
                <w:sz w:val="18"/>
                <w:szCs w:val="18"/>
              </w:rPr>
              <w:t>Toda la duración</w:t>
            </w:r>
          </w:p>
        </w:tc>
      </w:tr>
      <w:tr w:rsidR="00C34357" w14:paraId="67C46B0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3BEBF4" w14:textId="77777777" w:rsidR="00C34357" w:rsidRDefault="00000000">
            <w:pPr>
              <w:jc w:val="center"/>
            </w:pPr>
            <w:r>
              <w:rPr>
                <w:b/>
                <w:bCs/>
                <w:color w:val="000000"/>
                <w:sz w:val="20"/>
                <w:szCs w:val="20"/>
              </w:rPr>
              <w:t>S-02</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2D7D5B2" w14:textId="77777777" w:rsidR="00C34357" w:rsidRDefault="00000000">
            <w:r>
              <w:rPr>
                <w:color w:val="000000"/>
                <w:sz w:val="19"/>
                <w:szCs w:val="19"/>
              </w:rPr>
              <w:t>Licencias plataformas vigentes</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2DD047" w14:textId="77777777" w:rsidR="00C34357" w:rsidRDefault="00000000">
            <w:r>
              <w:rPr>
                <w:color w:val="000000"/>
                <w:sz w:val="18"/>
                <w:szCs w:val="18"/>
              </w:rPr>
              <w:t>ON·NET</w:t>
            </w:r>
          </w:p>
        </w:tc>
        <w:tc>
          <w:tcPr>
            <w:tcW w:w="3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9BF9A1" w14:textId="77777777" w:rsidR="00C34357" w:rsidRDefault="00000000">
            <w:r>
              <w:rPr>
                <w:color w:val="000000"/>
                <w:sz w:val="18"/>
                <w:szCs w:val="18"/>
              </w:rPr>
              <w:t>Toda la duración</w:t>
            </w:r>
          </w:p>
        </w:tc>
      </w:tr>
      <w:tr w:rsidR="00C34357" w14:paraId="104EAFF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4BE28E" w14:textId="77777777" w:rsidR="00C34357" w:rsidRDefault="00000000">
            <w:pPr>
              <w:jc w:val="center"/>
            </w:pPr>
            <w:r>
              <w:rPr>
                <w:b/>
                <w:bCs/>
                <w:color w:val="000000"/>
                <w:sz w:val="20"/>
                <w:szCs w:val="20"/>
              </w:rPr>
              <w:t>S-03</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3F660E" w14:textId="77777777" w:rsidR="00C34357" w:rsidRDefault="00000000">
            <w:r>
              <w:rPr>
                <w:color w:val="000000"/>
                <w:sz w:val="19"/>
                <w:szCs w:val="19"/>
              </w:rPr>
              <w:t>Acceso SSH a OLTs habilitado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3B2CAF" w14:textId="77777777" w:rsidR="00C34357" w:rsidRDefault="00000000">
            <w:r>
              <w:rPr>
                <w:color w:val="000000"/>
                <w:sz w:val="18"/>
                <w:szCs w:val="18"/>
              </w:rPr>
              <w:t>Ing. Redes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2E0A51" w14:textId="77777777" w:rsidR="00C34357" w:rsidRDefault="00000000">
            <w:r>
              <w:rPr>
                <w:b/>
                <w:bCs/>
                <w:color w:val="E65100"/>
                <w:sz w:val="18"/>
                <w:szCs w:val="18"/>
              </w:rPr>
              <w:t>Semana 4 (crítica)</w:t>
            </w:r>
          </w:p>
        </w:tc>
      </w:tr>
      <w:tr w:rsidR="00C34357" w14:paraId="48679F1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C1C889" w14:textId="77777777" w:rsidR="00C34357" w:rsidRDefault="00000000">
            <w:pPr>
              <w:jc w:val="center"/>
            </w:pPr>
            <w:r>
              <w:rPr>
                <w:b/>
                <w:bCs/>
                <w:color w:val="000000"/>
                <w:sz w:val="20"/>
                <w:szCs w:val="20"/>
              </w:rPr>
              <w:t>S-04</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370AE1" w14:textId="77777777" w:rsidR="00C34357" w:rsidRDefault="00000000">
            <w:r>
              <w:rPr>
                <w:color w:val="000000"/>
                <w:sz w:val="19"/>
                <w:szCs w:val="19"/>
              </w:rPr>
              <w:t>Infraestructura IFX operativa</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A95525" w14:textId="77777777" w:rsidR="00C34357" w:rsidRDefault="00000000">
            <w:r>
              <w:rPr>
                <w:color w:val="000000"/>
                <w:sz w:val="18"/>
                <w:szCs w:val="18"/>
              </w:rPr>
              <w:t>IFX / ON·NET</w:t>
            </w:r>
          </w:p>
        </w:tc>
        <w:tc>
          <w:tcPr>
            <w:tcW w:w="3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344C80" w14:textId="77777777" w:rsidR="00C34357" w:rsidRDefault="00000000">
            <w:r>
              <w:rPr>
                <w:color w:val="000000"/>
                <w:sz w:val="18"/>
                <w:szCs w:val="18"/>
              </w:rPr>
              <w:t>Semana 3-4</w:t>
            </w:r>
          </w:p>
        </w:tc>
      </w:tr>
      <w:tr w:rsidR="00C34357" w14:paraId="002AB21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4F3854" w14:textId="77777777" w:rsidR="00C34357" w:rsidRDefault="00000000">
            <w:pPr>
              <w:jc w:val="center"/>
            </w:pPr>
            <w:r>
              <w:rPr>
                <w:b/>
                <w:bCs/>
                <w:color w:val="000000"/>
                <w:sz w:val="20"/>
                <w:szCs w:val="20"/>
              </w:rPr>
              <w:t>S-05</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30DBD6" w14:textId="77777777" w:rsidR="00C34357" w:rsidRDefault="00000000">
            <w:r>
              <w:rPr>
                <w:color w:val="000000"/>
                <w:sz w:val="19"/>
                <w:szCs w:val="19"/>
              </w:rPr>
              <w:t>Contrato IFX Datacenter (RFP en Comité Compra)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6E7B1B" w14:textId="77777777" w:rsidR="00C34357" w:rsidRDefault="00000000">
            <w:r>
              <w:rPr>
                <w:color w:val="000000"/>
                <w:sz w:val="18"/>
                <w:szCs w:val="18"/>
              </w:rPr>
              <w:t>JP Técnico ON·NET</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E7596E4" w14:textId="77777777" w:rsidR="00C34357" w:rsidRDefault="00000000">
            <w:r>
              <w:rPr>
                <w:b/>
                <w:bCs/>
                <w:color w:val="C62828"/>
                <w:sz w:val="18"/>
                <w:szCs w:val="18"/>
              </w:rPr>
              <w:t>Semana 3-4 (bloqueante)</w:t>
            </w:r>
          </w:p>
        </w:tc>
      </w:tr>
      <w:tr w:rsidR="00C34357" w14:paraId="1E9D3667"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0FF39EF" w14:textId="77777777" w:rsidR="00C34357" w:rsidRDefault="00000000">
            <w:pPr>
              <w:jc w:val="center"/>
            </w:pPr>
            <w:r>
              <w:rPr>
                <w:b/>
                <w:bCs/>
                <w:color w:val="000000"/>
                <w:sz w:val="20"/>
                <w:szCs w:val="20"/>
              </w:rPr>
              <w:t>S-06</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A5E38ED" w14:textId="77777777" w:rsidR="00C34357" w:rsidRDefault="00000000">
            <w:r>
              <w:rPr>
                <w:color w:val="000000"/>
                <w:sz w:val="19"/>
                <w:szCs w:val="19"/>
              </w:rPr>
              <w:t>Acceso a BluePlanet para TDD</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BABFAA" w14:textId="77777777" w:rsidR="00C34357" w:rsidRDefault="00000000">
            <w:r>
              <w:rPr>
                <w:color w:val="000000"/>
                <w:sz w:val="18"/>
                <w:szCs w:val="18"/>
              </w:rPr>
              <w:t>ON·NET</w:t>
            </w:r>
          </w:p>
        </w:tc>
        <w:tc>
          <w:tcPr>
            <w:tcW w:w="3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57BA91" w14:textId="77777777" w:rsidR="00C34357" w:rsidRDefault="00000000">
            <w:r>
              <w:rPr>
                <w:b/>
                <w:bCs/>
                <w:color w:val="E65100"/>
                <w:sz w:val="18"/>
                <w:szCs w:val="18"/>
              </w:rPr>
              <w:t>Semana 1 (crítica)</w:t>
            </w:r>
          </w:p>
        </w:tc>
      </w:tr>
      <w:tr w:rsidR="00C34357" w14:paraId="4A29CCBE"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3CCC49" w14:textId="77777777" w:rsidR="00C34357" w:rsidRDefault="00000000">
            <w:pPr>
              <w:jc w:val="center"/>
            </w:pPr>
            <w:r>
              <w:rPr>
                <w:b/>
                <w:bCs/>
                <w:color w:val="000000"/>
                <w:sz w:val="20"/>
                <w:szCs w:val="20"/>
              </w:rPr>
              <w:t>S-07</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775CF36" w14:textId="77777777" w:rsidR="00C34357" w:rsidRDefault="00000000">
            <w:r>
              <w:rPr>
                <w:color w:val="000000"/>
                <w:sz w:val="19"/>
                <w:szCs w:val="19"/>
              </w:rPr>
              <w:t>HLDs comandos CLI validados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9AF10E" w14:textId="77777777" w:rsidR="00C34357" w:rsidRDefault="00000000">
            <w:r>
              <w:rPr>
                <w:color w:val="000000"/>
                <w:sz w:val="18"/>
                <w:szCs w:val="18"/>
              </w:rPr>
              <w:t>Ing. Redes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1E86E5" w14:textId="77777777" w:rsidR="00C34357" w:rsidRDefault="00000000">
            <w:r>
              <w:rPr>
                <w:color w:val="000000"/>
                <w:sz w:val="18"/>
                <w:szCs w:val="18"/>
              </w:rPr>
              <w:t>Semana 6 (alta)</w:t>
            </w:r>
          </w:p>
        </w:tc>
      </w:tr>
      <w:tr w:rsidR="00C34357" w14:paraId="6B68E4C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A06ECA" w14:textId="77777777" w:rsidR="00C34357" w:rsidRDefault="00000000">
            <w:pPr>
              <w:jc w:val="center"/>
            </w:pPr>
            <w:r>
              <w:rPr>
                <w:b/>
                <w:bCs/>
                <w:color w:val="000000"/>
                <w:sz w:val="20"/>
                <w:szCs w:val="20"/>
              </w:rPr>
              <w:t>S-08</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C70616" w14:textId="77777777" w:rsidR="00C34357" w:rsidRDefault="00000000">
            <w:r>
              <w:rPr>
                <w:color w:val="000000"/>
                <w:sz w:val="19"/>
                <w:szCs w:val="19"/>
              </w:rPr>
              <w:t>Ambientes ServiceNow DEV/QA</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415781" w14:textId="77777777" w:rsidR="00C34357" w:rsidRDefault="00000000">
            <w:r>
              <w:rPr>
                <w:color w:val="000000"/>
                <w:sz w:val="18"/>
                <w:szCs w:val="18"/>
              </w:rPr>
              <w:t>ServiceNow ON·NET</w:t>
            </w:r>
          </w:p>
        </w:tc>
        <w:tc>
          <w:tcPr>
            <w:tcW w:w="3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C6BDB7" w14:textId="77777777" w:rsidR="00C34357" w:rsidRDefault="00000000">
            <w:r>
              <w:rPr>
                <w:b/>
                <w:bCs/>
                <w:color w:val="E65100"/>
                <w:sz w:val="18"/>
                <w:szCs w:val="18"/>
              </w:rPr>
              <w:t>Semana 1 (crítica)</w:t>
            </w:r>
          </w:p>
        </w:tc>
      </w:tr>
      <w:tr w:rsidR="00C34357" w14:paraId="7BF7324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21CA0B2" w14:textId="77777777" w:rsidR="00C34357" w:rsidRDefault="00000000">
            <w:pPr>
              <w:jc w:val="center"/>
            </w:pPr>
            <w:r>
              <w:rPr>
                <w:b/>
                <w:bCs/>
                <w:color w:val="000000"/>
                <w:sz w:val="20"/>
                <w:szCs w:val="20"/>
              </w:rPr>
              <w:t>S-09</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4DABC0" w14:textId="77777777" w:rsidR="00C34357" w:rsidRDefault="00000000">
            <w:r>
              <w:rPr>
                <w:color w:val="000000"/>
                <w:sz w:val="19"/>
                <w:szCs w:val="19"/>
              </w:rPr>
              <w:t>OLTs laboratorio disponibles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C2AB7C" w14:textId="77777777" w:rsidR="00C34357" w:rsidRDefault="00000000">
            <w:r>
              <w:rPr>
                <w:color w:val="000000"/>
                <w:sz w:val="18"/>
                <w:szCs w:val="18"/>
              </w:rPr>
              <w:t>Ing. Redes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397982" w14:textId="77777777" w:rsidR="00C34357" w:rsidRDefault="00000000">
            <w:r>
              <w:rPr>
                <w:color w:val="000000"/>
                <w:sz w:val="18"/>
                <w:szCs w:val="18"/>
              </w:rPr>
              <w:t>Semana 4 (alta)</w:t>
            </w:r>
          </w:p>
        </w:tc>
      </w:tr>
      <w:tr w:rsidR="00C34357" w14:paraId="40E9799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5208D8" w14:textId="77777777" w:rsidR="00C34357" w:rsidRDefault="00000000">
            <w:pPr>
              <w:jc w:val="center"/>
            </w:pPr>
            <w:r>
              <w:rPr>
                <w:b/>
                <w:bCs/>
                <w:color w:val="000000"/>
                <w:sz w:val="20"/>
                <w:szCs w:val="20"/>
              </w:rPr>
              <w:t>S-10</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2A21F5" w14:textId="77777777" w:rsidR="00C34357" w:rsidRDefault="00000000">
            <w:r>
              <w:rPr>
                <w:color w:val="000000"/>
                <w:sz w:val="19"/>
                <w:szCs w:val="19"/>
              </w:rPr>
              <w:t>Patrón sínc/asínc por API mantenido</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6658587" w14:textId="77777777" w:rsidR="00C34357" w:rsidRDefault="00000000">
            <w:r>
              <w:rPr>
                <w:color w:val="000000"/>
                <w:sz w:val="18"/>
                <w:szCs w:val="18"/>
              </w:rPr>
              <w:t>ON·NET / VNOs</w:t>
            </w:r>
          </w:p>
        </w:tc>
        <w:tc>
          <w:tcPr>
            <w:tcW w:w="3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FC0577E" w14:textId="77777777" w:rsidR="00C34357" w:rsidRDefault="00000000">
            <w:r>
              <w:rPr>
                <w:color w:val="000000"/>
                <w:sz w:val="18"/>
                <w:szCs w:val="18"/>
              </w:rPr>
              <w:t>Toda la duración</w:t>
            </w:r>
          </w:p>
        </w:tc>
      </w:tr>
      <w:tr w:rsidR="00C34357" w14:paraId="2C830C45"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EAFA76" w14:textId="77777777" w:rsidR="00C34357" w:rsidRDefault="00000000">
            <w:pPr>
              <w:jc w:val="center"/>
            </w:pPr>
            <w:r>
              <w:rPr>
                <w:b/>
                <w:bCs/>
                <w:color w:val="000000"/>
                <w:sz w:val="20"/>
                <w:szCs w:val="20"/>
              </w:rPr>
              <w:t>S-11</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9761D2" w14:textId="77777777" w:rsidR="00C34357" w:rsidRDefault="00000000">
            <w:r>
              <w:rPr>
                <w:color w:val="000000"/>
                <w:sz w:val="19"/>
                <w:szCs w:val="19"/>
              </w:rPr>
              <w:t>Estabilidad firmware OLTs durante proyecto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690B725" w14:textId="77777777" w:rsidR="00C34357" w:rsidRDefault="00000000">
            <w:r>
              <w:rPr>
                <w:color w:val="000000"/>
                <w:sz w:val="18"/>
                <w:szCs w:val="18"/>
              </w:rPr>
              <w:t>Ing. Redes ON·NET</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CEB1AC" w14:textId="77777777" w:rsidR="00C34357" w:rsidRDefault="00000000">
            <w:r>
              <w:rPr>
                <w:b/>
                <w:bCs/>
                <w:color w:val="E65100"/>
                <w:sz w:val="18"/>
                <w:szCs w:val="18"/>
              </w:rPr>
              <w:t>Fases 0-3 (crítica)</w:t>
            </w:r>
          </w:p>
        </w:tc>
      </w:tr>
      <w:tr w:rsidR="00C34357" w14:paraId="673E8F34"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7A856A" w14:textId="77777777" w:rsidR="00C34357" w:rsidRDefault="00000000">
            <w:pPr>
              <w:jc w:val="center"/>
            </w:pPr>
            <w:r>
              <w:rPr>
                <w:b/>
                <w:bCs/>
                <w:color w:val="000000"/>
                <w:sz w:val="20"/>
                <w:szCs w:val="20"/>
              </w:rPr>
              <w:t>S-12</w:t>
            </w:r>
          </w:p>
        </w:tc>
        <w:tc>
          <w:tcPr>
            <w:tcW w:w="3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5CFEE4" w14:textId="77777777" w:rsidR="00C34357" w:rsidRDefault="00000000">
            <w:r>
              <w:rPr>
                <w:color w:val="000000"/>
                <w:sz w:val="19"/>
                <w:szCs w:val="19"/>
              </w:rPr>
              <w:t>Máx. 5 sesiones SSH concurrentes por OLT</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AB19F7" w14:textId="77777777" w:rsidR="00C34357" w:rsidRDefault="00000000">
            <w:r>
              <w:rPr>
                <w:color w:val="000000"/>
                <w:sz w:val="18"/>
                <w:szCs w:val="18"/>
              </w:rPr>
              <w:t>MOS-iT / Ing. Redes</w:t>
            </w:r>
          </w:p>
        </w:tc>
        <w:tc>
          <w:tcPr>
            <w:tcW w:w="3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20FE7DA" w14:textId="77777777" w:rsidR="00C34357" w:rsidRDefault="00000000">
            <w:r>
              <w:rPr>
                <w:color w:val="000000"/>
                <w:sz w:val="18"/>
                <w:szCs w:val="18"/>
              </w:rPr>
              <w:t>Toda la duración</w:t>
            </w:r>
          </w:p>
        </w:tc>
      </w:tr>
      <w:tr w:rsidR="00C34357" w14:paraId="685EB9A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08A537" w14:textId="77777777" w:rsidR="00C34357" w:rsidRDefault="00000000">
            <w:pPr>
              <w:jc w:val="center"/>
            </w:pPr>
            <w:r>
              <w:rPr>
                <w:b/>
                <w:bCs/>
                <w:color w:val="000000"/>
                <w:sz w:val="20"/>
                <w:szCs w:val="20"/>
              </w:rPr>
              <w:t>S-13</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4B71B53" w14:textId="77777777" w:rsidR="00C34357" w:rsidRDefault="00000000">
            <w:r>
              <w:rPr>
                <w:color w:val="000000"/>
                <w:sz w:val="19"/>
                <w:szCs w:val="19"/>
              </w:rPr>
              <w:t>Ventana mantenimiento: domingos 02:00-06:00</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A03205" w14:textId="77777777" w:rsidR="00C34357" w:rsidRDefault="00000000">
            <w:r>
              <w:rPr>
                <w:color w:val="000000"/>
                <w:sz w:val="18"/>
                <w:szCs w:val="18"/>
              </w:rPr>
              <w:t>ON·NET / MOS-iT</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ABAED4" w14:textId="77777777" w:rsidR="00C34357" w:rsidRDefault="00000000">
            <w:r>
              <w:rPr>
                <w:color w:val="000000"/>
                <w:sz w:val="18"/>
                <w:szCs w:val="18"/>
              </w:rPr>
              <w:t>Post Go-Live</w:t>
            </w:r>
          </w:p>
        </w:tc>
      </w:tr>
    </w:tbl>
    <w:p w14:paraId="1505362E" w14:textId="77777777" w:rsidR="00C34357" w:rsidRDefault="00000000">
      <w:pPr>
        <w:pBdr>
          <w:left w:val="single" w:sz="12" w:space="8" w:color="4472C4"/>
        </w:pBdr>
        <w:spacing w:before="100" w:after="160"/>
        <w:ind w:left="360" w:right="360"/>
      </w:pPr>
      <w:r>
        <w:rPr>
          <w:i/>
          <w:iCs/>
          <w:color w:val="444444"/>
          <w:sz w:val="20"/>
          <w:szCs w:val="20"/>
        </w:rPr>
        <w:t>Nota: Las dependencias críticas y altas se encuentran detalladas en el documento de Alcance de Responsabilidades TDD (REF-02), sección 5 (Dependencias Externas), donde se especifican 9 dependencias críticas y 7 dependencias altas con sus respectivos responsables y fechas límite.</w:t>
      </w:r>
    </w:p>
    <w:p w14:paraId="03FC3584" w14:textId="77777777" w:rsidR="00C34357" w:rsidRDefault="00000000">
      <w:r>
        <w:br w:type="page"/>
      </w:r>
    </w:p>
    <w:p w14:paraId="7D9DC245" w14:textId="77777777" w:rsidR="00C34357" w:rsidRDefault="00000000">
      <w:pPr>
        <w:pStyle w:val="Ttulo1"/>
      </w:pPr>
      <w:bookmarkStart w:id="55" w:name="_Toc226041843"/>
      <w:r>
        <w:lastRenderedPageBreak/>
        <w:t>5. REQUERIMIENTOS DE ALTO NIVEL</w:t>
      </w:r>
      <w:bookmarkEnd w:id="55"/>
    </w:p>
    <w:p w14:paraId="2832CF8C" w14:textId="77777777" w:rsidR="00C34357" w:rsidRDefault="00000000">
      <w:pPr>
        <w:spacing w:after="160"/>
        <w:jc w:val="both"/>
      </w:pPr>
      <w:r>
        <w:t>Esta sección documenta los requerimientos funcionales y no funcionales de alto nivel que debe cumplir la solución. Estos requerimientos fueron derivados de la propuesta técnica firmada (REF-01), el documento de Alcance de Responsabilidades TDD (REF-02), las premisas de arquitectura (REF-03), los documentos de diseño de red SSAA (REF-11), y las definiciones acordadas con los stakeholders durante el Sprint 0 del proyecto.</w:t>
      </w:r>
    </w:p>
    <w:p w14:paraId="4050F8B7" w14:textId="77777777" w:rsidR="00C34357" w:rsidRDefault="00000000">
      <w:pPr>
        <w:spacing w:after="160"/>
        <w:jc w:val="both"/>
      </w:pPr>
      <w:r>
        <w:t>Los requerimientos aquí documentados constituyen la línea base contra la cual se validará el diseño detallado (LLD) y la implementación de la solución. La trazabilidad entre estos requerimientos y los componentes de la arquitectura se documenta en el Anexo G (Matriz de trazabilidad).</w:t>
      </w:r>
    </w:p>
    <w:p w14:paraId="7D624990" w14:textId="77777777" w:rsidR="00C34357" w:rsidRDefault="00000000">
      <w:pPr>
        <w:pStyle w:val="Ttulo2"/>
      </w:pPr>
      <w:bookmarkStart w:id="56" w:name="_Toc226041844"/>
      <w:r>
        <w:t>5.1 Requerimientos funcionales</w:t>
      </w:r>
      <w:bookmarkEnd w:id="56"/>
    </w:p>
    <w:p w14:paraId="3EAD0549" w14:textId="77777777" w:rsidR="00C34357" w:rsidRDefault="00000000">
      <w:pPr>
        <w:spacing w:after="160"/>
        <w:jc w:val="both"/>
      </w:pPr>
      <w:r>
        <w:t>Los requerimientos funcionales describen las capacidades que la solución debe proveer para cumplir con los objetivos del proyecto. Están organizados por dominio funcional y priorizados según su criticidad para el Go-Live:</w:t>
      </w:r>
    </w:p>
    <w:p w14:paraId="0EB0919F" w14:textId="77777777" w:rsidR="00C34357" w:rsidRDefault="00000000">
      <w:pPr>
        <w:pStyle w:val="Ttulo3"/>
      </w:pPr>
      <w:bookmarkStart w:id="57" w:name="_Toc226041845"/>
      <w:r>
        <w:t>Dominio: Ejecución de comandos en red</w:t>
      </w:r>
      <w:bookmarkEnd w:id="57"/>
    </w:p>
    <w:p w14:paraId="26CF3AE8" w14:textId="77777777" w:rsidR="00C34357" w:rsidRDefault="00000000">
      <w:pPr>
        <w:spacing w:after="160"/>
        <w:jc w:val="both"/>
      </w:pPr>
      <w:r>
        <w:rPr>
          <w:b/>
          <w:bCs/>
        </w:rPr>
        <w:t xml:space="preserve">RF-01 — Operaciones de provisión multi-vendor y multi-producto (Prioridad: Alta): </w:t>
      </w:r>
      <w:r>
        <w:t>Komands debe soportar la ejecución de todas las operaciones de provisión y post-venta sobre la red GPON de ON·NET, incluyendo: activación (alta de servicio), baja (desactivación), modificación de servicio, cambio de velocidad, cambio de ONT (swap), reinicio de ONT (reset), consulta de acceso, cancelación de orden, y consulta de ocupación de puerto PON. Estas operaciones deben ser soportadas para ambos productos de ON·NET (FTTH masivo e Internet/IPTV/VoIP, y SSAA empresarial en todos sus grupos comerciales A, B, C, D, E, BX y DX), sobre ambos vendors de OLT (Nokia ISAM y Huawei MA5800/MA5600T), y en las dos tecnologías PON soportadas (GPON y XGSPON). La complejidad de este requerimiento radica en que cada combinación de vendor, producto y tecnología tiene comandos CLI diferentes, lo que genera un catálogo de templates parametrizados extenso que debe ser certificado con Ingeniería de Redes.</w:t>
      </w:r>
    </w:p>
    <w:p w14:paraId="7713AE52" w14:textId="77777777" w:rsidR="00C34357" w:rsidRDefault="00000000">
      <w:pPr>
        <w:spacing w:after="160"/>
        <w:jc w:val="both"/>
      </w:pPr>
      <w:r>
        <w:rPr>
          <w:b/>
          <w:bCs/>
        </w:rPr>
        <w:t xml:space="preserve">RF-02 — Catálogo de comandos CLI parametrizados con rollback (Prioridad: Alta): </w:t>
      </w:r>
      <w:r>
        <w:t>Komands debe implementar un catálogo de templates de comandos CLI configurable, parametrizado por vendor (Nokia/Huawei), producto (FTTH/SSAA), grupo comercial (A-E, BX, DX), operación (activación, baja, etc.) y tecnología (GPON/XGSPON). Cada template define una secuencia de pasos (comandos) con sus variables, validaciones pre-ejecución, timeouts y comandos de rollback. Si un paso crítico falla durante la ejecución, el sistema debe ejecutar automáticamente los comandos de rollback de los pasos completados exitosamente, dejando la OLT en un estado consistente. El catálogo debe ser mantenible sin despliegue de código (configuración en base de datos).</w:t>
      </w:r>
    </w:p>
    <w:p w14:paraId="49136A0A" w14:textId="77777777" w:rsidR="00C34357" w:rsidRDefault="00000000">
      <w:pPr>
        <w:pStyle w:val="Ttulo3"/>
      </w:pPr>
      <w:bookmarkStart w:id="58" w:name="_Toc226041846"/>
      <w:r>
        <w:t>Dominio: APIs y comunicación</w:t>
      </w:r>
      <w:bookmarkEnd w:id="58"/>
    </w:p>
    <w:p w14:paraId="08D7CAFE" w14:textId="77777777" w:rsidR="00C34357" w:rsidRDefault="00000000">
      <w:pPr>
        <w:spacing w:after="160"/>
        <w:jc w:val="both"/>
      </w:pPr>
      <w:r>
        <w:rPr>
          <w:b/>
          <w:bCs/>
        </w:rPr>
        <w:t xml:space="preserve">RF-03 — APIs REST documentadas en OpenAPI 3.0 (Prioridad: Alta): </w:t>
      </w:r>
      <w:r>
        <w:t xml:space="preserve">Komands debe exponer APIs REST documentadas en formato OpenAPI 3.0 (Swagger), publicadas en Axway APIM, para ser consumidas por ServiceNow SOM a través de los flujos FlowDesigner. La documentación debe incluir: especificación completa de endpoints, métodos HTTP, parámetros de request y response, códigos de estado, ejemplos de payloads, y esquemas de autenticación. </w:t>
      </w:r>
      <w:r>
        <w:lastRenderedPageBreak/>
        <w:t>MOS-iT genera la documentación; la publicación en Axway es responsabilidad de ON·NET (Axway ON·NET).</w:t>
      </w:r>
    </w:p>
    <w:p w14:paraId="59931F14" w14:textId="77777777" w:rsidR="00C34357" w:rsidRDefault="00000000">
      <w:pPr>
        <w:spacing w:after="160"/>
        <w:jc w:val="both"/>
      </w:pPr>
      <w:r>
        <w:rPr>
          <w:b/>
          <w:bCs/>
        </w:rPr>
        <w:t xml:space="preserve">RF-04 — Patrón asíncrono ACK + callback (Prioridad: Alta): </w:t>
      </w:r>
      <w:r>
        <w:t>Las operaciones que ejecutan comandos en la red (activación, baja, modificación, etc.) deben seguir un patrón asíncrono: ServiceNow envía el request a Komands vía Axway, Komands responde inmediatamente con un ACK (HTTP 202 Accepted) conteniendo el identificador de la transacción (UUID), ejecuta los comandos CLI en la OLT de forma asíncrona, y al completar (exitoso o fallido) envía el resultado mediante callback al Service Listener de Axway que lo reenvía a ServiceNow. Las operaciones de consulta (acceso, ocupación PON) operan en modo síncrono. Este patrón garantiza que ServiceNow no se bloquee esperando la ejecución de comandos SSH que pueden tomar varios segundos.</w:t>
      </w:r>
    </w:p>
    <w:p w14:paraId="7C1C33EE" w14:textId="77777777" w:rsidR="00C34357" w:rsidRDefault="00000000">
      <w:pPr>
        <w:pStyle w:val="Ttulo3"/>
      </w:pPr>
      <w:bookmarkStart w:id="59" w:name="_Toc226041847"/>
      <w:r>
        <w:t>Dominio: Control de migración</w:t>
      </w:r>
      <w:bookmarkEnd w:id="59"/>
    </w:p>
    <w:p w14:paraId="6101205A" w14:textId="77777777" w:rsidR="00C34357" w:rsidRDefault="00000000">
      <w:pPr>
        <w:spacing w:after="160"/>
        <w:jc w:val="both"/>
      </w:pPr>
      <w:r>
        <w:rPr>
          <w:b/>
          <w:bCs/>
        </w:rPr>
        <w:t xml:space="preserve">RF-05 — Feature Flags multi-dimensional (Prioridad: Alta): </w:t>
      </w:r>
      <w:r>
        <w:t>ServiceNow FlowDesigner debe implementar un sistema de Feature Flags que permita activar o desactivar el nuevo flujo (Komands en lugar de BluePlanet) con granularidad en 4 dimensiones: por VNO individual (DTV, ClaroVTR, Entel, TCH), por tecnología (GPON, XGSPON), por producto (FTTH, SSAA), y por operación específica (activación, baja, modificación, etc.). Los Feature Flags deben ser modificables en tiempo real desde la consola web de Komands o mediante API, sin requerir despliegue de código ni reinicio de servicios. El cambio de un Feature Flag debe tener efecto inmediato (menos de 5 minutos) para permitir rollback instantáneo.</w:t>
      </w:r>
    </w:p>
    <w:p w14:paraId="0343164F" w14:textId="77777777" w:rsidR="00C34357" w:rsidRDefault="00000000">
      <w:pPr>
        <w:pStyle w:val="Ttulo3"/>
      </w:pPr>
      <w:bookmarkStart w:id="60" w:name="_Toc226041848"/>
      <w:r>
        <w:t>Dominio: Inventario y sincronización</w:t>
      </w:r>
      <w:bookmarkEnd w:id="60"/>
    </w:p>
    <w:p w14:paraId="3FBB809C" w14:textId="77777777" w:rsidR="00C34357" w:rsidRDefault="00000000">
      <w:pPr>
        <w:spacing w:after="160"/>
        <w:jc w:val="both"/>
      </w:pPr>
      <w:r>
        <w:rPr>
          <w:b/>
          <w:bCs/>
        </w:rPr>
        <w:t xml:space="preserve">RF-06 — CMDB como fuente autoritativa con sincronización a Komands (Prioridad: Alta): </w:t>
      </w:r>
      <w:r>
        <w:t>La CMDB de ServiceNow es la fuente autoritativa del inventario de OLTs de ON·NET. El usuario (ON·NET) registra las OLTs y su información técnica (IP, modelo, vendor, ubicación, estado) en CMDB, y esta información debe sincronizarse hacia el catálogo técnico local de Komands. Komands no crea OLTs directamente; las consume desde CMDB. Si Komands recibe una solicitud de operación sobre una OLT que no existe en su catálogo, debe responder con una alerta específica indicando que la OLT no está registrada. Adicionalmente, Komands debe exponer una API de consulta de ocupación de puerto PON (/port-occupancy) que consulte la OLT vía SSH y devuelva el resultado para actualización de CMDB.</w:t>
      </w:r>
    </w:p>
    <w:p w14:paraId="1741A516" w14:textId="77777777" w:rsidR="00C34357" w:rsidRDefault="00000000">
      <w:pPr>
        <w:pStyle w:val="Ttulo3"/>
      </w:pPr>
      <w:bookmarkStart w:id="61" w:name="_Toc226041849"/>
      <w:r>
        <w:t>Dominio: Trazabilidad y auditoría</w:t>
      </w:r>
      <w:bookmarkEnd w:id="61"/>
    </w:p>
    <w:p w14:paraId="4C670140" w14:textId="77777777" w:rsidR="00C34357" w:rsidRDefault="00000000">
      <w:pPr>
        <w:spacing w:after="160"/>
        <w:jc w:val="both"/>
      </w:pPr>
      <w:r>
        <w:rPr>
          <w:b/>
          <w:bCs/>
        </w:rPr>
        <w:t xml:space="preserve">RF-07 — Trazabilidad completa de transacciones (Prioridad: Alta): </w:t>
      </w:r>
      <w:r>
        <w:t>El sistema debe mantener un registro completo de cada transacción procesada, incluyendo: identificador único (UUID), datos del request original (payload JSON de ServiceNow), cada comando CLI enviado a la OLT (texto exacto), respuesta cruda de la OLT para cada comando, estado de cada paso (pendiente, exitoso, fallido, rollback), duración en milisegundos de cada paso y de la transacción total, errores clasificados por categoría (OLT_ERROR, TIMEOUT, AUTH_FAILED), y resultado del callback enviado a ServiceNow (status HTTP, payload, intentos de reintento). La retención de transacciones es de 90 días con archivado automático antes de la eliminación. Los logs de auditoría (accesos, cambios de configuración, ejecución de operaciones) se retienen por 365 días.</w:t>
      </w:r>
    </w:p>
    <w:p w14:paraId="26A7E04C" w14:textId="77777777" w:rsidR="00C34357" w:rsidRDefault="00000000">
      <w:pPr>
        <w:pStyle w:val="Ttulo3"/>
      </w:pPr>
      <w:bookmarkStart w:id="62" w:name="_Toc226041850"/>
      <w:r>
        <w:t>Dominio: Administración y operación</w:t>
      </w:r>
      <w:bookmarkEnd w:id="62"/>
    </w:p>
    <w:p w14:paraId="11549A9B" w14:textId="77777777" w:rsidR="00C34357" w:rsidRDefault="00000000">
      <w:pPr>
        <w:spacing w:after="160"/>
        <w:jc w:val="both"/>
      </w:pPr>
      <w:r>
        <w:rPr>
          <w:b/>
          <w:bCs/>
        </w:rPr>
        <w:t xml:space="preserve">RF-08 — Portal web de administración con RBAC (Prioridad: Alta): </w:t>
      </w:r>
      <w:r>
        <w:t xml:space="preserve">Komands debe proveer un portal web de administración que permita a los equipos de operaciones consultar y gestionar </w:t>
      </w:r>
      <w:r>
        <w:lastRenderedPageBreak/>
        <w:t>la plataforma de forma segura. El portal es esencial durante las fases de migración y Go-Live para la gestión de  (activación/desactivación de VNOs en producción), el registro de credenciales SSH de las OLTs, el monitoreo de transacciones en tiempo real, y la ejecución de operaciones manuales de contingencia. El portal debe incluir los módulos ya operativos (Consulta ONT, Estadísticas, Monitor de Logs en tiempo real, Gestión de OLT) más los nuevos módulos requeridos por el proyecto (catálogo de templates de comandos, configuración de VNOs). El sistema de control de acceso opera bajo el modelo RBAC (Role-Based Access Control) con 4 roles (Administrador, Operador, Viewer, Auditor) y 16 permisos granulares. La autenticación utiliza usuarios locales con 2FA/TOTP, tokens JWT con expiración configurable (8 horas), y bloqueo por intentos fallidos.</w:t>
      </w:r>
    </w:p>
    <w:p w14:paraId="75BBDB5C" w14:textId="77777777" w:rsidR="00C34357" w:rsidRDefault="00000000">
      <w:pPr>
        <w:spacing w:after="160"/>
        <w:jc w:val="both"/>
      </w:pPr>
      <w:r>
        <w:rPr>
          <w:b/>
          <w:bCs/>
        </w:rPr>
        <w:t xml:space="preserve">RF-09 — Configuración diferenciada por VNO (Prioridad: Alta): </w:t>
      </w:r>
      <w:r>
        <w:t>El sistema debe soportar configuración diferenciada por VNO y por vendor para los parámetros de provisión de servicios. Específicamente, la tabla vno_service_config debe contener los valores de gemport (Huawei), queue/priority (Nokia), y reglas especiales por cada combinación VNO+Vendor+Servicio. Por ejemplo: TCH (Movistar) es la única VNO que borra la VLAN al dar de baja un servicio en Nokia (delete_vlan_on_terminate=true), mientras que Entel y ClaroVTR no lo hacen. Estos valores fueron descubiertos durante la reingeniería de los BPMNs Camunda de BluePlanet y están documentados en el modelo de datos v2 (REF-08) como datos semilla.</w:t>
      </w:r>
    </w:p>
    <w:p w14:paraId="42DB5B52" w14:textId="77777777" w:rsidR="00C34357" w:rsidRDefault="00000000">
      <w:pPr>
        <w:pStyle w:val="Ttulo3"/>
      </w:pPr>
      <w:bookmarkStart w:id="63" w:name="_Toc226041851"/>
      <w:r>
        <w:t>Dominio: ServiceNow</w:t>
      </w:r>
      <w:bookmarkEnd w:id="63"/>
    </w:p>
    <w:p w14:paraId="744B3F37" w14:textId="77777777" w:rsidR="00C34357" w:rsidRDefault="00000000">
      <w:pPr>
        <w:spacing w:after="160"/>
        <w:jc w:val="both"/>
      </w:pPr>
      <w:r>
        <w:rPr>
          <w:b/>
          <w:bCs/>
        </w:rPr>
        <w:t xml:space="preserve">RF-10 — Modificación de flujos ServiceNow (Prioridad: Alta): </w:t>
      </w:r>
      <w:r>
        <w:t>Los 13 flujos de ServiceNow afectados por el proyecto (según la matriz de la sección 2.1.5) deben ser modificados para redirigir las operaciones de provisión y post-venta desde BluePlanet hacia Komands. Cada flujo debe implementar la lógica de Feature Flag correspondiente para determinar si la operación se envía a Komands o a BluePlanet, permitiendo la coexistencia de ambas plataformas durante la migración. Los flujos modificados deben mantener la misma interfaz de entrada y salida hacia las VNOs (paridad funcional), actualizar CMDB con la información de estado correspondiente, y gestionar las excepciones técnicas de red de forma coordinada entre el Gestor de Quiebres de ServiceNow (lógica de negocio) y los flujos de excepción propios de Komands (excepciones técnicas de red).</w:t>
      </w:r>
    </w:p>
    <w:p w14:paraId="05C50670" w14:textId="77777777" w:rsidR="00C34357" w:rsidRDefault="00C34357">
      <w:pPr>
        <w:spacing w:after="80"/>
      </w:pPr>
    </w:p>
    <w:p w14:paraId="7294A810" w14:textId="77777777" w:rsidR="00C34357" w:rsidRDefault="00000000">
      <w:pPr>
        <w:spacing w:after="160"/>
        <w:jc w:val="both"/>
      </w:pPr>
      <w:r>
        <w:rPr>
          <w:b/>
          <w:bCs/>
        </w:rPr>
        <w:t>La siguiente tabla resume los requerimientos funcionales: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00"/>
        <w:gridCol w:w="4600"/>
        <w:gridCol w:w="1800"/>
        <w:gridCol w:w="2260"/>
      </w:tblGrid>
      <w:tr w:rsidR="00C34357" w14:paraId="0BE9A4EB"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C00628D" w14:textId="77777777" w:rsidR="00C34357" w:rsidRDefault="00000000">
            <w:pPr>
              <w:jc w:val="center"/>
            </w:pPr>
            <w:r>
              <w:rPr>
                <w:b/>
                <w:bCs/>
                <w:color w:val="FFFFFF"/>
                <w:sz w:val="20"/>
                <w:szCs w:val="20"/>
              </w:rPr>
              <w:t>ID</w:t>
            </w:r>
          </w:p>
        </w:tc>
        <w:tc>
          <w:tcPr>
            <w:tcW w:w="4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5D19510" w14:textId="77777777" w:rsidR="00C34357" w:rsidRDefault="00000000">
            <w:pPr>
              <w:jc w:val="center"/>
            </w:pPr>
            <w:r>
              <w:rPr>
                <w:b/>
                <w:bCs/>
                <w:color w:val="FFFFFF"/>
                <w:sz w:val="20"/>
                <w:szCs w:val="20"/>
              </w:rPr>
              <w:t>Requerimiento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450587D" w14:textId="77777777" w:rsidR="00C34357" w:rsidRDefault="00000000">
            <w:pPr>
              <w:jc w:val="center"/>
            </w:pPr>
            <w:r>
              <w:rPr>
                <w:b/>
                <w:bCs/>
                <w:color w:val="FFFFFF"/>
                <w:sz w:val="20"/>
                <w:szCs w:val="20"/>
              </w:rPr>
              <w:t>Prioridad</w:t>
            </w:r>
          </w:p>
        </w:tc>
        <w:tc>
          <w:tcPr>
            <w:tcW w:w="2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95F666F" w14:textId="77777777" w:rsidR="00C34357" w:rsidRDefault="00000000">
            <w:pPr>
              <w:jc w:val="center"/>
            </w:pPr>
            <w:r>
              <w:rPr>
                <w:b/>
                <w:bCs/>
                <w:color w:val="FFFFFF"/>
                <w:sz w:val="20"/>
                <w:szCs w:val="20"/>
              </w:rPr>
              <w:t>Componente principal</w:t>
            </w:r>
          </w:p>
        </w:tc>
      </w:tr>
      <w:tr w:rsidR="00C34357" w14:paraId="6F2F037C"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D6870C3" w14:textId="77777777" w:rsidR="00C34357" w:rsidRDefault="00000000">
            <w:pPr>
              <w:jc w:val="center"/>
            </w:pPr>
            <w:r>
              <w:rPr>
                <w:b/>
                <w:bCs/>
                <w:color w:val="000000"/>
                <w:sz w:val="20"/>
                <w:szCs w:val="20"/>
              </w:rPr>
              <w:t>RF-01</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BAB4D1" w14:textId="77777777" w:rsidR="00C34357" w:rsidRDefault="00000000">
            <w:r>
              <w:rPr>
                <w:color w:val="000000"/>
                <w:sz w:val="18"/>
                <w:szCs w:val="18"/>
              </w:rPr>
              <w:t>Operaciones de provisión multi-vendor y multi-producto</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77B796CE"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2157B8" w14:textId="77777777" w:rsidR="00C34357" w:rsidRDefault="00000000">
            <w:r>
              <w:rPr>
                <w:color w:val="000000"/>
                <w:sz w:val="18"/>
                <w:szCs w:val="18"/>
              </w:rPr>
              <w:t>Komands (Adapters)</w:t>
            </w:r>
          </w:p>
        </w:tc>
      </w:tr>
      <w:tr w:rsidR="00C34357" w14:paraId="1BFCFD8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9A59D7C" w14:textId="77777777" w:rsidR="00C34357" w:rsidRDefault="00000000">
            <w:pPr>
              <w:jc w:val="center"/>
            </w:pPr>
            <w:r>
              <w:rPr>
                <w:b/>
                <w:bCs/>
                <w:color w:val="000000"/>
                <w:sz w:val="20"/>
                <w:szCs w:val="20"/>
              </w:rPr>
              <w:t>RF-02</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1979E8C" w14:textId="77777777" w:rsidR="00C34357" w:rsidRDefault="00000000">
            <w:r>
              <w:rPr>
                <w:color w:val="000000"/>
                <w:sz w:val="18"/>
                <w:szCs w:val="18"/>
              </w:rPr>
              <w:t>Catálogo comandos CLI con rollback automático</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10AA4E7C"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91948E" w14:textId="77777777" w:rsidR="00C34357" w:rsidRDefault="00000000">
            <w:r>
              <w:rPr>
                <w:color w:val="000000"/>
                <w:sz w:val="18"/>
                <w:szCs w:val="18"/>
              </w:rPr>
              <w:t>Komands (Config Engine)</w:t>
            </w:r>
          </w:p>
        </w:tc>
      </w:tr>
      <w:tr w:rsidR="00C34357" w14:paraId="334F6629"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97EEB3" w14:textId="77777777" w:rsidR="00C34357" w:rsidRDefault="00000000">
            <w:pPr>
              <w:jc w:val="center"/>
            </w:pPr>
            <w:r>
              <w:rPr>
                <w:b/>
                <w:bCs/>
                <w:color w:val="000000"/>
                <w:sz w:val="20"/>
                <w:szCs w:val="20"/>
              </w:rPr>
              <w:t>RF-03</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6AD3920" w14:textId="77777777" w:rsidR="00C34357" w:rsidRDefault="00000000">
            <w:r>
              <w:rPr>
                <w:color w:val="000000"/>
                <w:sz w:val="18"/>
                <w:szCs w:val="18"/>
              </w:rPr>
              <w:t>APIs REST documentadas OpenAPI 3.0</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3E7529E9"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D5ACB5" w14:textId="77777777" w:rsidR="00C34357" w:rsidRDefault="00000000">
            <w:r>
              <w:rPr>
                <w:color w:val="000000"/>
                <w:sz w:val="18"/>
                <w:szCs w:val="18"/>
              </w:rPr>
              <w:t>Komands (API Gateway)</w:t>
            </w:r>
          </w:p>
        </w:tc>
      </w:tr>
      <w:tr w:rsidR="00C34357" w14:paraId="7B4D9BFE"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0EF489" w14:textId="77777777" w:rsidR="00C34357" w:rsidRDefault="00000000">
            <w:pPr>
              <w:jc w:val="center"/>
            </w:pPr>
            <w:r>
              <w:rPr>
                <w:b/>
                <w:bCs/>
                <w:color w:val="000000"/>
                <w:sz w:val="20"/>
                <w:szCs w:val="20"/>
              </w:rPr>
              <w:t>RF-04</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C7E3BE" w14:textId="77777777" w:rsidR="00C34357" w:rsidRDefault="00000000">
            <w:r>
              <w:rPr>
                <w:color w:val="000000"/>
                <w:sz w:val="18"/>
                <w:szCs w:val="18"/>
              </w:rPr>
              <w:t>Patrón asíncrono ACK + callback</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4F78BDCC"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1629C7" w14:textId="77777777" w:rsidR="00C34357" w:rsidRDefault="00000000">
            <w:r>
              <w:rPr>
                <w:color w:val="000000"/>
                <w:sz w:val="18"/>
                <w:szCs w:val="18"/>
              </w:rPr>
              <w:t>Komands (Listener)</w:t>
            </w:r>
          </w:p>
        </w:tc>
      </w:tr>
      <w:tr w:rsidR="00C34357" w14:paraId="355AE929"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B666445" w14:textId="77777777" w:rsidR="00C34357" w:rsidRDefault="00000000">
            <w:pPr>
              <w:jc w:val="center"/>
            </w:pPr>
            <w:r>
              <w:rPr>
                <w:b/>
                <w:bCs/>
                <w:color w:val="000000"/>
                <w:sz w:val="20"/>
                <w:szCs w:val="20"/>
              </w:rPr>
              <w:t>RF-05</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2194CA" w14:textId="77777777" w:rsidR="00C34357" w:rsidRPr="005D78BF" w:rsidRDefault="00000000">
            <w:pPr>
              <w:rPr>
                <w:lang w:val="en-US"/>
              </w:rPr>
            </w:pPr>
            <w:r>
              <w:rPr>
                <w:color w:val="000000"/>
                <w:sz w:val="18"/>
                <w:szCs w:val="18"/>
                <w:lang w:val="en-US"/>
              </w:rPr>
              <w:t>Feature Flags multi-dimensional (ServiceNow)</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6D55EE9C"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AFBFB9" w14:textId="77777777" w:rsidR="00C34357" w:rsidRDefault="00000000">
            <w:r>
              <w:rPr>
                <w:color w:val="000000"/>
                <w:sz w:val="18"/>
                <w:szCs w:val="18"/>
              </w:rPr>
              <w:t>Komands + ServiceNow</w:t>
            </w:r>
          </w:p>
        </w:tc>
      </w:tr>
      <w:tr w:rsidR="00C34357" w14:paraId="20FC0419"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AF9246" w14:textId="77777777" w:rsidR="00C34357" w:rsidRDefault="00000000">
            <w:pPr>
              <w:jc w:val="center"/>
            </w:pPr>
            <w:r>
              <w:rPr>
                <w:b/>
                <w:bCs/>
                <w:color w:val="000000"/>
                <w:sz w:val="20"/>
                <w:szCs w:val="20"/>
              </w:rPr>
              <w:t>RF-06</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8B731B" w14:textId="77777777" w:rsidR="00C34357" w:rsidRDefault="00000000">
            <w:r>
              <w:rPr>
                <w:color w:val="000000"/>
                <w:sz w:val="18"/>
                <w:szCs w:val="18"/>
              </w:rPr>
              <w:t>CMDB fuente autoritativa, sync a Komands</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15CB8709"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082EE6" w14:textId="77777777" w:rsidR="00C34357" w:rsidRDefault="00000000">
            <w:r>
              <w:rPr>
                <w:color w:val="000000"/>
                <w:sz w:val="18"/>
                <w:szCs w:val="18"/>
              </w:rPr>
              <w:t>ServiceNow + Komands</w:t>
            </w:r>
          </w:p>
        </w:tc>
      </w:tr>
      <w:tr w:rsidR="00C34357" w14:paraId="2475E385"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F36050D" w14:textId="77777777" w:rsidR="00C34357" w:rsidRDefault="00000000">
            <w:pPr>
              <w:jc w:val="center"/>
            </w:pPr>
            <w:r>
              <w:rPr>
                <w:b/>
                <w:bCs/>
                <w:color w:val="000000"/>
                <w:sz w:val="20"/>
                <w:szCs w:val="20"/>
              </w:rPr>
              <w:lastRenderedPageBreak/>
              <w:t>RF-07</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6CB8FC" w14:textId="77777777" w:rsidR="00C34357" w:rsidRDefault="00000000">
            <w:r>
              <w:rPr>
                <w:color w:val="000000"/>
                <w:sz w:val="18"/>
                <w:szCs w:val="18"/>
              </w:rPr>
              <w:t>Trazabilidad completa de transacciones</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24017FBA"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8DD6CA" w14:textId="77777777" w:rsidR="00C34357" w:rsidRDefault="00000000">
            <w:r>
              <w:rPr>
                <w:color w:val="000000"/>
                <w:sz w:val="18"/>
                <w:szCs w:val="18"/>
              </w:rPr>
              <w:t>Komands (PostgreSQL)</w:t>
            </w:r>
          </w:p>
        </w:tc>
      </w:tr>
      <w:tr w:rsidR="00C34357" w14:paraId="443B92EA"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9A61A84" w14:textId="77777777" w:rsidR="00C34357" w:rsidRDefault="00000000">
            <w:pPr>
              <w:jc w:val="center"/>
            </w:pPr>
            <w:r>
              <w:rPr>
                <w:b/>
                <w:bCs/>
                <w:color w:val="000000"/>
                <w:sz w:val="20"/>
                <w:szCs w:val="20"/>
              </w:rPr>
              <w:t>RF-08</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4541271" w14:textId="77777777" w:rsidR="00C34357" w:rsidRDefault="00000000">
            <w:r>
              <w:rPr>
                <w:color w:val="000000"/>
                <w:sz w:val="18"/>
                <w:szCs w:val="18"/>
              </w:rPr>
              <w:t>Portal web administración RBAC</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385466BF"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F6843B" w14:textId="77777777" w:rsidR="00C34357" w:rsidRDefault="00000000">
            <w:r>
              <w:rPr>
                <w:color w:val="000000"/>
                <w:sz w:val="18"/>
                <w:szCs w:val="18"/>
              </w:rPr>
              <w:t>Komands (Portal)</w:t>
            </w:r>
          </w:p>
        </w:tc>
      </w:tr>
      <w:tr w:rsidR="00C34357" w14:paraId="27A956BC"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C7FFFC9" w14:textId="77777777" w:rsidR="00C34357" w:rsidRDefault="00000000">
            <w:pPr>
              <w:jc w:val="center"/>
            </w:pPr>
            <w:r>
              <w:rPr>
                <w:b/>
                <w:bCs/>
                <w:color w:val="000000"/>
                <w:sz w:val="20"/>
                <w:szCs w:val="20"/>
              </w:rPr>
              <w:t>RF-09</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84A7A0" w14:textId="77777777" w:rsidR="00C34357" w:rsidRDefault="00000000">
            <w:r>
              <w:rPr>
                <w:color w:val="000000"/>
                <w:sz w:val="18"/>
                <w:szCs w:val="18"/>
              </w:rPr>
              <w:t>Configuración diferenciada por VNO</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1D1F644B"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574971" w14:textId="77777777" w:rsidR="00C34357" w:rsidRDefault="00000000">
            <w:r>
              <w:rPr>
                <w:color w:val="000000"/>
                <w:sz w:val="18"/>
                <w:szCs w:val="18"/>
              </w:rPr>
              <w:t>Komands (Catálogo)</w:t>
            </w:r>
          </w:p>
        </w:tc>
      </w:tr>
      <w:tr w:rsidR="00C34357" w14:paraId="1E67580C"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71263E" w14:textId="77777777" w:rsidR="00C34357" w:rsidRDefault="00000000">
            <w:pPr>
              <w:jc w:val="center"/>
            </w:pPr>
            <w:r>
              <w:rPr>
                <w:b/>
                <w:bCs/>
                <w:color w:val="000000"/>
                <w:sz w:val="20"/>
                <w:szCs w:val="20"/>
              </w:rPr>
              <w:t>RF-10</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DD4D7FC" w14:textId="77777777" w:rsidR="00C34357" w:rsidRDefault="00000000">
            <w:r>
              <w:rPr>
                <w:color w:val="000000"/>
                <w:sz w:val="18"/>
                <w:szCs w:val="18"/>
              </w:rPr>
              <w:t>Modificación 13 flujos ServiceNow</w:t>
            </w:r>
          </w:p>
        </w:tc>
        <w:tc>
          <w:tcPr>
            <w:tcW w:w="18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496ED8FB" w14:textId="77777777" w:rsidR="00C34357" w:rsidRDefault="00000000">
            <w:pPr>
              <w:jc w:val="center"/>
            </w:pPr>
            <w:r>
              <w:rPr>
                <w:b/>
                <w:bCs/>
                <w:color w:val="000000"/>
                <w:sz w:val="18"/>
                <w:szCs w:val="18"/>
              </w:rPr>
              <w:t>Alta</w:t>
            </w:r>
          </w:p>
        </w:tc>
        <w:tc>
          <w:tcPr>
            <w:tcW w:w="2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86E761" w14:textId="77777777" w:rsidR="00C34357" w:rsidRDefault="00000000">
            <w:r>
              <w:rPr>
                <w:color w:val="000000"/>
                <w:sz w:val="18"/>
                <w:szCs w:val="18"/>
              </w:rPr>
              <w:t>ServiceNow (FlowDesigner)</w:t>
            </w:r>
          </w:p>
        </w:tc>
      </w:tr>
    </w:tbl>
    <w:p w14:paraId="7DA975BC" w14:textId="77777777" w:rsidR="00C34357" w:rsidRDefault="00000000">
      <w:r>
        <w:br w:type="page"/>
      </w:r>
    </w:p>
    <w:p w14:paraId="6916A208" w14:textId="77777777" w:rsidR="00C34357" w:rsidRDefault="00000000">
      <w:pPr>
        <w:pStyle w:val="Ttulo2"/>
      </w:pPr>
      <w:bookmarkStart w:id="64" w:name="_Toc226041852"/>
      <w:r>
        <w:lastRenderedPageBreak/>
        <w:t>5.2 Requerimientos no funcionales</w:t>
      </w:r>
      <w:bookmarkEnd w:id="64"/>
    </w:p>
    <w:p w14:paraId="24530D1C" w14:textId="77777777" w:rsidR="00C34357" w:rsidRDefault="00000000">
      <w:pPr>
        <w:spacing w:after="160"/>
        <w:jc w:val="both"/>
      </w:pPr>
      <w:r>
        <w:t>Los requerimientos no funcionales definen las características de calidad que la solución debe cumplir para operar de forma confiable, segura y eficiente en el entorno productivo de ON·NET Fibra. Estos requerimientos serán validados durante la fase de certificación (pruebas de carga, stress y failover) y monitoreados continuamente post Go-Live mediante Dynatrace:</w:t>
      </w:r>
    </w:p>
    <w:p w14:paraId="212ABCD9" w14:textId="77777777" w:rsidR="00C34357" w:rsidRDefault="00000000">
      <w:pPr>
        <w:spacing w:after="160"/>
        <w:jc w:val="both"/>
      </w:pPr>
      <w:r>
        <w:rPr>
          <w:b/>
          <w:bCs/>
          <w:highlight w:val="yellow"/>
          <w:rPrChange w:id="65" w:author="Christian A. Isla Ch." w:date="2026-04-07T15:58:00Z" w16du:dateUtc="2026-04-07T19:58:00Z">
            <w:rPr>
              <w:b/>
              <w:bCs/>
            </w:rPr>
          </w:rPrChange>
        </w:rPr>
        <w:t xml:space="preserve">RNF-01 — Disponibilidad 99.9% (Categoría: Disponibilidad): </w:t>
      </w:r>
      <w:r>
        <w:rPr>
          <w:highlight w:val="yellow"/>
          <w:rPrChange w:id="66" w:author="Christian A. Isla Ch." w:date="2026-04-07T15:58:00Z" w16du:dateUtc="2026-04-07T19:58:00Z">
            <w:rPr/>
          </w:rPrChange>
        </w:rPr>
        <w:t>El sistema debe estar disponible con un SLA contractual de 99.9%, lo que equivale a un máximo de 8.76 horas de downtime al año o 43.8 minutos al mes. Adicionalmente, se establece un SLO interno de 99.95% como</w:t>
      </w:r>
      <w:r>
        <w:t xml:space="preserve"> objetivo operacional del equipo, proporcionando un margen de error budget de 0.05% (~26 minutos/mes) para detectar y corregir degradaciones antes de impactar el SLA contractual. Esta métrica se mide mensualmente sobre el ambiente de producción y aplica a todos los componentes críticos de la plataforma Komands (API Gateway, Orchestrator, Adapters SSH, PostgreSQL). Los mantenimientos programados en la ventana definida (domingos 02:00-06:00 hrs) no cuentan como downtime. La arquitectura Active-Active (Kubernetes multi-réplica + PostgreSQL HA con Patroni + Redis Sentinel) está diseñada para soportar el SLO de 99.95%.</w:t>
      </w:r>
    </w:p>
    <w:p w14:paraId="7F9B83DB" w14:textId="77777777" w:rsidR="00C34357" w:rsidRDefault="00000000">
      <w:pPr>
        <w:spacing w:after="160"/>
        <w:jc w:val="both"/>
      </w:pPr>
      <w:r>
        <w:rPr>
          <w:b/>
          <w:bCs/>
        </w:rPr>
        <w:t xml:space="preserve">RNF-02 — Latencia APIs &lt; 500ms P95 (Categoría: Rendimiento): </w:t>
      </w:r>
      <w:r>
        <w:t>El tiempo de respuesta de las APIs REST expuestas por Komands debe ser inferior a 500 milisegundos en el percentil 95, medido desde la recepción del request en el API Gateway hasta el envío de la respuesta (ACK en caso de operaciones asíncronas, resultado completo en caso de consultas síncronas). Este tiempo NO incluye la ejecución de comandos SSH en la OLT (que puede tomar varios segundos), ya que las operaciones de red son asíncronas. La medición se realiza de forma continua mediante Dynatrace APM. Los tiempos de referencia AS-IS documentados en REF-14 (Factibilidad: 1.6-3s, Consulta Estado Vecino: 16.6s) son la línea base para comparación.</w:t>
      </w:r>
    </w:p>
    <w:p w14:paraId="0C1E5D27" w14:textId="77777777" w:rsidR="00C34357" w:rsidRDefault="00000000">
      <w:pPr>
        <w:spacing w:after="160"/>
        <w:jc w:val="both"/>
      </w:pPr>
      <w:r>
        <w:rPr>
          <w:b/>
          <w:bCs/>
        </w:rPr>
        <w:t xml:space="preserve">RNF-03 — Throughput 20.000 tx/hora (Categoría: Capacidad): </w:t>
      </w:r>
      <w:r>
        <w:t>La plataforma Komands debe soportar al menos 20.000 transacciones por hora en períodos de carga pico, según lo establecido en el documento RACI firmado (REF-02). Este volumen se valida contra el siguiente mix de referencia de operaciones: 50% consultas síncronas (Acceso, Ocupación PON — bajo consumo de recursos), 30% operaciones FTTH simples (Activación, Baja — 1 sesión SSH ~15s), 15% operaciones SSAA complejas (Activación, Baja con múltiples service-ports — 1 sesión SSH ~60-120s), y 5% otras operaciones (Reset, DeviceModification, Cancel). La infraestructura propuesta (3 Worker Nodes K8s con 24 GB RAM y 6 vCPU cada uno, PostgreSQL Primary con 24 GB RAM y 12 vCPU) está dimensionada para este throughput con el mix indicado. Las pruebas de carga en ambiente QA deben validar este RNF con un mix representativo antes del Go-Live.</w:t>
      </w:r>
    </w:p>
    <w:p w14:paraId="03E84690" w14:textId="77777777" w:rsidR="00C34357" w:rsidRDefault="00000000">
      <w:pPr>
        <w:spacing w:after="160"/>
        <w:jc w:val="both"/>
      </w:pPr>
      <w:r>
        <w:rPr>
          <w:b/>
          <w:bCs/>
        </w:rPr>
        <w:t xml:space="preserve">RNF-04 — Seguridad integral (Categoría: Seguridad): </w:t>
      </w:r>
      <w:r>
        <w:t>La solución debe implementar múltiples capas de seguridad: cifrado TLS 1.2+ en todas las comunicaciones REST/HTTPS entre componentes, cifrado AES-256 en reposo para credenciales SSH de OLTs almacenadas en PostgreSQL, autenticación OAuth 2.0/JWT para las APIs REST (gestionada por Axway APIM), autenticación 2FA/TOTP para la consola web de administración, modelo RBAC con 4 roles y 16 permisos granulares, segmentación de red en 3 capas (DMZ, Aplicación, Datos) con firewalls entre capas, WAF para protección de APIs, y protección DDoS en la capa perimetral. Los detalles se documentan en la sección 15 (Seguridad) del presente HLD.</w:t>
      </w:r>
    </w:p>
    <w:p w14:paraId="00E7A7EE" w14:textId="77777777" w:rsidR="00C34357" w:rsidRDefault="00000000">
      <w:pPr>
        <w:spacing w:after="160"/>
        <w:jc w:val="both"/>
      </w:pPr>
      <w:r>
        <w:rPr>
          <w:b/>
          <w:bCs/>
        </w:rPr>
        <w:t xml:space="preserve">RNF-05 — Trazabilidad extremo a extremo (Categoría: Observabilidad): </w:t>
      </w:r>
      <w:r>
        <w:t xml:space="preserve">Todas las transacciones deben poder correlacionarse de extremo a extremo mediante un identificador único (UUID) generado por Komands al momento de recibir el request. Este UUID debe propagarse a través de todos los pasos de la transacción: recepción del request, ejecución de cada comando CLI en la OLT (con registro del comando enviado y la respuesta recibida), generación del callback, y notificación a ServiceNow. El UUID permite reconstruir la historia completa de una </w:t>
      </w:r>
      <w:r>
        <w:lastRenderedPageBreak/>
        <w:t>transacción para troubleshooting, auditoría y validación de paridad funcional. La instrumentación Dynatrace captura esta correlación para la generación de trazas distribuidas.</w:t>
      </w:r>
    </w:p>
    <w:p w14:paraId="52220FFB" w14:textId="77777777" w:rsidR="00C34357" w:rsidRDefault="00000000">
      <w:pPr>
        <w:spacing w:after="160"/>
        <w:jc w:val="both"/>
      </w:pPr>
      <w:r>
        <w:rPr>
          <w:b/>
          <w:bCs/>
        </w:rPr>
        <w:t xml:space="preserve">RNF-06 — Recuperación ante desastres (Categoría: Continuidad): </w:t>
      </w:r>
      <w:r>
        <w:t>La plataforma Komands debe soportar recuperación ante fallas de componentes críticos dentro del datacenter IFX con un RPO (Recovery Point Objective) menor a 1 hora y un RTO (Recovery Time Objective) menor a 4 horas. Estos objetivos aplican a escenarios de falla dentro del datacenter (pérdida de VMs, corrupción de datos, falla de cluster), no a falla total del datacenter. El RPO se garantiza mediante WAL archiving continuo con pgBackRest (RPO real &lt;5 minutos en operación normal). El RTO se logra mediante redundancia de componentes (Kubernetes auto-healing, PostgreSQL Standby con Patroni, Redis Sentinel). No se contempla un sitio de Disaster Recovery secundario. Ante falla total del datacenter IFX, el mecanismo de contingencia es el Feature Flag hacia BluePlanet (&lt; 5 minutos, durante fase de coexistencia) o la Web Contingencia Cero (post-decomisión).</w:t>
      </w:r>
    </w:p>
    <w:p w14:paraId="7FCBE4B3" w14:textId="77777777" w:rsidR="00C34357" w:rsidRDefault="00000000">
      <w:pPr>
        <w:spacing w:after="160"/>
        <w:jc w:val="both"/>
      </w:pPr>
      <w:r>
        <w:rPr>
          <w:b/>
          <w:bCs/>
        </w:rPr>
        <w:t xml:space="preserve">RNF-07 — Despliegue sin interrupción (Categoría: Mantenibilidad): </w:t>
      </w:r>
      <w:r>
        <w:t>El despliegue de nuevas versiones de la plataforma Komands debe realizarse sin interrupción del servicio (zero-downtime deployment) mediante la estrategia Rolling Update nativa de Kubernetes. El pipeline CI/CD (GitLab CI para build y tests, ArgoCD para despliegue continuo en Kubernetes) debe soportar: versionamiento semántico de releases, ejecución automática de la suite de tests de regresión antes de cada despliegue, promoción controlada entre ambientes (DEV → QA → PROD), y capacidad de rollback rápido a la versión anterior en caso de falla.</w:t>
      </w:r>
    </w:p>
    <w:p w14:paraId="4C11AE7F" w14:textId="77777777" w:rsidR="00C34357" w:rsidRDefault="00000000">
      <w:pPr>
        <w:spacing w:after="160"/>
        <w:jc w:val="both"/>
      </w:pPr>
      <w:r>
        <w:rPr>
          <w:b/>
          <w:bCs/>
        </w:rPr>
        <w:t xml:space="preserve">RNF-09 — Tiempo E2E de transacción (Categoría: Rendimiento): </w:t>
      </w:r>
      <w:r>
        <w:t>El tiempo end-to-end de una transacción, medido desde la recepción del request por el API Gateway hasta el envío del callback con resultado a ServiceNow, debe cumplir los siguientes SLOs diferenciados por tipo de operación (P95): consultas síncronas (Acceso, Ocupación PON) menor a 10 segundos, operaciones FTTH (Activación, Baja, Modificación) menor a 60 segundos, operaciones SSAA (Activación, Baja con múltiples service-ports) menor a 180 segundos, y Reset ONT menor a 15 segundos. Estos tiempos excluyen situaciones de degradación de red o indisponibilidad de OLTs (timeout SSH). El cuello de botella principal es la duración de la ejecución de comandos CLI en la OLT, que varía según vendor (Nokia ejecuta más pasos que Huawei) y producto (SSAA requiere más service-ports que FTTH).</w:t>
      </w:r>
    </w:p>
    <w:p w14:paraId="5D60278F" w14:textId="77777777" w:rsidR="00C34357" w:rsidRDefault="00000000">
      <w:pPr>
        <w:spacing w:after="160"/>
        <w:jc w:val="both"/>
      </w:pPr>
      <w:r>
        <w:rPr>
          <w:b/>
          <w:bCs/>
        </w:rPr>
        <w:t xml:space="preserve">RNF-10 — Escalabilidad horizontal (Categoría: Escalabilidad): </w:t>
      </w:r>
      <w:r>
        <w:t>La plataforma Komands debe soportar escalamiento horizontal de microservicios mediante Kubernetes Horizontal Pod Autoscaler (HPA) sin downtime ni rediseño arquitectónico, hasta un factor de 2.5x sobre la capacidad base (de 20.000 a 50.000 tx/h). El escalamiento se logra incrementando el número de réplicas de los microservicios (especialmente Nokia Adapter y Huawei Adapter que son cuello de botella SSH) y, si la carga lo requiere, agregando Worker Nodes adicionales al cluster Kubernetes mediante provisión de VMs en IFX (sin rediseño de la arquitectura). La base de datos PostgreSQL escala mediante adición de Read Replicas para consultas y particionamiento de la tabla transactions.</w:t>
      </w:r>
    </w:p>
    <w:p w14:paraId="4CDA8898" w14:textId="77777777" w:rsidR="00C34357" w:rsidRDefault="00000000">
      <w:pPr>
        <w:spacing w:after="160"/>
        <w:jc w:val="both"/>
      </w:pPr>
      <w:r>
        <w:rPr>
          <w:b/>
          <w:bCs/>
        </w:rPr>
        <w:t xml:space="preserve">RNF-11 — Idempotencia de operaciones (Categoría: Confiabilidad): </w:t>
      </w:r>
      <w:r>
        <w:t>Cada operación de provisión debe ser idempotente: si ServiceNow reenvía una transacción con el mismo UUID (por timeout, falla de comunicación, o reintento manual), Komands debe detectar el duplicado y retornar el resultado de la ejecución original sin volver a ejecutar los comandos CLI en la OLT. La detección de duplicados se implementa mediante verificación del UUID en la tabla transactions antes de iniciar la ejecución. Si la transacción ya existe y está en estado COMPLETED, se retorna el callback original. Si está en estado IN_PROGRESS, se retorna un ACK indicando que la transacción está en curso. Este mecanismo previene la doble ejecución de comandos en la OLT, que podría generar configuraciones duplicadas o errores de consistencia.</w:t>
      </w:r>
    </w:p>
    <w:p w14:paraId="76B6FB6B" w14:textId="77777777" w:rsidR="00C34357" w:rsidRDefault="00C34357">
      <w:pPr>
        <w:spacing w:after="80"/>
      </w:pPr>
    </w:p>
    <w:p w14:paraId="64D82DA8" w14:textId="77777777" w:rsidR="00C34357" w:rsidRDefault="00000000">
      <w:pPr>
        <w:spacing w:after="160"/>
        <w:jc w:val="both"/>
      </w:pPr>
      <w:r>
        <w:rPr>
          <w:b/>
          <w:bCs/>
        </w:rPr>
        <w:t>La siguiente tabla resume los requerimientos no funcionales de la plataforma Komands con sus métricas objetivo: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699"/>
        <w:gridCol w:w="1645"/>
        <w:gridCol w:w="4491"/>
        <w:gridCol w:w="2525"/>
      </w:tblGrid>
      <w:tr w:rsidR="00C34357" w14:paraId="231C5E79"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45C748D" w14:textId="77777777" w:rsidR="00C34357" w:rsidRDefault="00000000">
            <w:pPr>
              <w:jc w:val="center"/>
            </w:pPr>
            <w:r>
              <w:rPr>
                <w:b/>
                <w:bCs/>
                <w:color w:val="FFFFFF"/>
                <w:sz w:val="20"/>
                <w:szCs w:val="20"/>
              </w:rPr>
              <w:t>ID</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9F01BFD" w14:textId="77777777" w:rsidR="00C34357" w:rsidRDefault="00000000">
            <w:pPr>
              <w:jc w:val="center"/>
            </w:pPr>
            <w:r>
              <w:rPr>
                <w:b/>
                <w:bCs/>
                <w:color w:val="FFFFFF"/>
                <w:sz w:val="20"/>
                <w:szCs w:val="20"/>
              </w:rPr>
              <w:t>Categoría</w:t>
            </w:r>
          </w:p>
        </w:tc>
        <w:tc>
          <w:tcPr>
            <w:tcW w:w="46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B6E9FCA" w14:textId="77777777" w:rsidR="00C34357" w:rsidRDefault="00000000">
            <w:pPr>
              <w:jc w:val="center"/>
            </w:pPr>
            <w:r>
              <w:rPr>
                <w:b/>
                <w:bCs/>
                <w:color w:val="FFFFFF"/>
                <w:sz w:val="20"/>
                <w:szCs w:val="20"/>
              </w:rPr>
              <w:t>Descripción</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DF4CAFF" w14:textId="77777777" w:rsidR="00C34357" w:rsidRDefault="00000000">
            <w:pPr>
              <w:jc w:val="center"/>
            </w:pPr>
            <w:r>
              <w:rPr>
                <w:b/>
                <w:bCs/>
                <w:color w:val="FFFFFF"/>
                <w:sz w:val="20"/>
                <w:szCs w:val="20"/>
              </w:rPr>
              <w:t>Métrica objetivo</w:t>
            </w:r>
          </w:p>
        </w:tc>
      </w:tr>
      <w:tr w:rsidR="00C34357" w14:paraId="0907BFE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2610686" w14:textId="77777777" w:rsidR="00C34357" w:rsidRDefault="00000000">
            <w:pPr>
              <w:jc w:val="center"/>
            </w:pPr>
            <w:r>
              <w:rPr>
                <w:b/>
                <w:bCs/>
                <w:color w:val="000000"/>
                <w:sz w:val="20"/>
                <w:szCs w:val="20"/>
              </w:rPr>
              <w:t>RNF-01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440FDB" w14:textId="77777777" w:rsidR="00C34357" w:rsidRDefault="00000000">
            <w:r>
              <w:rPr>
                <w:b/>
                <w:bCs/>
                <w:color w:val="000000"/>
                <w:sz w:val="20"/>
                <w:szCs w:val="20"/>
              </w:rPr>
              <w:t>Disponibilidad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2121D8" w14:textId="77777777" w:rsidR="00C34357" w:rsidRDefault="00000000">
            <w:r>
              <w:rPr>
                <w:color w:val="000000"/>
                <w:sz w:val="19"/>
                <w:szCs w:val="19"/>
              </w:rPr>
              <w:t>Sistema disponible para todas las VNOs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F1C3AC7" w14:textId="77777777" w:rsidR="00C34357" w:rsidRDefault="00000000">
            <w:pPr>
              <w:jc w:val="center"/>
            </w:pPr>
            <w:r>
              <w:rPr>
                <w:b/>
                <w:bCs/>
                <w:color w:val="4472C4"/>
                <w:sz w:val="18"/>
                <w:szCs w:val="18"/>
              </w:rPr>
              <w:t>SLA 99.9% / SLO 99.95%</w:t>
            </w:r>
          </w:p>
        </w:tc>
      </w:tr>
      <w:tr w:rsidR="00C34357" w14:paraId="0FDA46A0"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5AECEC" w14:textId="77777777" w:rsidR="00C34357" w:rsidRDefault="00000000">
            <w:pPr>
              <w:jc w:val="center"/>
            </w:pPr>
            <w:r>
              <w:rPr>
                <w:b/>
                <w:bCs/>
                <w:color w:val="000000"/>
                <w:sz w:val="20"/>
                <w:szCs w:val="20"/>
              </w:rPr>
              <w:t>RNF-02</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03FDCF3" w14:textId="77777777" w:rsidR="00C34357" w:rsidRDefault="00000000">
            <w:r>
              <w:rPr>
                <w:b/>
                <w:bCs/>
                <w:color w:val="000000"/>
                <w:sz w:val="20"/>
                <w:szCs w:val="20"/>
              </w:rPr>
              <w:t>Rendimiento</w:t>
            </w:r>
          </w:p>
        </w:tc>
        <w:tc>
          <w:tcPr>
            <w:tcW w:w="4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0C0722" w14:textId="77777777" w:rsidR="00C34357" w:rsidRDefault="00000000">
            <w:r>
              <w:rPr>
                <w:color w:val="000000"/>
                <w:sz w:val="19"/>
                <w:szCs w:val="19"/>
              </w:rPr>
              <w:t>Tiempo de respuesta de APIs REST</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7A6750" w14:textId="77777777" w:rsidR="00C34357" w:rsidRDefault="00000000">
            <w:pPr>
              <w:jc w:val="center"/>
            </w:pPr>
            <w:r>
              <w:rPr>
                <w:b/>
                <w:bCs/>
                <w:color w:val="4472C4"/>
                <w:sz w:val="18"/>
                <w:szCs w:val="18"/>
              </w:rPr>
              <w:t>&lt; 500 ms (P95)</w:t>
            </w:r>
          </w:p>
        </w:tc>
      </w:tr>
      <w:tr w:rsidR="00C34357" w14:paraId="15FD12F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3D42471" w14:textId="77777777" w:rsidR="00C34357" w:rsidRDefault="00000000">
            <w:pPr>
              <w:jc w:val="center"/>
            </w:pPr>
            <w:r>
              <w:rPr>
                <w:b/>
                <w:bCs/>
                <w:color w:val="000000"/>
                <w:sz w:val="20"/>
                <w:szCs w:val="20"/>
              </w:rPr>
              <w:t>RNF-03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C86E55B" w14:textId="77777777" w:rsidR="00C34357" w:rsidRDefault="00000000">
            <w:r>
              <w:rPr>
                <w:b/>
                <w:bCs/>
                <w:color w:val="000000"/>
                <w:sz w:val="20"/>
                <w:szCs w:val="20"/>
              </w:rPr>
              <w:t>Capacidad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E19B9E3" w14:textId="77777777" w:rsidR="00C34357" w:rsidRDefault="00000000">
            <w:r>
              <w:rPr>
                <w:color w:val="000000"/>
                <w:sz w:val="19"/>
                <w:szCs w:val="19"/>
              </w:rPr>
              <w:t>Throughput carga pico (mix: 50% consultas, 30% FTTH, 15% SSAA, 5% otros)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FD0D88" w14:textId="77777777" w:rsidR="00C34357" w:rsidRDefault="00000000">
            <w:pPr>
              <w:jc w:val="center"/>
            </w:pPr>
            <w:r>
              <w:rPr>
                <w:b/>
                <w:bCs/>
                <w:color w:val="4472C4"/>
                <w:sz w:val="18"/>
                <w:szCs w:val="18"/>
              </w:rPr>
              <w:t>20.000 tx/hora</w:t>
            </w:r>
          </w:p>
        </w:tc>
      </w:tr>
      <w:tr w:rsidR="00C34357" w14:paraId="71873EC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CD7189" w14:textId="77777777" w:rsidR="00C34357" w:rsidRDefault="00000000">
            <w:pPr>
              <w:jc w:val="center"/>
            </w:pPr>
            <w:r>
              <w:rPr>
                <w:b/>
                <w:bCs/>
                <w:color w:val="000000"/>
                <w:sz w:val="20"/>
                <w:szCs w:val="20"/>
              </w:rPr>
              <w:t>RNF-04</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C896C82" w14:textId="77777777" w:rsidR="00C34357" w:rsidRDefault="00000000">
            <w:r>
              <w:rPr>
                <w:b/>
                <w:bCs/>
                <w:color w:val="000000"/>
                <w:sz w:val="20"/>
                <w:szCs w:val="20"/>
              </w:rPr>
              <w:t>Seguridad</w:t>
            </w:r>
          </w:p>
        </w:tc>
        <w:tc>
          <w:tcPr>
            <w:tcW w:w="4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F14ABF6" w14:textId="77777777" w:rsidR="00C34357" w:rsidRDefault="00000000">
            <w:r>
              <w:rPr>
                <w:color w:val="000000"/>
                <w:sz w:val="19"/>
                <w:szCs w:val="19"/>
              </w:rPr>
              <w:t>Cifrado, autenticación, autorización, WAF</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15FC93" w14:textId="77777777" w:rsidR="00C34357" w:rsidRDefault="00000000">
            <w:pPr>
              <w:jc w:val="center"/>
            </w:pPr>
            <w:r>
              <w:rPr>
                <w:b/>
                <w:bCs/>
                <w:color w:val="4472C4"/>
                <w:sz w:val="18"/>
                <w:szCs w:val="18"/>
              </w:rPr>
              <w:t>TLS 1.2+ / AES-256 / OAuth</w:t>
            </w:r>
          </w:p>
        </w:tc>
      </w:tr>
      <w:tr w:rsidR="00C34357" w14:paraId="074E9FB6"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808560" w14:textId="77777777" w:rsidR="00C34357" w:rsidRDefault="00000000">
            <w:pPr>
              <w:jc w:val="center"/>
            </w:pPr>
            <w:r>
              <w:rPr>
                <w:b/>
                <w:bCs/>
                <w:color w:val="000000"/>
                <w:sz w:val="20"/>
                <w:szCs w:val="20"/>
              </w:rPr>
              <w:t>RNF-05</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89A47F" w14:textId="77777777" w:rsidR="00C34357" w:rsidRDefault="00000000">
            <w:r>
              <w:rPr>
                <w:b/>
                <w:bCs/>
                <w:color w:val="000000"/>
                <w:sz w:val="20"/>
                <w:szCs w:val="20"/>
              </w:rPr>
              <w:t>Observabilidad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784FE9" w14:textId="77777777" w:rsidR="00C34357" w:rsidRDefault="00000000">
            <w:r>
              <w:rPr>
                <w:color w:val="000000"/>
                <w:sz w:val="19"/>
                <w:szCs w:val="19"/>
              </w:rPr>
              <w:t>Correlación E2E con UUID único</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29E8B31" w14:textId="77777777" w:rsidR="00C34357" w:rsidRDefault="00000000">
            <w:pPr>
              <w:jc w:val="center"/>
            </w:pPr>
            <w:r>
              <w:rPr>
                <w:b/>
                <w:bCs/>
                <w:color w:val="4472C4"/>
                <w:sz w:val="18"/>
                <w:szCs w:val="18"/>
              </w:rPr>
              <w:t>ID en todos los flujos</w:t>
            </w:r>
          </w:p>
        </w:tc>
      </w:tr>
      <w:tr w:rsidR="00C34357" w14:paraId="226545DF"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E51B27A" w14:textId="77777777" w:rsidR="00C34357" w:rsidRDefault="00000000">
            <w:pPr>
              <w:jc w:val="center"/>
            </w:pPr>
            <w:r>
              <w:rPr>
                <w:b/>
                <w:bCs/>
                <w:color w:val="000000"/>
                <w:sz w:val="20"/>
                <w:szCs w:val="20"/>
              </w:rPr>
              <w:t>RNF-06</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38D659" w14:textId="77777777" w:rsidR="00C34357" w:rsidRDefault="00000000">
            <w:r>
              <w:rPr>
                <w:b/>
                <w:bCs/>
                <w:color w:val="000000"/>
                <w:sz w:val="20"/>
                <w:szCs w:val="20"/>
              </w:rPr>
              <w:t>Continuidad</w:t>
            </w:r>
          </w:p>
        </w:tc>
        <w:tc>
          <w:tcPr>
            <w:tcW w:w="4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84010D" w14:textId="77777777" w:rsidR="00C34357" w:rsidRDefault="00000000">
            <w:r>
              <w:rPr>
                <w:color w:val="000000"/>
                <w:sz w:val="19"/>
                <w:szCs w:val="19"/>
              </w:rPr>
              <w:t>Recuperación ante fallas (dentro de IFX)</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293F11" w14:textId="77777777" w:rsidR="00C34357" w:rsidRDefault="00000000">
            <w:pPr>
              <w:jc w:val="center"/>
            </w:pPr>
            <w:r>
              <w:rPr>
                <w:b/>
                <w:bCs/>
                <w:color w:val="4472C4"/>
                <w:sz w:val="18"/>
                <w:szCs w:val="18"/>
              </w:rPr>
              <w:t>RPO &lt; 1h / RTO &lt; 4h (Feature Flag &lt;5min para falla total)</w:t>
            </w:r>
          </w:p>
        </w:tc>
      </w:tr>
      <w:tr w:rsidR="00C34357" w14:paraId="5AB083B6"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36358F" w14:textId="77777777" w:rsidR="00C34357" w:rsidRDefault="00000000">
            <w:pPr>
              <w:jc w:val="center"/>
            </w:pPr>
            <w:r>
              <w:rPr>
                <w:b/>
                <w:bCs/>
                <w:color w:val="000000"/>
                <w:sz w:val="20"/>
                <w:szCs w:val="20"/>
              </w:rPr>
              <w:t>RNF-07</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B1759C" w14:textId="77777777" w:rsidR="00C34357" w:rsidRDefault="00000000">
            <w:r>
              <w:rPr>
                <w:b/>
                <w:bCs/>
                <w:color w:val="000000"/>
                <w:sz w:val="20"/>
                <w:szCs w:val="20"/>
              </w:rPr>
              <w:t>Mantenibilidad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6F9A029" w14:textId="77777777" w:rsidR="00C34357" w:rsidRDefault="00000000">
            <w:r>
              <w:rPr>
                <w:color w:val="000000"/>
                <w:sz w:val="19"/>
                <w:szCs w:val="19"/>
              </w:rPr>
              <w:t>Despliegue sin interrupción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823177" w14:textId="77777777" w:rsidR="00C34357" w:rsidRDefault="00000000">
            <w:pPr>
              <w:jc w:val="center"/>
            </w:pPr>
            <w:r>
              <w:rPr>
                <w:b/>
                <w:bCs/>
                <w:color w:val="4472C4"/>
                <w:sz w:val="18"/>
                <w:szCs w:val="18"/>
              </w:rPr>
              <w:t>Zero-downtime (Rolling Update)</w:t>
            </w:r>
          </w:p>
        </w:tc>
      </w:tr>
      <w:tr w:rsidR="00C34357" w:rsidRPr="00CB3C92" w14:paraId="2CD6B22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B9C305" w14:textId="77777777" w:rsidR="00C34357" w:rsidRDefault="00000000">
            <w:pPr>
              <w:jc w:val="center"/>
            </w:pPr>
            <w:r>
              <w:rPr>
                <w:b/>
                <w:bCs/>
                <w:color w:val="000000"/>
                <w:sz w:val="20"/>
                <w:szCs w:val="20"/>
              </w:rPr>
              <w:t>RNF-09</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7B71DB" w14:textId="77777777" w:rsidR="00C34357" w:rsidRDefault="00000000">
            <w:r>
              <w:rPr>
                <w:b/>
                <w:bCs/>
                <w:color w:val="000000"/>
                <w:sz w:val="20"/>
                <w:szCs w:val="20"/>
              </w:rPr>
              <w:t>Rendimiento</w:t>
            </w:r>
          </w:p>
        </w:tc>
        <w:tc>
          <w:tcPr>
            <w:tcW w:w="4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CBACA2" w14:textId="77777777" w:rsidR="00C34357" w:rsidRDefault="00000000">
            <w:r>
              <w:rPr>
                <w:color w:val="000000"/>
                <w:sz w:val="19"/>
                <w:szCs w:val="19"/>
              </w:rPr>
              <w:t>Tiempo E2E de transacción</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BAAA709" w14:textId="77777777" w:rsidR="00C34357" w:rsidRPr="005D78BF" w:rsidRDefault="00000000">
            <w:pPr>
              <w:jc w:val="center"/>
              <w:rPr>
                <w:lang w:val="en-US"/>
              </w:rPr>
            </w:pPr>
            <w:r>
              <w:rPr>
                <w:b/>
                <w:bCs/>
                <w:color w:val="4472C4"/>
                <w:sz w:val="18"/>
                <w:szCs w:val="18"/>
                <w:lang w:val="en-US"/>
              </w:rPr>
              <w:t>Consultas &lt;10s, FTTH &lt;60s, SSAA &lt;180s, Reset &lt;15s (P95)</w:t>
            </w:r>
          </w:p>
        </w:tc>
      </w:tr>
      <w:tr w:rsidR="00C34357" w14:paraId="3BF0BAD9"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37C55C2" w14:textId="77777777" w:rsidR="00C34357" w:rsidRDefault="00000000">
            <w:pPr>
              <w:jc w:val="center"/>
            </w:pPr>
            <w:r>
              <w:rPr>
                <w:b/>
                <w:bCs/>
                <w:color w:val="000000"/>
                <w:sz w:val="20"/>
                <w:szCs w:val="20"/>
              </w:rPr>
              <w:t>RNF-10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F2CF0B" w14:textId="77777777" w:rsidR="00C34357" w:rsidRDefault="00000000">
            <w:r>
              <w:rPr>
                <w:b/>
                <w:bCs/>
                <w:color w:val="000000"/>
                <w:sz w:val="20"/>
                <w:szCs w:val="20"/>
              </w:rPr>
              <w:t>Escalabilidad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FD8B1F" w14:textId="77777777" w:rsidR="00C34357" w:rsidRDefault="00000000">
            <w:r>
              <w:rPr>
                <w:color w:val="000000"/>
                <w:sz w:val="19"/>
                <w:szCs w:val="19"/>
              </w:rPr>
              <w:t>Escalamiento horizontal sin rediseño</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DCF11F4" w14:textId="77777777" w:rsidR="00C34357" w:rsidRDefault="00000000">
            <w:pPr>
              <w:jc w:val="center"/>
            </w:pPr>
            <w:r>
              <w:rPr>
                <w:b/>
                <w:bCs/>
                <w:color w:val="4472C4"/>
                <w:sz w:val="18"/>
                <w:szCs w:val="18"/>
              </w:rPr>
              <w:t>Hasta 2.5x capacidad base (50K tx/h)</w:t>
            </w:r>
          </w:p>
        </w:tc>
      </w:tr>
      <w:tr w:rsidR="00C34357" w14:paraId="3E1CB916"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3CDE64" w14:textId="77777777" w:rsidR="00C34357" w:rsidRDefault="00000000">
            <w:pPr>
              <w:jc w:val="center"/>
            </w:pPr>
            <w:r>
              <w:rPr>
                <w:b/>
                <w:bCs/>
                <w:color w:val="000000"/>
                <w:sz w:val="20"/>
                <w:szCs w:val="20"/>
              </w:rPr>
              <w:t>RNF-11</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2C67B6" w14:textId="77777777" w:rsidR="00C34357" w:rsidRDefault="00000000">
            <w:r>
              <w:rPr>
                <w:b/>
                <w:bCs/>
                <w:color w:val="000000"/>
                <w:sz w:val="20"/>
                <w:szCs w:val="20"/>
              </w:rPr>
              <w:t>Confiabilidad</w:t>
            </w:r>
          </w:p>
        </w:tc>
        <w:tc>
          <w:tcPr>
            <w:tcW w:w="4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93929A" w14:textId="77777777" w:rsidR="00C34357" w:rsidRDefault="00000000">
            <w:r>
              <w:rPr>
                <w:color w:val="000000"/>
                <w:sz w:val="19"/>
                <w:szCs w:val="19"/>
              </w:rPr>
              <w:t>Idempotencia de operaciones</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D6BDD7C" w14:textId="77777777" w:rsidR="00C34357" w:rsidRDefault="00000000">
            <w:pPr>
              <w:jc w:val="center"/>
            </w:pPr>
            <w:r>
              <w:rPr>
                <w:b/>
                <w:bCs/>
                <w:color w:val="4472C4"/>
                <w:sz w:val="18"/>
                <w:szCs w:val="18"/>
              </w:rPr>
              <w:t>Detección duplicados por UUID, sin doble ejecución en OLT</w:t>
            </w:r>
          </w:p>
        </w:tc>
      </w:tr>
    </w:tbl>
    <w:p w14:paraId="6EF54F11" w14:textId="77777777" w:rsidR="00C34357" w:rsidRDefault="00000000">
      <w:pPr>
        <w:pBdr>
          <w:left w:val="single" w:sz="12" w:space="8" w:color="4472C4"/>
        </w:pBdr>
        <w:spacing w:before="100" w:after="160"/>
        <w:ind w:left="360" w:right="360"/>
      </w:pPr>
      <w:r>
        <w:rPr>
          <w:i/>
          <w:iCs/>
          <w:color w:val="444444"/>
          <w:sz w:val="20"/>
          <w:szCs w:val="20"/>
        </w:rPr>
        <w:t>Nota: Los requerimientos no funcionales serán monitoreados como SLIs (Service Level Indicators) con SLOs (Service Level Objectives) definidos. Los SLAs contractuales con las VNOs son gestionados por ON·NET y no son alcance de este documento. Las pruebas de carga específicas para validar RNF-02 y RNF-03 se recomienda ejecutarlas en ambiente PROD (previo al Go-Live) dado que el ambiente QA tiene un sizing reducido (~40% de PROD) que no permite extrapolar resultados de rendimiento de forma confiable.</w:t>
      </w:r>
    </w:p>
    <w:p w14:paraId="53E7235B" w14:textId="77777777" w:rsidR="00C34357" w:rsidRDefault="00000000">
      <w:pPr>
        <w:pStyle w:val="Ttulo1"/>
      </w:pPr>
      <w:bookmarkStart w:id="67" w:name="_Toc226041853"/>
      <w:r>
        <w:t>6. ARQUITECTURA DE LA SOLUCIÓN</w:t>
      </w:r>
      <w:bookmarkEnd w:id="67"/>
    </w:p>
    <w:p w14:paraId="65442E5A" w14:textId="77777777" w:rsidR="00C34357" w:rsidRDefault="00000000">
      <w:pPr>
        <w:spacing w:after="160"/>
        <w:jc w:val="both"/>
      </w:pPr>
      <w:r>
        <w:t>Esta sección presenta la visión arquitectónica completa del Proyecto Sunset BluePlanet, describiendo la transición desde la arquitectura actual (AS-IS) hacia la arquitectura objetivo (TO-BE). El diseño propuesto ha sido elaborado considerando los principios de diseño establecidos en la sección 1.4, las restricciones documentadas en la sección 4, y los requerimientos de alto nivel de la sección 5. Todas las decisiones de arquitectura han sido validadas con Arquitectura ON·NET y documentadas como ADRs (Architecture Decision Records) en la sección 6.5.</w:t>
      </w:r>
    </w:p>
    <w:p w14:paraId="03B319CD" w14:textId="77777777" w:rsidR="00C34357" w:rsidRDefault="00000000">
      <w:pPr>
        <w:spacing w:after="160"/>
        <w:jc w:val="both"/>
      </w:pPr>
      <w:r>
        <w:t xml:space="preserve">El enfoque arquitectónico se basa en el principio de sustitución selectiva: se reemplazan únicamente los componentes de BluePlanet que generan acoplamiento y puntos de falla (BPI, BPO, RA, Neo4j), preservando los componentes que funcionan correctamente (UAA, OSP, </w:t>
      </w:r>
      <w:r>
        <w:lastRenderedPageBreak/>
        <w:t>WSO2 para canal VNOs) y potenciando los que asumen nuevas responsabilidades (ServiceNow SOM como orquestador, Axway como gateway de APIs de Komands).</w:t>
      </w:r>
    </w:p>
    <w:p w14:paraId="08F17E8E" w14:textId="77777777" w:rsidR="00C34357" w:rsidRDefault="00000000">
      <w:pPr>
        <w:spacing w:after="160"/>
        <w:jc w:val="both"/>
      </w:pPr>
      <w:r>
        <w:t>Los diagramas de esta sección siguen la notación C4 (Context, Containers, Components, Code) de Simon Brown, un modelo jerárquico para visualizar la arquitectura de software en niveles de abstracción crecientes. Los diagramas editables en formato draw.io se entregan como entregable complementario del presente HLD.</w:t>
      </w:r>
    </w:p>
    <w:p w14:paraId="3390C017" w14:textId="77777777" w:rsidR="00C34357" w:rsidRDefault="00000000">
      <w:pPr>
        <w:pStyle w:val="Ttulo2"/>
      </w:pPr>
      <w:bookmarkStart w:id="68" w:name="_Toc226041854"/>
      <w:r>
        <w:t>6.1 Visión general de la transición</w:t>
      </w:r>
      <w:bookmarkEnd w:id="68"/>
    </w:p>
    <w:p w14:paraId="5325F62A" w14:textId="77777777" w:rsidR="00C34357" w:rsidRDefault="00000000">
      <w:pPr>
        <w:spacing w:after="160"/>
        <w:jc w:val="both"/>
      </w:pPr>
      <w:r>
        <w:t>El ecosistema de provisión de servicios de ON·NET Fibra, denominado Génesis, soporta los procesos de negocio críticos que permiten a las VNOs comercializar servicios de fibra óptica a más de 2 millones de clientes finales. La transición arquitectónica propuesta busca eliminar el componente central de mayor riesgo (BluePlanet) sin alterar la experiencia de las VNOs ni la operación del negocio.</w:t>
      </w:r>
    </w:p>
    <w:p w14:paraId="726191DB" w14:textId="77777777" w:rsidR="00C34357" w:rsidRDefault="00000000">
      <w:pPr>
        <w:spacing w:after="160"/>
        <w:jc w:val="both"/>
      </w:pPr>
      <w:r>
        <w:t>La siguiente tabla sintetiza los cambios fundamentales entre ambas arquitecturas, organizados por dimensión: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81"/>
        <w:gridCol w:w="3656"/>
        <w:gridCol w:w="3823"/>
      </w:tblGrid>
      <w:tr w:rsidR="00C34357" w14:paraId="0D5B8AB2"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4256E47" w14:textId="77777777" w:rsidR="00C34357" w:rsidRDefault="00000000">
            <w:pPr>
              <w:jc w:val="center"/>
            </w:pPr>
            <w:r>
              <w:rPr>
                <w:b/>
                <w:bCs/>
                <w:color w:val="FFFFFF"/>
                <w:sz w:val="20"/>
                <w:szCs w:val="20"/>
              </w:rPr>
              <w:t>Dimensión</w:t>
            </w:r>
          </w:p>
        </w:tc>
        <w:tc>
          <w:tcPr>
            <w:tcW w:w="38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B046D0A" w14:textId="77777777" w:rsidR="00C34357" w:rsidRDefault="00000000">
            <w:pPr>
              <w:jc w:val="center"/>
            </w:pPr>
            <w:r>
              <w:rPr>
                <w:b/>
                <w:bCs/>
                <w:color w:val="FFFFFF"/>
                <w:sz w:val="20"/>
                <w:szCs w:val="20"/>
              </w:rPr>
              <w:t>AS-IS (Actual)</w:t>
            </w:r>
          </w:p>
        </w:tc>
        <w:tc>
          <w:tcPr>
            <w:tcW w:w="38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3D7EAE8" w14:textId="77777777" w:rsidR="00C34357" w:rsidRDefault="00000000">
            <w:pPr>
              <w:jc w:val="center"/>
            </w:pPr>
            <w:r>
              <w:rPr>
                <w:b/>
                <w:bCs/>
                <w:color w:val="FFFFFF"/>
                <w:sz w:val="20"/>
                <w:szCs w:val="20"/>
              </w:rPr>
              <w:t>TO-BE (Propuesta)</w:t>
            </w:r>
          </w:p>
        </w:tc>
      </w:tr>
      <w:tr w:rsidR="00C34357" w14:paraId="793DE578"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BE47BED" w14:textId="77777777" w:rsidR="00C34357" w:rsidRDefault="00000000">
            <w:r>
              <w:rPr>
                <w:b/>
                <w:bCs/>
                <w:color w:val="000000"/>
                <w:sz w:val="18"/>
                <w:szCs w:val="18"/>
              </w:rPr>
              <w:t>Orquestación</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72DB7C" w14:textId="77777777" w:rsidR="00C34357" w:rsidRDefault="00000000">
            <w:r>
              <w:rPr>
                <w:color w:val="000000"/>
                <w:sz w:val="18"/>
                <w:szCs w:val="18"/>
              </w:rPr>
              <w:t>BluePlanet BPO orquesta flujos de provisión y post-venta. ServiceNow invoca BPO.</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5AFA36" w14:textId="77777777" w:rsidR="00C34357" w:rsidRDefault="00000000">
            <w:r>
              <w:rPr>
                <w:color w:val="2E7D32"/>
                <w:sz w:val="18"/>
                <w:szCs w:val="18"/>
              </w:rPr>
              <w:t>ServiceNow SOM (FlowDesigner) asume la orquestación completa. Komands solo ejecuta comandos.</w:t>
            </w:r>
          </w:p>
        </w:tc>
      </w:tr>
      <w:tr w:rsidR="00C34357" w14:paraId="49559FD6"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993689" w14:textId="77777777" w:rsidR="00C34357" w:rsidRDefault="00000000">
            <w:r>
              <w:rPr>
                <w:b/>
                <w:bCs/>
                <w:color w:val="000000"/>
                <w:sz w:val="18"/>
                <w:szCs w:val="18"/>
              </w:rPr>
              <w:t>Inventario de red</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CE0F0B" w14:textId="77777777" w:rsidR="00C34357" w:rsidRDefault="00000000">
            <w:r>
              <w:rPr>
                <w:color w:val="000000"/>
                <w:sz w:val="18"/>
                <w:szCs w:val="18"/>
              </w:rPr>
              <w:t>BluePlanet BPI (Neo4j) mantiene inventario de servicios y recursos de red.</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23FAB4" w14:textId="77777777" w:rsidR="00C34357" w:rsidRDefault="00000000">
            <w:r>
              <w:rPr>
                <w:color w:val="2E7D32"/>
                <w:sz w:val="18"/>
                <w:szCs w:val="18"/>
              </w:rPr>
              <w:t>CMDB de ServiceNow es fuente autoritativa. Komands mantiene catálogo técnico local sincronizado.</w:t>
            </w:r>
          </w:p>
        </w:tc>
      </w:tr>
      <w:tr w:rsidR="00C34357" w14:paraId="64613E2B"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4E1A36A" w14:textId="77777777" w:rsidR="00C34357" w:rsidRDefault="00000000">
            <w:r>
              <w:rPr>
                <w:b/>
                <w:bCs/>
                <w:color w:val="000000"/>
                <w:sz w:val="18"/>
                <w:szCs w:val="18"/>
              </w:rPr>
              <w:t>Ejecución en red</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470F13" w14:textId="77777777" w:rsidR="00C34357" w:rsidRDefault="00000000">
            <w:r>
              <w:rPr>
                <w:color w:val="000000"/>
                <w:sz w:val="18"/>
                <w:szCs w:val="18"/>
              </w:rPr>
              <w:t>BluePlanet RA ejecuta comandos SSH hacia OLTs mediante adaptadores propietarios.</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19FF3B" w14:textId="77777777" w:rsidR="00C34357" w:rsidRDefault="00000000">
            <w:r>
              <w:rPr>
                <w:color w:val="2E7D32"/>
                <w:sz w:val="18"/>
                <w:szCs w:val="18"/>
              </w:rPr>
              <w:t>Komands (Huawei Adapter + Nokia Adapter) ejecuta comandos CLI vía SSH con Netmiko.</w:t>
            </w:r>
          </w:p>
        </w:tc>
      </w:tr>
      <w:tr w:rsidR="00C34357" w14:paraId="551A237E"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9AD942" w14:textId="77777777" w:rsidR="00C34357" w:rsidRDefault="00000000">
            <w:r>
              <w:rPr>
                <w:b/>
                <w:bCs/>
                <w:color w:val="000000"/>
                <w:sz w:val="18"/>
                <w:szCs w:val="18"/>
              </w:rPr>
              <w:t>Base de datos</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8D6017" w14:textId="77777777" w:rsidR="00C34357" w:rsidRDefault="00000000">
            <w:r>
              <w:rPr>
                <w:color w:val="000000"/>
                <w:sz w:val="18"/>
                <w:szCs w:val="18"/>
              </w:rPr>
              <w:t>Neo4j (grafo) para inventario BPI. Esquema propietario de Ciena.</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AC2527" w14:textId="77777777" w:rsidR="00C34357" w:rsidRDefault="00000000">
            <w:r>
              <w:rPr>
                <w:color w:val="2E7D32"/>
                <w:sz w:val="18"/>
                <w:szCs w:val="18"/>
              </w:rPr>
              <w:t>PostgreSQL 15+ con schema relacional diseñado para provisión GPON.</w:t>
            </w:r>
          </w:p>
        </w:tc>
      </w:tr>
      <w:tr w:rsidR="00C34357" w14:paraId="19700121"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D08485" w14:textId="77777777" w:rsidR="00C34357" w:rsidRDefault="00000000">
            <w:r>
              <w:rPr>
                <w:b/>
                <w:bCs/>
                <w:color w:val="000000"/>
                <w:sz w:val="18"/>
                <w:szCs w:val="18"/>
              </w:rPr>
              <w:t>API Management</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78C3CC" w14:textId="77777777" w:rsidR="00C34357" w:rsidRDefault="00000000">
            <w:r>
              <w:rPr>
                <w:color w:val="000000"/>
                <w:sz w:val="18"/>
                <w:szCs w:val="18"/>
              </w:rPr>
              <w:t>WSO2 APIM para todos los canales (VNOs, OSP, MAM, SN ↔ BP).</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FC4F02" w14:textId="77777777" w:rsidR="00C34357" w:rsidRDefault="00000000">
            <w:r>
              <w:rPr>
                <w:color w:val="2E7D32"/>
                <w:sz w:val="18"/>
                <w:szCs w:val="18"/>
              </w:rPr>
              <w:t>Modelo dual: WSO2 (canal VNOs/OSP) + Axway (canal SN ↔ Komands).</w:t>
            </w:r>
          </w:p>
        </w:tc>
      </w:tr>
      <w:tr w:rsidR="00C34357" w14:paraId="26DC87ED"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E81D23" w14:textId="77777777" w:rsidR="00C34357" w:rsidRDefault="00000000">
            <w:r>
              <w:rPr>
                <w:b/>
                <w:bCs/>
                <w:color w:val="000000"/>
                <w:sz w:val="18"/>
                <w:szCs w:val="18"/>
              </w:rPr>
              <w:t>Infraestructura</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B2B2DC" w14:textId="77777777" w:rsidR="00C34357" w:rsidRDefault="00000000">
            <w:r>
              <w:rPr>
                <w:color w:val="000000"/>
                <w:sz w:val="18"/>
                <w:szCs w:val="18"/>
              </w:rPr>
              <w:t>BluePlanet en VMs dedicadas. Monolítico con dependencias internas.</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849889" w14:textId="77777777" w:rsidR="00C34357" w:rsidRDefault="00000000">
            <w:r>
              <w:rPr>
                <w:color w:val="2E7D32"/>
                <w:sz w:val="18"/>
                <w:szCs w:val="18"/>
              </w:rPr>
              <w:t>Komands en Kubernetes (IFX). Microservicios independientes con HA nativa.</w:t>
            </w:r>
          </w:p>
        </w:tc>
      </w:tr>
      <w:tr w:rsidR="00C34357" w14:paraId="2177CFD9"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5765DD" w14:textId="77777777" w:rsidR="00C34357" w:rsidRDefault="00000000">
            <w:r>
              <w:rPr>
                <w:b/>
                <w:bCs/>
                <w:color w:val="000000"/>
                <w:sz w:val="18"/>
                <w:szCs w:val="18"/>
              </w:rPr>
              <w:t>Observabilidad</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EBB62A" w14:textId="77777777" w:rsidR="00C34357" w:rsidRDefault="00000000">
            <w:r>
              <w:rPr>
                <w:color w:val="000000"/>
                <w:sz w:val="18"/>
                <w:szCs w:val="18"/>
              </w:rPr>
              <w:t>Logs propietarios de BluePlanet. Monitoreo limitado.</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1B82BDE" w14:textId="77777777" w:rsidR="00C34357" w:rsidRDefault="00000000">
            <w:r>
              <w:rPr>
                <w:color w:val="2E7D32"/>
                <w:sz w:val="18"/>
                <w:szCs w:val="18"/>
              </w:rPr>
              <w:t>Dynatrace APM con trazabilidad E2E, dashboards y alertas.</w:t>
            </w:r>
          </w:p>
        </w:tc>
      </w:tr>
      <w:tr w:rsidR="00C34357" w14:paraId="1E616A28"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6D7667" w14:textId="77777777" w:rsidR="00C34357" w:rsidRDefault="00000000">
            <w:r>
              <w:rPr>
                <w:b/>
                <w:bCs/>
                <w:color w:val="000000"/>
                <w:sz w:val="18"/>
                <w:szCs w:val="18"/>
              </w:rPr>
              <w:t>Control migración</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63F43B" w14:textId="77777777" w:rsidR="00C34357" w:rsidRDefault="00000000">
            <w:r>
              <w:rPr>
                <w:color w:val="000000"/>
                <w:sz w:val="18"/>
                <w:szCs w:val="18"/>
              </w:rPr>
              <w:t>No aplica (plataforma única).</w:t>
            </w:r>
          </w:p>
        </w:tc>
        <w:tc>
          <w:tcPr>
            <w:tcW w:w="38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B9D58B8" w14:textId="77777777" w:rsidR="00C34357" w:rsidRDefault="00000000">
            <w:r>
              <w:rPr>
                <w:color w:val="2E7D32"/>
                <w:sz w:val="18"/>
                <w:szCs w:val="18"/>
              </w:rPr>
              <w:t>Feature Flags multi-dimensional (VNO/tecnología/producto/operación).</w:t>
            </w:r>
          </w:p>
        </w:tc>
      </w:tr>
      <w:tr w:rsidR="00C34357" w14:paraId="56975481"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3235CF" w14:textId="77777777" w:rsidR="00C34357" w:rsidRDefault="00000000">
            <w:r>
              <w:rPr>
                <w:b/>
                <w:bCs/>
                <w:color w:val="000000"/>
                <w:sz w:val="18"/>
                <w:szCs w:val="18"/>
              </w:rPr>
              <w:t>Alarmas/Assurance</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46FF4C" w14:textId="77777777" w:rsidR="00C34357" w:rsidRDefault="00000000">
            <w:r>
              <w:rPr>
                <w:color w:val="000000"/>
                <w:sz w:val="18"/>
                <w:szCs w:val="18"/>
              </w:rPr>
              <w:t>BluePlanet UAA en Kubernetes.</w:t>
            </w:r>
          </w:p>
        </w:tc>
        <w:tc>
          <w:tcPr>
            <w:tcW w:w="3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BCC9D2" w14:textId="77777777" w:rsidR="00C34357" w:rsidRDefault="00000000">
            <w:r>
              <w:rPr>
                <w:color w:val="000000"/>
                <w:sz w:val="18"/>
                <w:szCs w:val="18"/>
              </w:rPr>
              <w:t>Sin cambio. UAA se mantiene operativo e independiente.</w:t>
            </w:r>
          </w:p>
        </w:tc>
      </w:tr>
    </w:tbl>
    <w:p w14:paraId="0691C331" w14:textId="77777777" w:rsidR="00C34357" w:rsidRDefault="00000000">
      <w:r>
        <w:br w:type="page"/>
      </w:r>
    </w:p>
    <w:p w14:paraId="20F9D89D" w14:textId="77777777" w:rsidR="00C34357" w:rsidRDefault="00000000">
      <w:pPr>
        <w:pStyle w:val="Ttulo2"/>
      </w:pPr>
      <w:bookmarkStart w:id="69" w:name="_Toc226041855"/>
      <w:r>
        <w:lastRenderedPageBreak/>
        <w:t>6.2 Arquitectura AS-IS (Situación Actual)</w:t>
      </w:r>
      <w:bookmarkEnd w:id="69"/>
    </w:p>
    <w:p w14:paraId="2BF7C026" w14:textId="77777777" w:rsidR="00C34357" w:rsidRDefault="00000000">
      <w:pPr>
        <w:spacing w:after="160"/>
        <w:jc w:val="both"/>
      </w:pPr>
      <w:r>
        <w:t>La arquitectura actual del ecosistema Génesis se compone de múltiples plataformas integradas que han evolucionado orgánicamente a lo largo de los años. BluePlanet de Ciena ocupa una posición central, actuando como intermediario obligatorio entre ServiceNow y la red física de OLTs. Esta centralización genera un punto único de falla que afecta directamente la operación de las 4 VNOs.</w:t>
      </w:r>
    </w:p>
    <w:p w14:paraId="5A9345B9" w14:textId="77777777" w:rsidR="00C34357" w:rsidRDefault="00000000">
      <w:pPr>
        <w:pStyle w:val="Ttulo3"/>
      </w:pPr>
      <w:bookmarkStart w:id="70" w:name="_Toc226041856"/>
      <w:r>
        <w:t>6.2.1 Flujo de provisión AS-IS</w:t>
      </w:r>
      <w:bookmarkEnd w:id="70"/>
    </w:p>
    <w:p w14:paraId="5EE6B4D4" w14:textId="77777777" w:rsidR="00C34357" w:rsidRDefault="00000000">
      <w:pPr>
        <w:spacing w:after="160"/>
        <w:jc w:val="both"/>
      </w:pPr>
      <w:r>
        <w:t>El flujo típico de una operación de provisión (ejemplo: activación de servicio FTTH para un cliente de ClaroVTR) sigue la siguiente secuencia en la arquitectura actual:</w:t>
      </w:r>
    </w:p>
    <w:p w14:paraId="53B41510" w14:textId="77777777" w:rsidR="00C34357" w:rsidRDefault="00000000">
      <w:pPr>
        <w:pStyle w:val="Prrafodelista"/>
        <w:spacing w:after="80"/>
        <w:ind w:left="720" w:hanging="360"/>
      </w:pPr>
      <w:r>
        <w:t>• La VNO (ClaroVTR) envía una solicitud de activación a través de la API expuesta por WSO2 APIM. WSO2 autentica la solicitud y aplica políticas de rate limiting.</w:t>
      </w:r>
    </w:p>
    <w:p w14:paraId="3E98DDCE" w14:textId="77777777" w:rsidR="00C34357" w:rsidRDefault="00000000">
      <w:pPr>
        <w:pStyle w:val="Prrafodelista"/>
        <w:spacing w:after="80"/>
        <w:ind w:left="720" w:hanging="360"/>
      </w:pPr>
      <w:r>
        <w:t>• WSO2 APIM reenvía el request a ServiceNow SOM, donde se crea la orden de servicio, se validan los datos del cliente, se consulta factibilidad en OSP (CPQD) vía SOAP/XML, y se ejecuta el proceso de asignación de recursos de red.</w:t>
      </w:r>
    </w:p>
    <w:p w14:paraId="0981FD42" w14:textId="77777777" w:rsidR="00C34357" w:rsidRDefault="00000000">
      <w:pPr>
        <w:pStyle w:val="Prrafodelista"/>
        <w:spacing w:after="80"/>
        <w:ind w:left="720" w:hanging="360"/>
      </w:pPr>
      <w:r>
        <w:t>• ServiceNow invoca a BluePlanet BPO para la orquestación de la activación. BPO coordina los pasos de provisión según los flujos BPMN definidos en Camunda.</w:t>
      </w:r>
    </w:p>
    <w:p w14:paraId="5ADD8326" w14:textId="77777777" w:rsidR="00C34357" w:rsidRDefault="00000000">
      <w:pPr>
        <w:pStyle w:val="Prrafodelista"/>
        <w:spacing w:after="80"/>
        <w:ind w:left="720" w:hanging="360"/>
      </w:pPr>
      <w:r>
        <w:t>• BluePlanet BPO actualiza el inventario de servicios en BPI (Neo4j), registrando el nuevo servicio y sus recursos asociados (OLT, puerto PON, ONT, VLANs, gemports).</w:t>
      </w:r>
    </w:p>
    <w:p w14:paraId="7EFD2F27" w14:textId="77777777" w:rsidR="00C34357" w:rsidRDefault="00000000">
      <w:pPr>
        <w:pStyle w:val="Prrafodelista"/>
        <w:spacing w:after="80"/>
        <w:ind w:left="720" w:hanging="360"/>
      </w:pPr>
      <w:r>
        <w:t>• BluePlanet BPO invoca al Resource Adapter (RA) para ejecutar los comandos SSH de activación en la OLT correspondiente (Nokia o Huawei). El RA establece la sesión SSH, ejecuta la secuencia de comandos CLI necesarios, y retorna el resultado a BPO.</w:t>
      </w:r>
    </w:p>
    <w:p w14:paraId="5206F004" w14:textId="77777777" w:rsidR="00C34357" w:rsidRDefault="00000000">
      <w:pPr>
        <w:pStyle w:val="Prrafodelista"/>
        <w:spacing w:after="80"/>
        <w:ind w:left="720" w:hanging="360"/>
      </w:pPr>
      <w:r>
        <w:t>• BPO notifica a ServiceNow el resultado de la activación. ServiceNow actualiza CMDB y responde a la VNO a través de WSO2. Si la operación falla en cualquier punto de BPO o RA, el error se propaga como códigos 30, 40, 400 o 404 que requieren intervención de la Mesa de Quiebre.</w:t>
      </w:r>
    </w:p>
    <w:p w14:paraId="6F32A53D" w14:textId="77777777" w:rsidR="00C34357" w:rsidRDefault="00000000">
      <w:pPr>
        <w:pStyle w:val="Ttulo3"/>
      </w:pPr>
      <w:bookmarkStart w:id="71" w:name="_Toc226041857"/>
      <w:r>
        <w:t>6.2.2 Problemática de la arquitectura AS-IS</w:t>
      </w:r>
      <w:bookmarkEnd w:id="71"/>
    </w:p>
    <w:p w14:paraId="04FA028F" w14:textId="77777777" w:rsidR="00C34357" w:rsidRDefault="00000000">
      <w:pPr>
        <w:spacing w:after="160"/>
        <w:jc w:val="both"/>
      </w:pPr>
      <w:r>
        <w:t>La experiencia operacional de ON·NET con esta arquitectura ha evidenciado múltiples problemas:</w:t>
      </w:r>
    </w:p>
    <w:p w14:paraId="0640E2EC" w14:textId="77777777" w:rsidR="00C34357" w:rsidRDefault="00000000">
      <w:pPr>
        <w:spacing w:after="160"/>
        <w:jc w:val="both"/>
      </w:pPr>
      <w:r>
        <w:rPr>
          <w:b/>
          <w:bCs/>
        </w:rPr>
        <w:t xml:space="preserve">Punto único de falla: </w:t>
      </w:r>
      <w:r>
        <w:t>BluePlanet es un componente monolítico que concentra tres funciones críticas (inventario, orquestación, ejecución SSH). Cualquier falla en cualquiera de estos módulos detiene la operación completa de provisión para todas las VNOs simultáneamente. Los incidentes recurrentes (errores 30, 40, 400, 404) han demostrado la fragilidad de esta dependencia.</w:t>
      </w:r>
    </w:p>
    <w:p w14:paraId="024E2957" w14:textId="77777777" w:rsidR="00C34357" w:rsidRDefault="00000000">
      <w:pPr>
        <w:spacing w:after="160"/>
        <w:jc w:val="both"/>
      </w:pPr>
      <w:r>
        <w:rPr>
          <w:b/>
          <w:bCs/>
        </w:rPr>
        <w:t xml:space="preserve">Acoplamiento excesivo: </w:t>
      </w:r>
      <w:r>
        <w:t>La integración entre ServiceNow y BluePlanet es profunda y bidireccional. Los flujos de ServiceNow dependen de las APIs de BPO para cualquier operación de red, y BPO depende de BPI para el inventario y de RA para la ejecución. Este acoplamiento hace que cualquier cambio en una capa tenga impacto en cascada en las demás.</w:t>
      </w:r>
    </w:p>
    <w:p w14:paraId="0B94AB87" w14:textId="77777777" w:rsidR="00C34357" w:rsidRDefault="00000000">
      <w:pPr>
        <w:spacing w:after="160"/>
        <w:jc w:val="both"/>
      </w:pPr>
      <w:r>
        <w:rPr>
          <w:b/>
          <w:bCs/>
        </w:rPr>
        <w:t xml:space="preserve">Impacto operacional medible: </w:t>
      </w:r>
      <w:r>
        <w:t>Las fallas de BluePlanet provocan reagendamientos de instalaciones de campo, pérdida de ventas para las VNOs, intervención manual de la Mesa de Quiebre para ejecutar operaciones de contingencia, y costos de soporte elevados por la complejidad de troubleshooting.</w:t>
      </w:r>
    </w:p>
    <w:p w14:paraId="61850102" w14:textId="77777777" w:rsidR="00C34357" w:rsidRDefault="00000000">
      <w:pPr>
        <w:spacing w:after="160"/>
        <w:jc w:val="both"/>
      </w:pPr>
      <w:r>
        <w:rPr>
          <w:b/>
          <w:bCs/>
        </w:rPr>
        <w:t xml:space="preserve">Opacidad y vendor lock-in: </w:t>
      </w:r>
      <w:r>
        <w:t xml:space="preserve">BluePlanet es un producto propietario de Ciena con arquitectura interna compleja (Neo4j, Camunda BPMN, Resource Adapters propietarios). La visibilidad sobre </w:t>
      </w:r>
      <w:r>
        <w:lastRenderedPageBreak/>
        <w:t>el comportamiento interno es limitada, lo que dificulta el diagnóstico de problemas y la implementación de mejoras. El licenciamiento representa un costo significativo.</w:t>
      </w:r>
    </w:p>
    <w:p w14:paraId="46848594" w14:textId="77777777" w:rsidR="00C34357" w:rsidRDefault="00000000">
      <w:pPr>
        <w:spacing w:after="160"/>
        <w:jc w:val="both"/>
      </w:pPr>
      <w:r>
        <w:rPr>
          <w:b/>
          <w:bCs/>
        </w:rPr>
        <w:t xml:space="preserve">Complejidad de mantenimiento: </w:t>
      </w:r>
      <w:r>
        <w:t>La combinación de Neo4j, Camunda y Resource Adapters propietarios genera un stack heterogéneo que requiere conocimiento especializado escaso en el mercado chileno. La rotación de personal técnico agrava el problema de sustentabilidad.</w:t>
      </w:r>
    </w:p>
    <w:p w14:paraId="650563D8" w14:textId="77777777" w:rsidR="00C34357" w:rsidRDefault="00000000">
      <w:pPr>
        <w:pStyle w:val="Ttulo3"/>
      </w:pPr>
      <w:bookmarkStart w:id="72" w:name="_Toc226041858"/>
      <w:r>
        <w:t>6.2.3 Componentes AS-IS y su destino</w:t>
      </w:r>
      <w:bookmarkEnd w:id="72"/>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600"/>
        <w:gridCol w:w="3000"/>
        <w:gridCol w:w="2200"/>
        <w:gridCol w:w="2560"/>
      </w:tblGrid>
      <w:tr w:rsidR="00C34357" w14:paraId="50A60477"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AD43096" w14:textId="77777777" w:rsidR="00C34357" w:rsidRDefault="00000000">
            <w:pPr>
              <w:jc w:val="center"/>
            </w:pPr>
            <w:r>
              <w:rPr>
                <w:b/>
                <w:bCs/>
                <w:color w:val="FFFFFF"/>
                <w:sz w:val="20"/>
                <w:szCs w:val="20"/>
              </w:rPr>
              <w:t>Componente</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958992C" w14:textId="77777777" w:rsidR="00C34357" w:rsidRDefault="00000000">
            <w:pPr>
              <w:jc w:val="center"/>
            </w:pPr>
            <w:r>
              <w:rPr>
                <w:b/>
                <w:bCs/>
                <w:color w:val="FFFFFF"/>
                <w:sz w:val="20"/>
                <w:szCs w:val="20"/>
              </w:rPr>
              <w:t>Función actual</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6F90D0B" w14:textId="77777777" w:rsidR="00C34357" w:rsidRDefault="00000000">
            <w:pPr>
              <w:jc w:val="center"/>
            </w:pPr>
            <w:r>
              <w:rPr>
                <w:b/>
                <w:bCs/>
                <w:color w:val="FFFFFF"/>
                <w:sz w:val="20"/>
                <w:szCs w:val="20"/>
              </w:rPr>
              <w:t>Decisión proyecto</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B763398" w14:textId="77777777" w:rsidR="00C34357" w:rsidRDefault="00000000">
            <w:pPr>
              <w:jc w:val="center"/>
            </w:pPr>
            <w:r>
              <w:rPr>
                <w:b/>
                <w:bCs/>
                <w:color w:val="FFFFFF"/>
                <w:sz w:val="20"/>
                <w:szCs w:val="20"/>
              </w:rPr>
              <w:t>Reemplazado por</w:t>
            </w:r>
          </w:p>
        </w:tc>
      </w:tr>
      <w:tr w:rsidR="00C34357" w14:paraId="400DEA55"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06368E" w14:textId="77777777" w:rsidR="00C34357" w:rsidRDefault="00000000">
            <w:r>
              <w:rPr>
                <w:b/>
                <w:bCs/>
                <w:color w:val="000000"/>
                <w:sz w:val="18"/>
                <w:szCs w:val="18"/>
              </w:rPr>
              <w:t>BluePlanet BPI</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679996" w14:textId="77777777" w:rsidR="00C34357" w:rsidRDefault="00000000">
            <w:r>
              <w:rPr>
                <w:color w:val="000000"/>
                <w:sz w:val="18"/>
                <w:szCs w:val="18"/>
              </w:rPr>
              <w:t>Inventario servicios y recursos (Neo4j, grafo)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7BEB94" w14:textId="77777777" w:rsidR="00C34357" w:rsidRDefault="00000000">
            <w:pPr>
              <w:jc w:val="center"/>
            </w:pPr>
            <w:r>
              <w:rPr>
                <w:b/>
                <w:bCs/>
                <w:color w:val="C62828"/>
                <w:sz w:val="18"/>
                <w:szCs w:val="18"/>
              </w:rPr>
              <w:t>SE ELIMINA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096FAB" w14:textId="77777777" w:rsidR="00C34357" w:rsidRDefault="00000000">
            <w:r>
              <w:rPr>
                <w:color w:val="2E7D32"/>
                <w:sz w:val="18"/>
                <w:szCs w:val="18"/>
              </w:rPr>
              <w:t xml:space="preserve">Komands + </w:t>
            </w:r>
            <w:commentRangeStart w:id="73"/>
            <w:r>
              <w:rPr>
                <w:color w:val="2E7D32"/>
                <w:sz w:val="18"/>
                <w:szCs w:val="18"/>
              </w:rPr>
              <w:t>CMDB</w:t>
            </w:r>
            <w:commentRangeEnd w:id="73"/>
            <w:r>
              <w:rPr>
                <w:rStyle w:val="Refdecomentario"/>
                <w:sz w:val="22"/>
                <w:szCs w:val="22"/>
              </w:rPr>
              <w:commentReference w:id="73"/>
            </w:r>
          </w:p>
        </w:tc>
      </w:tr>
      <w:tr w:rsidR="00C34357" w14:paraId="519F7B39"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E3986A" w14:textId="77777777" w:rsidR="00C34357" w:rsidRDefault="00000000">
            <w:r>
              <w:rPr>
                <w:b/>
                <w:bCs/>
                <w:color w:val="000000"/>
                <w:sz w:val="18"/>
                <w:szCs w:val="18"/>
              </w:rPr>
              <w:t>BluePlanet BPO</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5B1D08" w14:textId="77777777" w:rsidR="00C34357" w:rsidRDefault="00000000">
            <w:r>
              <w:rPr>
                <w:color w:val="000000"/>
                <w:sz w:val="18"/>
                <w:szCs w:val="18"/>
              </w:rPr>
              <w:t>Orquestación BPMN flujos provisión (Camunda)</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75A5EE" w14:textId="77777777" w:rsidR="00C34357" w:rsidRDefault="00000000">
            <w:pPr>
              <w:jc w:val="center"/>
            </w:pPr>
            <w:r>
              <w:rPr>
                <w:b/>
                <w:bCs/>
                <w:color w:val="C62828"/>
                <w:sz w:val="18"/>
                <w:szCs w:val="18"/>
              </w:rPr>
              <w:t>SE ELIMINA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C6B7620" w14:textId="77777777" w:rsidR="00C34357" w:rsidRDefault="00000000">
            <w:r>
              <w:rPr>
                <w:color w:val="2E7D32"/>
                <w:sz w:val="18"/>
                <w:szCs w:val="18"/>
              </w:rPr>
              <w:t>ServiceNow SOM</w:t>
            </w:r>
          </w:p>
        </w:tc>
      </w:tr>
      <w:tr w:rsidR="00C34357" w14:paraId="76CBB85A"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470C20" w14:textId="77777777" w:rsidR="00C34357" w:rsidRDefault="00000000">
            <w:r>
              <w:rPr>
                <w:b/>
                <w:bCs/>
                <w:color w:val="000000"/>
                <w:sz w:val="18"/>
                <w:szCs w:val="18"/>
              </w:rPr>
              <w:t>BluePlanet RA</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A92056" w14:textId="77777777" w:rsidR="00C34357" w:rsidRDefault="00000000">
            <w:r>
              <w:rPr>
                <w:color w:val="000000"/>
                <w:sz w:val="18"/>
                <w:szCs w:val="18"/>
              </w:rPr>
              <w:t>Ejecución SSH hacia OLTs (Adapters propietarios)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4A4EB3" w14:textId="77777777" w:rsidR="00C34357" w:rsidRDefault="00000000">
            <w:pPr>
              <w:jc w:val="center"/>
            </w:pPr>
            <w:r>
              <w:rPr>
                <w:b/>
                <w:bCs/>
                <w:color w:val="C62828"/>
                <w:sz w:val="18"/>
                <w:szCs w:val="18"/>
              </w:rPr>
              <w:t>SE ELIMINA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AB9D921" w14:textId="77777777" w:rsidR="00C34357" w:rsidRDefault="00000000">
            <w:r>
              <w:rPr>
                <w:color w:val="2E7D32"/>
                <w:sz w:val="18"/>
                <w:szCs w:val="18"/>
              </w:rPr>
              <w:t>Komands Adapters</w:t>
            </w:r>
          </w:p>
        </w:tc>
      </w:tr>
      <w:tr w:rsidR="00C34357" w14:paraId="5539661B"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06C4E15" w14:textId="77777777" w:rsidR="00C34357" w:rsidRDefault="00000000">
            <w:r>
              <w:rPr>
                <w:b/>
                <w:bCs/>
                <w:color w:val="000000"/>
                <w:sz w:val="18"/>
                <w:szCs w:val="18"/>
              </w:rPr>
              <w:t>Neo4j</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FC38FF" w14:textId="77777777" w:rsidR="00C34357" w:rsidRDefault="00000000">
            <w:r>
              <w:rPr>
                <w:color w:val="000000"/>
                <w:sz w:val="18"/>
                <w:szCs w:val="18"/>
              </w:rPr>
              <w:t>BD grafo para inventario BPI</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8235F69" w14:textId="77777777" w:rsidR="00C34357" w:rsidRDefault="00000000">
            <w:pPr>
              <w:jc w:val="center"/>
            </w:pPr>
            <w:r>
              <w:rPr>
                <w:b/>
                <w:bCs/>
                <w:color w:val="C62828"/>
                <w:sz w:val="18"/>
                <w:szCs w:val="18"/>
              </w:rPr>
              <w:t>SE ELIMINA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101D1C" w14:textId="77777777" w:rsidR="00C34357" w:rsidRDefault="00000000">
            <w:r>
              <w:rPr>
                <w:color w:val="2E7D32"/>
                <w:sz w:val="18"/>
                <w:szCs w:val="18"/>
              </w:rPr>
              <w:t>PostgreSQL 15+</w:t>
            </w:r>
          </w:p>
        </w:tc>
      </w:tr>
      <w:tr w:rsidR="00C34357" w14:paraId="0E13815A"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60EF6B9" w14:textId="77777777" w:rsidR="00C34357" w:rsidRDefault="00000000">
            <w:r>
              <w:rPr>
                <w:b/>
                <w:bCs/>
                <w:color w:val="000000"/>
                <w:sz w:val="18"/>
                <w:szCs w:val="18"/>
              </w:rPr>
              <w:t>BluePlanet UAA</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1BD3AC" w14:textId="77777777" w:rsidR="00C34357" w:rsidRDefault="00000000">
            <w:r>
              <w:rPr>
                <w:color w:val="000000"/>
                <w:sz w:val="18"/>
                <w:szCs w:val="18"/>
              </w:rPr>
              <w:t>Alarmas OLT, assurance, fallas masivas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945DBA" w14:textId="77777777" w:rsidR="00C34357" w:rsidRDefault="00000000">
            <w:pPr>
              <w:jc w:val="center"/>
            </w:pPr>
            <w:r>
              <w:rPr>
                <w:b/>
                <w:bCs/>
                <w:color w:val="2E7D32"/>
                <w:sz w:val="18"/>
                <w:szCs w:val="18"/>
              </w:rPr>
              <w:t>SE MANTIENE</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DC8629" w14:textId="77777777" w:rsidR="00C34357" w:rsidRDefault="00000000">
            <w:r>
              <w:rPr>
                <w:color w:val="999999"/>
                <w:sz w:val="18"/>
                <w:szCs w:val="18"/>
              </w:rPr>
              <w:t>—</w:t>
            </w:r>
          </w:p>
        </w:tc>
      </w:tr>
      <w:tr w:rsidR="00C34357" w14:paraId="3CEB9C39"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5624DA" w14:textId="77777777" w:rsidR="00C34357" w:rsidRDefault="00000000">
            <w:r>
              <w:rPr>
                <w:b/>
                <w:bCs/>
                <w:color w:val="000000"/>
                <w:sz w:val="18"/>
                <w:szCs w:val="18"/>
              </w:rPr>
              <w:t>ServiceNow SOM</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D079CB" w14:textId="77777777" w:rsidR="00C34357" w:rsidRDefault="00000000">
            <w:r>
              <w:rPr>
                <w:color w:val="000000"/>
                <w:sz w:val="18"/>
                <w:szCs w:val="18"/>
              </w:rPr>
              <w:t>Flujos provisión (FlowDesigner)</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DD15DF" w14:textId="77777777" w:rsidR="00C34357" w:rsidRDefault="00000000">
            <w:pPr>
              <w:jc w:val="center"/>
            </w:pPr>
            <w:r>
              <w:rPr>
                <w:b/>
                <w:bCs/>
                <w:color w:val="E65100"/>
                <w:sz w:val="18"/>
                <w:szCs w:val="18"/>
              </w:rPr>
              <w:t>SE MODIFICA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9CDD89" w14:textId="77777777" w:rsidR="00C34357" w:rsidRDefault="00000000">
            <w:r>
              <w:rPr>
                <w:color w:val="2E7D32"/>
                <w:sz w:val="18"/>
                <w:szCs w:val="18"/>
              </w:rPr>
              <w:t>(se extiende)</w:t>
            </w:r>
          </w:p>
        </w:tc>
      </w:tr>
      <w:tr w:rsidR="00C34357" w14:paraId="1A294964"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D50D2D" w14:textId="77777777" w:rsidR="00C34357" w:rsidRDefault="00000000">
            <w:r>
              <w:rPr>
                <w:b/>
                <w:bCs/>
                <w:color w:val="000000"/>
                <w:sz w:val="18"/>
                <w:szCs w:val="18"/>
              </w:rPr>
              <w:t>OSP (CPQD)</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67425A" w14:textId="77777777" w:rsidR="00C34357" w:rsidRDefault="00000000">
            <w:r>
              <w:rPr>
                <w:color w:val="000000"/>
                <w:sz w:val="18"/>
                <w:szCs w:val="18"/>
              </w:rPr>
              <w:t>GIS + Inventario planta externa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6949B8" w14:textId="77777777" w:rsidR="00C34357" w:rsidRDefault="00000000">
            <w:pPr>
              <w:jc w:val="center"/>
            </w:pPr>
            <w:r>
              <w:rPr>
                <w:b/>
                <w:bCs/>
                <w:color w:val="2E7D32"/>
                <w:sz w:val="18"/>
                <w:szCs w:val="18"/>
              </w:rPr>
              <w:t>SE MANTIENE</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3DD535" w14:textId="77777777" w:rsidR="00C34357" w:rsidRDefault="00000000">
            <w:r>
              <w:rPr>
                <w:color w:val="999999"/>
                <w:sz w:val="18"/>
                <w:szCs w:val="18"/>
              </w:rPr>
              <w:t>—</w:t>
            </w:r>
          </w:p>
        </w:tc>
      </w:tr>
      <w:tr w:rsidR="00C34357" w14:paraId="039D4662"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F153F9" w14:textId="77777777" w:rsidR="00C34357" w:rsidRDefault="00000000">
            <w:r>
              <w:rPr>
                <w:b/>
                <w:bCs/>
                <w:color w:val="000000"/>
                <w:sz w:val="18"/>
                <w:szCs w:val="18"/>
              </w:rPr>
              <w:t>WSO2 APIM</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2F5EB6" w14:textId="77777777" w:rsidR="00C34357" w:rsidRPr="005D78BF" w:rsidRDefault="00000000">
            <w:pPr>
              <w:rPr>
                <w:lang w:val="en-US"/>
              </w:rPr>
            </w:pPr>
            <w:r>
              <w:rPr>
                <w:color w:val="000000"/>
                <w:sz w:val="18"/>
                <w:szCs w:val="18"/>
                <w:lang w:val="en-US"/>
              </w:rPr>
              <w:t>Gateway APIs canal VNOs + OSP/MAM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1512B21" w14:textId="77777777" w:rsidR="00C34357" w:rsidRDefault="00000000">
            <w:pPr>
              <w:jc w:val="center"/>
            </w:pPr>
            <w:r>
              <w:rPr>
                <w:b/>
                <w:bCs/>
                <w:color w:val="2E7D32"/>
                <w:sz w:val="18"/>
                <w:szCs w:val="18"/>
              </w:rPr>
              <w:t>SE MANTIENE</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F087FB" w14:textId="77777777" w:rsidR="00C34357" w:rsidRDefault="00000000">
            <w:r>
              <w:rPr>
                <w:color w:val="999999"/>
                <w:sz w:val="18"/>
                <w:szCs w:val="18"/>
              </w:rPr>
              <w:t>—</w:t>
            </w:r>
          </w:p>
        </w:tc>
      </w:tr>
    </w:tbl>
    <w:p w14:paraId="43A1D8CB" w14:textId="77777777" w:rsidR="00C34357" w:rsidRDefault="00000000">
      <w:pPr>
        <w:spacing w:after="80"/>
      </w:pPr>
      <w:r>
        <w:rPr>
          <w:i/>
          <w:color w:val="595959"/>
          <w:sz w:val="18"/>
          <w:szCs w:val="18"/>
        </w:rPr>
        <w:t>Nota: La definición detallada del modelo de datos en ServiceNow/CMDB para el registro de los servicios migrados desde BPI será documentada en el LLD de ServiceNow. Dicho documento se irá perfeccionando a medida que avancen los desarrollos y se complete el análisis de las APIs, determinando los campos mínimos necesarios para la operación de los flujos.</w:t>
      </w:r>
    </w:p>
    <w:p w14:paraId="43A1D8CC" w14:textId="77777777" w:rsidR="00C34357" w:rsidRDefault="00000000">
      <w:r>
        <w:br w:type="page"/>
      </w:r>
    </w:p>
    <w:p w14:paraId="3306E79D" w14:textId="77777777" w:rsidR="00C34357" w:rsidRDefault="00000000">
      <w:pPr>
        <w:pStyle w:val="Ttulo2"/>
      </w:pPr>
      <w:bookmarkStart w:id="74" w:name="_Toc226041859"/>
      <w:r>
        <w:lastRenderedPageBreak/>
        <w:t>6.3 Arquitectura TO-BE (Situación Futura)</w:t>
      </w:r>
      <w:bookmarkEnd w:id="74"/>
    </w:p>
    <w:p w14:paraId="2AF0309A" w14:textId="77777777" w:rsidR="00C34357" w:rsidRDefault="00000000">
      <w:pPr>
        <w:spacing w:after="160"/>
        <w:jc w:val="both"/>
      </w:pPr>
      <w:r>
        <w:t>La arquitectura TO-BE elimina la dependencia de BluePlanet y redistribuye sus responsabilidades entre plataformas especializadas. Esta separación de responsabilidades reduce el acoplamiento, elimina puntos únicos de falla, y permite la evolución independiente de cada componente.</w:t>
      </w:r>
    </w:p>
    <w:p w14:paraId="5B85511F" w14:textId="77777777" w:rsidR="00C34357" w:rsidRDefault="00000000">
      <w:pPr>
        <w:pStyle w:val="Ttulo3"/>
      </w:pPr>
      <w:bookmarkStart w:id="75" w:name="_Toc226041860"/>
      <w:r>
        <w:t>6.3.1 Diagrama C4 Level 1 — System Context</w:t>
      </w:r>
      <w:bookmarkEnd w:id="75"/>
    </w:p>
    <w:p w14:paraId="2485EF8D" w14:textId="77777777" w:rsidR="00C34357" w:rsidRDefault="00000000">
      <w:pPr>
        <w:spacing w:after="160"/>
        <w:jc w:val="both"/>
      </w:pPr>
      <w:r>
        <w:t>El siguiente diagrama muestra la visión de contexto del sistema, identificando a todos los actores y sistemas que interactúan con la plataforma Komands en la arquitectura TO-BE:</w:t>
      </w:r>
    </w:p>
    <w:p w14:paraId="4143AD2B" w14:textId="77777777" w:rsidR="00C34357" w:rsidRDefault="00000000">
      <w:pPr>
        <w:spacing w:after="80"/>
        <w:jc w:val="center"/>
      </w:pPr>
      <w:r>
        <w:rPr>
          <w:noProof/>
        </w:rPr>
        <w:drawing>
          <wp:inline distT="0" distB="0" distL="0" distR="0" wp14:anchorId="2C6EABDD" wp14:editId="2CC41ACC">
            <wp:extent cx="6191250" cy="5676900"/>
            <wp:effectExtent l="0" t="0" r="0" b="0"/>
            <wp:docPr id="1" name="c4l1" descr="System Context Diagram" title="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2"/>
                    <a:srcRect/>
                    <a:stretch>
                      <a:fillRect/>
                    </a:stretch>
                  </pic:blipFill>
                  <pic:spPr bwMode="auto">
                    <a:xfrm>
                      <a:off x="0" y="0"/>
                      <a:ext cx="6191250" cy="5676900"/>
                    </a:xfrm>
                    <a:prstGeom prst="rect">
                      <a:avLst/>
                    </a:prstGeom>
                  </pic:spPr>
                </pic:pic>
              </a:graphicData>
            </a:graphic>
          </wp:inline>
        </w:drawing>
      </w:r>
    </w:p>
    <w:p w14:paraId="5C572642" w14:textId="77777777" w:rsidR="00C34357" w:rsidRPr="005D78BF" w:rsidRDefault="00000000">
      <w:pPr>
        <w:spacing w:before="80" w:after="200"/>
        <w:jc w:val="center"/>
        <w:rPr>
          <w:lang w:val="en-US"/>
        </w:rPr>
      </w:pPr>
      <w:r>
        <w:rPr>
          <w:i/>
          <w:iCs/>
          <w:color w:val="666666"/>
          <w:sz w:val="20"/>
          <w:szCs w:val="20"/>
          <w:lang w:val="en-US"/>
        </w:rPr>
        <w:t>Figura 6.1 — C4 Level 1: System Context — Ecosistema Génesis TO-BE</w:t>
      </w:r>
    </w:p>
    <w:p w14:paraId="16639170" w14:textId="77777777" w:rsidR="00C34357" w:rsidRDefault="00000000">
      <w:pPr>
        <w:spacing w:after="160"/>
        <w:jc w:val="both"/>
      </w:pPr>
      <w:r>
        <w:t>El diagrama muestra la interacción entre los siguientes elementos:</w:t>
      </w:r>
    </w:p>
    <w:p w14:paraId="04CF38E7" w14:textId="77777777" w:rsidR="00C34357" w:rsidRDefault="00000000">
      <w:pPr>
        <w:spacing w:after="160"/>
        <w:jc w:val="both"/>
      </w:pPr>
      <w:r>
        <w:rPr>
          <w:b/>
          <w:bCs/>
        </w:rPr>
        <w:lastRenderedPageBreak/>
        <w:t xml:space="preserve">Actores principales: </w:t>
      </w:r>
      <w:r>
        <w:t>Las 4 VNOs (DTV, ClaroVTR, Entel, TCH/Movistar) interactúan con el ecosistema a través de WSO2 APIM utilizando las mismas APIs REST que operan actualmente. La Mesa de Operaciones de ON·NET accede al Portal Web de Komands para administración y monitoreo. Ingeniería de Redes gestiona directamente los OLTs (firmware, configuración base, usuarios SSH).</w:t>
      </w:r>
    </w:p>
    <w:p w14:paraId="1CC6A6C6" w14:textId="77777777" w:rsidR="00C34357" w:rsidRDefault="00000000">
      <w:pPr>
        <w:spacing w:after="160"/>
        <w:jc w:val="both"/>
      </w:pPr>
      <w:r>
        <w:rPr>
          <w:b/>
          <w:bCs/>
          <w:lang w:val="en-US"/>
        </w:rPr>
        <w:t xml:space="preserve">Flujo principal TO-BE: </w:t>
      </w:r>
      <w:r>
        <w:rPr>
          <w:lang w:val="en-US"/>
        </w:rPr>
        <w:t xml:space="preserve">VNO → WSO2 → ServiceNow SOM → [Feature Flag] → Axway APIM → Komands → OLTs (SSH/CLI). </w:t>
      </w:r>
      <w:r>
        <w:t>El callback de retorno fluye: Komands → Axway → ServiceNow → CMDB + VNO. Este flujo reemplaza completamente la ruta anterior que pasaba por BluePlanet BPO/RA.</w:t>
      </w:r>
    </w:p>
    <w:p w14:paraId="0BF8BDE5" w14:textId="77777777" w:rsidR="00C34357" w:rsidRDefault="00000000">
      <w:pPr>
        <w:spacing w:after="160"/>
        <w:jc w:val="both"/>
      </w:pPr>
      <w:r>
        <w:rPr>
          <w:b/>
          <w:bCs/>
        </w:rPr>
        <w:t xml:space="preserve">Feature Flag como punto de decisión: </w:t>
      </w:r>
      <w:r>
        <w:t>ServiceNow SOM evalúa el Feature Flag antes de decidir si envía la operación a Komands (vía Axway) o a BluePlanet (ruta legacy en standby). Este mecanismo habilita la migración progresiva por VNO y el rollback instantáneo.</w:t>
      </w:r>
    </w:p>
    <w:p w14:paraId="6099A400" w14:textId="77777777" w:rsidR="00C34357" w:rsidRDefault="00000000">
      <w:pPr>
        <w:spacing w:after="160"/>
        <w:jc w:val="both"/>
      </w:pPr>
      <w:r>
        <w:rPr>
          <w:b/>
          <w:bCs/>
        </w:rPr>
        <w:t xml:space="preserve">BluePlanet en standby: </w:t>
      </w:r>
      <w:r>
        <w:t>BPI/BPO/RA se mantienen operativos (línea punteada roja) durante toda la fase de migración como mecanismo de rollback. Solo se decomisionan después de 30 días de cero tráfico.</w:t>
      </w:r>
    </w:p>
    <w:p w14:paraId="01357B7B" w14:textId="77777777" w:rsidR="00C34357" w:rsidRDefault="00000000">
      <w:pPr>
        <w:spacing w:after="160"/>
        <w:jc w:val="both"/>
      </w:pPr>
      <w:r>
        <w:rPr>
          <w:b/>
          <w:bCs/>
        </w:rPr>
        <w:t xml:space="preserve">Sistemas independientes: </w:t>
      </w:r>
      <w:r>
        <w:t>UAA permanece en Kubernetes para alarmas y assurance (sin modificaciones). OSP se mantiene para factibilidad y asignación (consultado directamente por ServiceNow). Dynatrace se incorpora como nueva plataforma de observabilidad.</w:t>
      </w:r>
    </w:p>
    <w:p w14:paraId="7BCECB3D" w14:textId="77777777" w:rsidR="00C34357" w:rsidRDefault="00000000">
      <w:r>
        <w:br w:type="page"/>
      </w:r>
    </w:p>
    <w:p w14:paraId="4757CDC9" w14:textId="77777777" w:rsidR="00C34357" w:rsidRDefault="00000000">
      <w:pPr>
        <w:pStyle w:val="Ttulo3"/>
      </w:pPr>
      <w:bookmarkStart w:id="76" w:name="_Toc226041861"/>
      <w:r>
        <w:lastRenderedPageBreak/>
        <w:t>6.3.2 Flujo de provisión TO-BE (detalle paso a paso)</w:t>
      </w:r>
      <w:bookmarkEnd w:id="76"/>
    </w:p>
    <w:p w14:paraId="0E7E6952" w14:textId="77777777" w:rsidR="00C34357" w:rsidRDefault="00000000">
      <w:pPr>
        <w:spacing w:after="160"/>
        <w:jc w:val="both"/>
      </w:pPr>
      <w:r>
        <w:t>El flujo de provisión en la arquitectura TO-BE sigue una secuencia que elimina la intermediación de BluePlanet. A continuación se describe paso a paso, usando como ejemplo la activación de un servicio FTTH para ClaroVTR:</w:t>
      </w:r>
    </w:p>
    <w:p w14:paraId="229B2557" w14:textId="77777777" w:rsidR="00C34357" w:rsidRDefault="00000000">
      <w:pPr>
        <w:pStyle w:val="Prrafodelista"/>
        <w:spacing w:after="80"/>
        <w:ind w:left="720" w:hanging="360"/>
      </w:pPr>
      <w:r>
        <w:t>• La VNO (ClaroVTR) envía la solicitud de activación a través de la API expuesta por WSO2 APIM. Esta interfaz se mantiene absolutamente idéntica a la actual (mismo formato JSON, mismos campos, mismos códigos de error). Las VNOs no perciben ningún cambio.</w:t>
      </w:r>
    </w:p>
    <w:p w14:paraId="34F43713" w14:textId="77777777" w:rsidR="00C34357" w:rsidRDefault="00000000">
      <w:pPr>
        <w:pStyle w:val="Prrafodelista"/>
        <w:spacing w:after="80"/>
        <w:ind w:left="720" w:hanging="360"/>
      </w:pPr>
      <w:r>
        <w:t>• WSO2 APIM autentica, aplica políticas, y reenvía el request a ServiceNow SOM. Hasta este punto, el flujo es idéntico al AS-IS.</w:t>
      </w:r>
    </w:p>
    <w:p w14:paraId="17F19DC9" w14:textId="77777777" w:rsidR="00C34357" w:rsidRDefault="00000000">
      <w:pPr>
        <w:pStyle w:val="Prrafodelista"/>
        <w:spacing w:after="80"/>
        <w:ind w:left="720" w:hanging="360"/>
      </w:pPr>
      <w:r>
        <w:t>• ServiceNow SOM recibe la orden, ejecuta validaciones de negocio, consulta factibilidad en OSP (CPQD) vía SOAP/XML, y ejecuta la asignación de recursos de red. Este paso también es idéntico.</w:t>
      </w:r>
    </w:p>
    <w:p w14:paraId="2B3EDF3E" w14:textId="77777777" w:rsidR="00C34357" w:rsidRDefault="00000000">
      <w:pPr>
        <w:pStyle w:val="Prrafodelista"/>
        <w:spacing w:after="80"/>
        <w:ind w:left="720" w:hanging="360"/>
      </w:pPr>
      <w:r>
        <w:t>• ServiceNow SOM evalúa el Feature Flag correspondiente (VNO=ClaroVTR, Producto=FTTH, Operación=Activación). Si el flag indica ‘Komands’, envía el request a la API REST de Komands a través de Axway APIM. Si el flag indica ‘BluePlanet’, redirige al flujo legacy (rollback).</w:t>
      </w:r>
    </w:p>
    <w:p w14:paraId="26072258" w14:textId="77777777" w:rsidR="00C34357" w:rsidRDefault="00000000">
      <w:pPr>
        <w:pStyle w:val="Prrafodelista"/>
        <w:spacing w:after="80"/>
        <w:ind w:left="720" w:hanging="360"/>
      </w:pPr>
      <w:r>
        <w:t>• Axway APIM autentica el request (OAuth 2.0/JWT), aplica rate limiting, y reenvía la solicitud al API Gateway de Komands.</w:t>
      </w:r>
    </w:p>
    <w:p w14:paraId="7ABD551E" w14:textId="77777777" w:rsidR="00C34357" w:rsidRDefault="00000000">
      <w:pPr>
        <w:pStyle w:val="Prrafodelista"/>
        <w:spacing w:after="80"/>
        <w:ind w:left="720" w:hanging="360"/>
      </w:pPr>
      <w:r>
        <w:t>• Komands API Gateway recibe el request, lo valida, genera un UUID de transacción único, registra la transacción en PostgreSQL con estado PENDING, y responde inmediatamente con un ACK (HTTP 202 Accepted) conteniendo el UUID. ServiceNow registra este UUID para correlación.</w:t>
      </w:r>
    </w:p>
    <w:p w14:paraId="4C776738" w14:textId="77777777" w:rsidR="00C34357" w:rsidRDefault="00000000">
      <w:pPr>
        <w:pStyle w:val="Prrafodelista"/>
        <w:spacing w:after="80"/>
        <w:ind w:left="720" w:hanging="360"/>
      </w:pPr>
      <w:r>
        <w:t>• El Orchestrator de Komands toma la transacción de la cola (Redis), consulta el Catálogo Técnico para determinar: (a) el template de comandos CLI correspondiente (vendor=Nokia, producto=FTTH, operación=Activación), (b) los perfiles de velocidad y VLANs aplicables, (c) la configuración específica de la VNO (gemports, queues, prioridades), y (d) la dirección IP y credenciales SSH de la OLT destino.</w:t>
      </w:r>
    </w:p>
    <w:p w14:paraId="1BBFAAFC" w14:textId="77777777" w:rsidR="00C34357" w:rsidRDefault="00000000">
      <w:pPr>
        <w:pStyle w:val="Prrafodelista"/>
        <w:spacing w:after="80"/>
        <w:ind w:left="720" w:hanging="360"/>
      </w:pPr>
      <w:r>
        <w:t>• El Config Engine recibe la solicitud del Orchestrator, parametriza el template con los datos del request (serial ONT, VLAN, velocidad, etc.), genera la secuencia ordenada de comandos CLI con sus validaciones y comandos de rollback, y los entrega al Adapter correspondiente.</w:t>
      </w:r>
    </w:p>
    <w:p w14:paraId="230F3EA5" w14:textId="77777777" w:rsidR="00C34357" w:rsidRDefault="00000000">
      <w:pPr>
        <w:pStyle w:val="Prrafodelista"/>
        <w:spacing w:after="80"/>
        <w:ind w:left="720" w:hanging="360"/>
      </w:pPr>
      <w:r>
        <w:t>• El Nokia Adapter (o Huawei Adapter según el vendor de la OLT) establece una sesión SSH con la OLT usando Netmiko, ejecuta cada comando de la secuencia de forma ordenada, valida la respuesta de la OLT después de cada comando, y registra el resultado de cada paso en PostgreSQL. Si un paso crítico falla, el Adapter ejecuta automáticamente los comandos de rollback de los pasos completados.</w:t>
      </w:r>
    </w:p>
    <w:p w14:paraId="1AE30328" w14:textId="77777777" w:rsidR="00C34357" w:rsidRDefault="00000000">
      <w:pPr>
        <w:pStyle w:val="Prrafodelista"/>
        <w:spacing w:after="80"/>
        <w:ind w:left="720" w:hanging="360"/>
      </w:pPr>
      <w:r>
        <w:t>• Al completar la ejecución (exitosa o fallida), el Orchestrator actualiza el estado de la transacción en PostgreSQL y envía el resultado al Service Listener.</w:t>
      </w:r>
    </w:p>
    <w:p w14:paraId="11FCC663" w14:textId="77777777" w:rsidR="00C34357" w:rsidRDefault="00000000">
      <w:pPr>
        <w:pStyle w:val="Prrafodelista"/>
        <w:spacing w:after="80"/>
        <w:ind w:left="720" w:hanging="360"/>
      </w:pPr>
      <w:r>
        <w:t>• El Service Listener envía un callback HTTP a Axway APIM con el resultado completo de la transacción (UUID, estado, detalles de cada paso). Axway lo reenvía a ServiceNow SOM. Si el callback falla, el Service Listener reintenta automáticamente.</w:t>
      </w:r>
    </w:p>
    <w:p w14:paraId="295387ED" w14:textId="77777777" w:rsidR="00C34357" w:rsidRDefault="00000000">
      <w:pPr>
        <w:pStyle w:val="Prrafodelista"/>
        <w:spacing w:after="80"/>
        <w:ind w:left="720" w:hanging="360"/>
      </w:pPr>
      <w:r>
        <w:t>• ServiceNow SOM recibe el callback, actualiza CMDB con el estado del servicio, y notifica a la VNO el resultado de la activación a través de WSO2 APIM, completando el ciclo.</w:t>
      </w:r>
    </w:p>
    <w:p w14:paraId="04925F46" w14:textId="77777777" w:rsidR="00C34357" w:rsidRDefault="00000000">
      <w:pPr>
        <w:pBdr>
          <w:left w:val="single" w:sz="12" w:space="8" w:color="4472C4"/>
        </w:pBdr>
        <w:spacing w:before="100" w:after="160"/>
        <w:ind w:left="360" w:right="360"/>
      </w:pPr>
      <w:r>
        <w:rPr>
          <w:i/>
          <w:iCs/>
          <w:color w:val="444444"/>
          <w:sz w:val="20"/>
          <w:szCs w:val="20"/>
        </w:rPr>
        <w:lastRenderedPageBreak/>
        <w:t>Nota: Si el Feature Flag indica ‘BluePlanet’ (durante la fase de coexistencia), el paso 4 redirige la operación al flujo AS-IS original sin cambios. Esto permite la migración progresiva por VNO y el rollback instantáneo sin despliegue de código.</w:t>
      </w:r>
    </w:p>
    <w:p w14:paraId="7E5DC18A" w14:textId="77777777" w:rsidR="00C34357" w:rsidRDefault="00000000">
      <w:r>
        <w:br w:type="page"/>
      </w:r>
    </w:p>
    <w:p w14:paraId="6DD6C56A" w14:textId="77777777" w:rsidR="00C34357" w:rsidRDefault="00000000">
      <w:pPr>
        <w:pStyle w:val="Ttulo3"/>
      </w:pPr>
      <w:bookmarkStart w:id="77" w:name="_Toc226041862"/>
      <w:r>
        <w:lastRenderedPageBreak/>
        <w:t>6.3.3 Diagrama C4 Level 2 — Containers (Plataforma Komands)</w:t>
      </w:r>
      <w:bookmarkEnd w:id="77"/>
    </w:p>
    <w:p w14:paraId="63605E21" w14:textId="77777777" w:rsidR="00C34357" w:rsidRDefault="00000000">
      <w:pPr>
        <w:spacing w:after="160"/>
        <w:jc w:val="both"/>
      </w:pPr>
      <w:r>
        <w:t>El siguiente diagrama muestra la arquitectura interna de la plataforma Komands, descomponiendo el sistema en sus 7 microservicios (containers), la capa de datos (PostgreSQL HA, Redis) y las conexiones con los sistemas externos (Axway, CMDB, OLTs):</w:t>
      </w:r>
    </w:p>
    <w:p w14:paraId="0308041D" w14:textId="77777777" w:rsidR="00C34357" w:rsidRDefault="00000000">
      <w:pPr>
        <w:spacing w:after="80"/>
        <w:jc w:val="center"/>
      </w:pPr>
      <w:r>
        <w:rPr>
          <w:noProof/>
        </w:rPr>
        <w:drawing>
          <wp:inline distT="0" distB="0" distL="0" distR="0" wp14:anchorId="7A44D1F5" wp14:editId="3D3799A4">
            <wp:extent cx="6191250" cy="6448425"/>
            <wp:effectExtent l="0" t="0" r="0" b="0"/>
            <wp:docPr id="2" name="c4l2" descr="Container Diagram Komands" title="C4 Le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3"/>
                    <a:srcRect/>
                    <a:stretch>
                      <a:fillRect/>
                    </a:stretch>
                  </pic:blipFill>
                  <pic:spPr bwMode="auto">
                    <a:xfrm>
                      <a:off x="0" y="0"/>
                      <a:ext cx="6191250" cy="6448425"/>
                    </a:xfrm>
                    <a:prstGeom prst="rect">
                      <a:avLst/>
                    </a:prstGeom>
                  </pic:spPr>
                </pic:pic>
              </a:graphicData>
            </a:graphic>
          </wp:inline>
        </w:drawing>
      </w:r>
    </w:p>
    <w:p w14:paraId="65928421" w14:textId="77777777" w:rsidR="00C34357" w:rsidRDefault="00000000">
      <w:pPr>
        <w:spacing w:before="80" w:after="200"/>
        <w:jc w:val="center"/>
      </w:pPr>
      <w:r>
        <w:rPr>
          <w:i/>
          <w:iCs/>
          <w:color w:val="666666"/>
          <w:sz w:val="20"/>
          <w:szCs w:val="20"/>
        </w:rPr>
        <w:t>Figura 6.2 — C4 Level 2: Containers — Plataforma Komands (7 microservicios en Kubernetes)</w:t>
      </w:r>
    </w:p>
    <w:p w14:paraId="40E3DDA7" w14:textId="77777777" w:rsidR="00C34357" w:rsidRDefault="00000000">
      <w:pPr>
        <w:spacing w:after="160"/>
        <w:jc w:val="both"/>
      </w:pPr>
      <w:r>
        <w:t>El diagrama se organiza en 4 capas horizontales que reflejan la separación de responsabilidades:</w:t>
      </w:r>
    </w:p>
    <w:p w14:paraId="00BB1D39" w14:textId="77777777" w:rsidR="00C34357" w:rsidRDefault="00000000">
      <w:pPr>
        <w:spacing w:after="160"/>
        <w:jc w:val="both"/>
      </w:pPr>
      <w:r>
        <w:rPr>
          <w:b/>
          <w:bCs/>
        </w:rPr>
        <w:lastRenderedPageBreak/>
        <w:t xml:space="preserve">Capa 1 — Entrada: </w:t>
      </w:r>
      <w:r>
        <w:t>API Gateway (punto de entrada REST, validación JWT, generación UUID, ACK 202) y Portal Web (administración, RBAC, 2FA/TOTP, consulta ONT, monitor de logs). Ambos son microservicios FastAPI independientes.</w:t>
      </w:r>
    </w:p>
    <w:p w14:paraId="255CC71C" w14:textId="77777777" w:rsidR="00C34357" w:rsidRDefault="00000000">
      <w:pPr>
        <w:spacing w:after="160"/>
        <w:jc w:val="both"/>
      </w:pPr>
      <w:r>
        <w:rPr>
          <w:b/>
          <w:bCs/>
        </w:rPr>
        <w:t xml:space="preserve">Capa 2 — Orquestación interna: </w:t>
      </w:r>
      <w:r>
        <w:t>Orchestrator (coordina la ejecución, gestiona estados, invoca rollback), Catálogo Técnico (inventario OLTs sincronizado desde CMDB, perfiles, templates CLI), y Service Listener (callback de resultado hacia Axway/ServiceNow con reintentos).</w:t>
      </w:r>
    </w:p>
    <w:p w14:paraId="734F47E0" w14:textId="77777777" w:rsidR="00C34357" w:rsidRDefault="00000000">
      <w:pPr>
        <w:spacing w:after="160"/>
        <w:jc w:val="both"/>
      </w:pPr>
      <w:r>
        <w:rPr>
          <w:b/>
          <w:bCs/>
        </w:rPr>
        <w:t xml:space="preserve">Capa 3 — Ejecución CLI: </w:t>
      </w:r>
      <w:r>
        <w:t>Config Engine (parametriza templates con datos del request, genera secuencia de comandos con rollback, resuelve INDEX dinámico en Huawei), Nokia Adapter (SSH a OLTs Nokia ISAM vía Netmiko: bridge-port, queue, VLAN stacked) y Huawei Adapter (SSH a OLTs Huawei vía Netmiko: service-port, gemport, ont add, display service-port).</w:t>
      </w:r>
    </w:p>
    <w:p w14:paraId="43854563" w14:textId="77777777" w:rsidR="00C34357" w:rsidRDefault="00000000">
      <w:pPr>
        <w:spacing w:after="160"/>
        <w:jc w:val="both"/>
      </w:pPr>
      <w:r>
        <w:rPr>
          <w:b/>
          <w:bCs/>
        </w:rPr>
        <w:t xml:space="preserve">Capa 4 — Datos e infraestructura: </w:t>
      </w:r>
      <w:r>
        <w:t>PostgreSQL 15+ HA (schema ‘komands’ con 25 tablas, Patroni + Streaming Replication, Primary + Standby + Read Replica, PgBouncer ×2, pgBackRest para WAL archiving continuo), Redis + Sentinel (cache de catálogo, sesiones de portal, cola de transacciones), y Dynatrace APM (agentes en cada microservicio, trazabilidad E2E con UUID, métricas, dashboards, alertas).</w:t>
      </w:r>
    </w:p>
    <w:p w14:paraId="6AC3C380" w14:textId="77777777" w:rsidR="00C34357" w:rsidRDefault="00000000">
      <w:pPr>
        <w:pBdr>
          <w:left w:val="single" w:sz="12" w:space="8" w:color="4472C4"/>
        </w:pBdr>
        <w:spacing w:before="100" w:after="160"/>
        <w:ind w:left="360" w:right="360"/>
      </w:pPr>
      <w:r>
        <w:rPr>
          <w:i/>
          <w:iCs/>
          <w:color w:val="444444"/>
          <w:sz w:val="20"/>
          <w:szCs w:val="20"/>
        </w:rPr>
        <w:t>Nota: Los diagramas C4 editables en formato draw.io se entregan como archivos complementarios: C4_Level1_SystemContext_SunsetBP.drawio y C4_Level2_Containers_Komands.drawio. Los diagramas C3 (Component) se incluyen en la sección 7 (Plataforma Komands) con el detalle interno de cada microservicio.</w:t>
      </w:r>
    </w:p>
    <w:p w14:paraId="732FEBD9" w14:textId="77777777" w:rsidR="00C34357" w:rsidRDefault="00000000">
      <w:r>
        <w:br w:type="page"/>
      </w:r>
    </w:p>
    <w:p w14:paraId="1077E8AF" w14:textId="77777777" w:rsidR="00C34357" w:rsidRDefault="00000000">
      <w:pPr>
        <w:pStyle w:val="Ttulo2"/>
      </w:pPr>
      <w:bookmarkStart w:id="78" w:name="_Toc226041863"/>
      <w:r>
        <w:lastRenderedPageBreak/>
        <w:t>6.4 Dominios funcionales de la arquitectura TO-BE</w:t>
      </w:r>
      <w:bookmarkEnd w:id="78"/>
    </w:p>
    <w:p w14:paraId="632636FF" w14:textId="77777777" w:rsidR="00C34357" w:rsidRDefault="00000000">
      <w:pPr>
        <w:spacing w:after="160"/>
        <w:jc w:val="both"/>
      </w:pPr>
      <w:r>
        <w:t>La arquitectura TO-BE se organiza en 5 dominios funcionales, cada uno con responsabilidades claramente delimitadas. La separación por dominios permite la evolución independiente de cada área y facilita la gobernanza del ecosistema:</w:t>
      </w:r>
    </w:p>
    <w:p w14:paraId="4C18C208" w14:textId="77777777" w:rsidR="00C34357" w:rsidRDefault="00000000">
      <w:pPr>
        <w:spacing w:after="160"/>
        <w:jc w:val="both"/>
      </w:pPr>
      <w:r>
        <w:rPr>
          <w:b/>
          <w:bCs/>
        </w:rPr>
        <w:t xml:space="preserve">Dominio 1 — Canal de VNOs (sin cambios): </w:t>
      </w:r>
      <w:r>
        <w:t>Comprende las interfaces de integración entre las VNOs y ON·NET. WSO2 APIM se mantiene como gateway de las APIs consumidas por las VNOs. Los formatos de request, response, códigos de error y tiempos de respuesta se mantienen idénticos. Las VNOs no perciben cambios. El proyecto no modifica este dominio.</w:t>
      </w:r>
    </w:p>
    <w:p w14:paraId="6CD88E3C" w14:textId="77777777" w:rsidR="00C34357" w:rsidRDefault="00000000">
      <w:pPr>
        <w:spacing w:after="160"/>
        <w:jc w:val="both"/>
      </w:pPr>
      <w:r>
        <w:rPr>
          <w:b/>
          <w:bCs/>
        </w:rPr>
        <w:t xml:space="preserve">Dominio 2 — Orquestación OSS (modificado): </w:t>
      </w:r>
      <w:r>
        <w:t>ServiceNow SOM asume la orquestación completa de los flujos de provisión y post-venta que antes dependían de BluePlanet BPO. Los 13 flujos FlowDesigner afectados se modifican para redirigir las operaciones de red hacia Komands a través de Axway, implementando Feature Flags para control granular. CMDB se convierte en fuente autoritativa del inventario de OLTs y servicios activos, reemplazando a BPI/Neo4j. OSP se mantiene para factibilidad y asignación, consultado directamente por ServiceNow.</w:t>
      </w:r>
    </w:p>
    <w:p w14:paraId="4AD59220" w14:textId="77777777" w:rsidR="00C34357" w:rsidRDefault="00000000">
      <w:pPr>
        <w:spacing w:after="160"/>
        <w:jc w:val="both"/>
      </w:pPr>
      <w:r>
        <w:rPr>
          <w:b/>
          <w:bCs/>
        </w:rPr>
        <w:t xml:space="preserve">Dominio 3 — Gestión de Red Activa (nuevo): </w:t>
      </w:r>
      <w:r>
        <w:t>La plataforma Komands es el componente central de este dominio. Recibe solicitudes de operaciones de red desde ServiceNow a través de Axway, las traduce en secuencias de comandos CLI parametrizados por vendor y producto, las ejecuta sobre las OLTs vía SSH, y retorna los resultados mediante callback. Komands se compone de 7 microservicios especializados desplegados en Kubernetes (detallados en sección 7), respaldados por PostgreSQL HA y Redis. La plataforma cubre la provisión de ambos productos: FTTH masivo (Internet, IPTV, VoIP) y SSAA empresarial en todos sus grupos comerciales (A, B, C, D, E, BX, DX) sobre OLTs Nokia y Huawei en tecnologías GPON y XGSPON.</w:t>
      </w:r>
    </w:p>
    <w:p w14:paraId="7E53B90D" w14:textId="77777777" w:rsidR="00C34357" w:rsidRDefault="00000000">
      <w:pPr>
        <w:spacing w:after="160"/>
        <w:jc w:val="both"/>
      </w:pPr>
      <w:r>
        <w:rPr>
          <w:b/>
          <w:bCs/>
        </w:rPr>
        <w:t xml:space="preserve">Dominio 4 — Integración (modificado): </w:t>
      </w:r>
      <w:r>
        <w:t>Opera bajo un modelo dual de API Management: WSO2 APIM para el canal de VNOs y sistemas internos (se mantiene sin cambios), y Axway APIM como nuevo canal dedicado para la comunicación entre ServiceNow y Komands. Axway gestiona la autenticación (OAuth 2.0/JWT), el rate limiting, el throttling, y el enrutamiento de requests y callbacks. Las APIs de Komands se documentan en formato OpenAPI 3.0 y se publican exclusivamente en Axway.</w:t>
      </w:r>
    </w:p>
    <w:p w14:paraId="6CEF2959" w14:textId="77777777" w:rsidR="00C34357" w:rsidRDefault="00000000">
      <w:pPr>
        <w:spacing w:after="160"/>
        <w:jc w:val="both"/>
      </w:pPr>
      <w:r>
        <w:rPr>
          <w:b/>
          <w:bCs/>
        </w:rPr>
        <w:t xml:space="preserve">Dominio 5 — Alarmas y Assurance (sin cambios): </w:t>
      </w:r>
      <w:r>
        <w:t>BluePlanet UAA se mantiene operativo en Kubernetes sin modificaciones. Es responsable del monitoreo de alarmas sobre la red de OLTs, la agrupación de eventos, y la integración con ServiceNow para la gestión de fallas masivas (Assurance). El proyecto no modifica UAA. Se valida durante Sprint 0 si existe dependencia de datos entre BPO y UAA.</w:t>
      </w:r>
    </w:p>
    <w:p w14:paraId="2E121E77" w14:textId="77777777" w:rsidR="00C34357" w:rsidRDefault="00C34357">
      <w:pPr>
        <w:spacing w:after="80"/>
      </w:pPr>
    </w:p>
    <w:p w14:paraId="08277AB3" w14:textId="77777777" w:rsidR="00C34357" w:rsidRDefault="00000000">
      <w:pPr>
        <w:spacing w:after="160"/>
        <w:jc w:val="both"/>
      </w:pPr>
      <w:r>
        <w:rPr>
          <w:b/>
          <w:bCs/>
        </w:rPr>
        <w:t>Tabla resumen de dominios funcionales: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61"/>
        <w:gridCol w:w="2544"/>
        <w:gridCol w:w="2145"/>
        <w:gridCol w:w="1781"/>
        <w:gridCol w:w="1529"/>
      </w:tblGrid>
      <w:tr w:rsidR="00C34357" w14:paraId="31ED50EA"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D9AD2BB" w14:textId="77777777" w:rsidR="00C34357" w:rsidRDefault="00000000">
            <w:pPr>
              <w:jc w:val="center"/>
            </w:pPr>
            <w:r>
              <w:rPr>
                <w:b/>
                <w:bCs/>
                <w:color w:val="FFFFFF"/>
                <w:sz w:val="20"/>
                <w:szCs w:val="20"/>
              </w:rPr>
              <w:t>Dominio</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793487E" w14:textId="77777777" w:rsidR="00C34357" w:rsidRDefault="00000000">
            <w:pPr>
              <w:jc w:val="center"/>
            </w:pPr>
            <w:r>
              <w:rPr>
                <w:b/>
                <w:bCs/>
                <w:color w:val="FFFFFF"/>
                <w:sz w:val="20"/>
                <w:szCs w:val="20"/>
              </w:rPr>
              <w:t>Componentes principales</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850EDA8" w14:textId="77777777" w:rsidR="00C34357" w:rsidRDefault="00000000">
            <w:pPr>
              <w:jc w:val="center"/>
            </w:pPr>
            <w:r>
              <w:rPr>
                <w:b/>
                <w:bCs/>
                <w:color w:val="FFFFFF"/>
                <w:sz w:val="20"/>
                <w:szCs w:val="20"/>
              </w:rPr>
              <w:t>Estado en proyecto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3B9FE60" w14:textId="77777777" w:rsidR="00C34357" w:rsidRDefault="00000000">
            <w:pPr>
              <w:jc w:val="center"/>
            </w:pPr>
            <w:r>
              <w:rPr>
                <w:b/>
                <w:bCs/>
                <w:color w:val="FFFFFF"/>
                <w:sz w:val="20"/>
                <w:szCs w:val="20"/>
              </w:rPr>
              <w:t>Responsable</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60997E" w14:textId="77777777" w:rsidR="00C34357" w:rsidRDefault="00000000">
            <w:pPr>
              <w:jc w:val="center"/>
            </w:pPr>
            <w:r>
              <w:rPr>
                <w:b/>
                <w:bCs/>
                <w:color w:val="FFFFFF"/>
                <w:sz w:val="20"/>
                <w:szCs w:val="20"/>
              </w:rPr>
              <w:t>Impacto</w:t>
            </w:r>
          </w:p>
        </w:tc>
      </w:tr>
      <w:tr w:rsidR="00C34357" w14:paraId="4AAFC866"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45E830" w14:textId="77777777" w:rsidR="00C34357" w:rsidRDefault="00000000">
            <w:r>
              <w:rPr>
                <w:b/>
                <w:bCs/>
                <w:color w:val="000000"/>
                <w:sz w:val="18"/>
                <w:szCs w:val="18"/>
              </w:rPr>
              <w:t>1. Canal VNOs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E968B5" w14:textId="77777777" w:rsidR="00C34357" w:rsidRDefault="00000000">
            <w:r>
              <w:rPr>
                <w:color w:val="000000"/>
                <w:sz w:val="18"/>
                <w:szCs w:val="18"/>
              </w:rPr>
              <w:t>WSO2 APIM</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62B78E" w14:textId="77777777" w:rsidR="00C34357" w:rsidRDefault="00000000">
            <w:r>
              <w:rPr>
                <w:color w:val="000000"/>
                <w:sz w:val="18"/>
                <w:szCs w:val="18"/>
              </w:rPr>
              <w:t>Sin cambios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288739" w14:textId="77777777" w:rsidR="00C34357" w:rsidRDefault="00000000">
            <w:r>
              <w:rPr>
                <w:color w:val="000000"/>
                <w:sz w:val="18"/>
                <w:szCs w:val="18"/>
              </w:rPr>
              <w:t>ON·NET</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D857DF" w14:textId="77777777" w:rsidR="00C34357" w:rsidRDefault="00000000">
            <w:pPr>
              <w:jc w:val="center"/>
            </w:pPr>
            <w:r>
              <w:rPr>
                <w:b/>
                <w:bCs/>
                <w:color w:val="2E7D32"/>
                <w:sz w:val="18"/>
                <w:szCs w:val="18"/>
              </w:rPr>
              <w:t>Ninguno</w:t>
            </w:r>
          </w:p>
        </w:tc>
      </w:tr>
      <w:tr w:rsidR="00C34357" w14:paraId="64C41430"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4A7C858" w14:textId="77777777" w:rsidR="00C34357" w:rsidRDefault="00000000">
            <w:r>
              <w:rPr>
                <w:b/>
                <w:bCs/>
                <w:color w:val="000000"/>
                <w:sz w:val="18"/>
                <w:szCs w:val="18"/>
              </w:rPr>
              <w:t>2. Orquestación</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BDC943" w14:textId="77777777" w:rsidR="00C34357" w:rsidRDefault="00000000">
            <w:r>
              <w:rPr>
                <w:color w:val="000000"/>
                <w:sz w:val="18"/>
                <w:szCs w:val="18"/>
              </w:rPr>
              <w:t>ServiceNow SOM, CMDB, OSP</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DEDB64" w14:textId="77777777" w:rsidR="00C34357" w:rsidRDefault="00000000">
            <w:r>
              <w:rPr>
                <w:color w:val="000000"/>
                <w:sz w:val="18"/>
                <w:szCs w:val="18"/>
              </w:rPr>
              <w:t>13 flujos modificados</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93732E" w14:textId="77777777" w:rsidR="00C34357" w:rsidRDefault="00000000">
            <w:r>
              <w:rPr>
                <w:color w:val="000000"/>
                <w:sz w:val="18"/>
                <w:szCs w:val="18"/>
              </w:rPr>
              <w:t>MOS-iT + ON·NET</w:t>
            </w:r>
          </w:p>
        </w:tc>
        <w:tc>
          <w:tcPr>
            <w:tcW w:w="1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B67C1C" w14:textId="77777777" w:rsidR="00C34357" w:rsidRDefault="00000000">
            <w:pPr>
              <w:jc w:val="center"/>
            </w:pPr>
            <w:r>
              <w:rPr>
                <w:b/>
                <w:bCs/>
                <w:color w:val="C62828"/>
                <w:sz w:val="18"/>
                <w:szCs w:val="18"/>
              </w:rPr>
              <w:t>Alto</w:t>
            </w:r>
          </w:p>
        </w:tc>
      </w:tr>
      <w:tr w:rsidR="00C34357" w14:paraId="2EE888A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147635B" w14:textId="77777777" w:rsidR="00C34357" w:rsidRDefault="00000000">
            <w:r>
              <w:rPr>
                <w:b/>
                <w:bCs/>
                <w:color w:val="000000"/>
                <w:sz w:val="18"/>
                <w:szCs w:val="18"/>
              </w:rPr>
              <w:t>3. Red Activa</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BB85CE" w14:textId="77777777" w:rsidR="00C34357" w:rsidRDefault="00000000">
            <w:r>
              <w:rPr>
                <w:color w:val="000000"/>
                <w:sz w:val="18"/>
                <w:szCs w:val="18"/>
              </w:rPr>
              <w:t>Komands (7 µsvcs), PostgreSQL, Redis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7091151" w14:textId="77777777" w:rsidR="00C34357" w:rsidRDefault="00000000">
            <w:r>
              <w:rPr>
                <w:color w:val="000000"/>
                <w:sz w:val="18"/>
                <w:szCs w:val="18"/>
              </w:rPr>
              <w:t>Nuevo completo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EA3654" w14:textId="77777777" w:rsidR="00C34357" w:rsidRDefault="00000000">
            <w:r>
              <w:rPr>
                <w:color w:val="000000"/>
                <w:sz w:val="18"/>
                <w:szCs w:val="18"/>
              </w:rPr>
              <w:t>MOS-iT</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1330F8E" w14:textId="77777777" w:rsidR="00C34357" w:rsidRDefault="00000000">
            <w:pPr>
              <w:jc w:val="center"/>
            </w:pPr>
            <w:r>
              <w:rPr>
                <w:b/>
                <w:bCs/>
                <w:color w:val="C62828"/>
                <w:sz w:val="18"/>
                <w:szCs w:val="18"/>
              </w:rPr>
              <w:t>Alto</w:t>
            </w:r>
          </w:p>
        </w:tc>
      </w:tr>
      <w:tr w:rsidR="00C34357" w14:paraId="36093EB7"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CF9F93" w14:textId="77777777" w:rsidR="00C34357" w:rsidRDefault="00000000">
            <w:r>
              <w:rPr>
                <w:b/>
                <w:bCs/>
                <w:color w:val="000000"/>
                <w:sz w:val="18"/>
                <w:szCs w:val="18"/>
              </w:rPr>
              <w:lastRenderedPageBreak/>
              <w:t>4. Integración</w:t>
            </w:r>
          </w:p>
        </w:tc>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299EA0" w14:textId="77777777" w:rsidR="00C34357" w:rsidRDefault="00000000">
            <w:r>
              <w:rPr>
                <w:color w:val="000000"/>
                <w:sz w:val="18"/>
                <w:szCs w:val="18"/>
              </w:rPr>
              <w:t>Axway APIM (nuevo), WSO2 (mantiene)</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0B719E5" w14:textId="77777777" w:rsidR="00C34357" w:rsidRDefault="00000000">
            <w:r>
              <w:rPr>
                <w:color w:val="000000"/>
                <w:sz w:val="18"/>
                <w:szCs w:val="18"/>
              </w:rPr>
              <w:t>Canal nuevo Axway</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6941C0" w14:textId="77777777" w:rsidR="00C34357" w:rsidRDefault="00000000">
            <w:r>
              <w:rPr>
                <w:color w:val="000000"/>
                <w:sz w:val="18"/>
                <w:szCs w:val="18"/>
              </w:rPr>
              <w:t>ON·NET + MOS-iT</w:t>
            </w:r>
          </w:p>
        </w:tc>
        <w:tc>
          <w:tcPr>
            <w:tcW w:w="1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0C619B" w14:textId="77777777" w:rsidR="00C34357" w:rsidRDefault="00000000">
            <w:pPr>
              <w:jc w:val="center"/>
            </w:pPr>
            <w:r>
              <w:rPr>
                <w:b/>
                <w:bCs/>
                <w:color w:val="C62828"/>
                <w:sz w:val="18"/>
                <w:szCs w:val="18"/>
              </w:rPr>
              <w:t>Alto</w:t>
            </w:r>
          </w:p>
        </w:tc>
      </w:tr>
      <w:tr w:rsidR="00C34357" w14:paraId="0C0502B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BB7D04B" w14:textId="77777777" w:rsidR="00C34357" w:rsidRDefault="00000000">
            <w:r>
              <w:rPr>
                <w:b/>
                <w:bCs/>
                <w:color w:val="000000"/>
                <w:sz w:val="18"/>
                <w:szCs w:val="18"/>
              </w:rPr>
              <w:t>5. Assurance</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BE909B" w14:textId="77777777" w:rsidR="00C34357" w:rsidRDefault="00000000">
            <w:r>
              <w:rPr>
                <w:color w:val="000000"/>
                <w:sz w:val="18"/>
                <w:szCs w:val="18"/>
              </w:rPr>
              <w:t>BluePlanet UAA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BE6F77" w14:textId="77777777" w:rsidR="00C34357" w:rsidRDefault="00000000">
            <w:r>
              <w:rPr>
                <w:color w:val="000000"/>
                <w:sz w:val="18"/>
                <w:szCs w:val="18"/>
              </w:rPr>
              <w:t>Sin cambios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C6E419" w14:textId="77777777" w:rsidR="00C34357" w:rsidRDefault="00000000">
            <w:r>
              <w:rPr>
                <w:color w:val="000000"/>
                <w:sz w:val="18"/>
                <w:szCs w:val="18"/>
              </w:rPr>
              <w:t>ON·NET</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2971F0" w14:textId="77777777" w:rsidR="00C34357" w:rsidRDefault="00000000">
            <w:pPr>
              <w:jc w:val="center"/>
            </w:pPr>
            <w:r>
              <w:rPr>
                <w:b/>
                <w:bCs/>
                <w:color w:val="2E7D32"/>
                <w:sz w:val="18"/>
                <w:szCs w:val="18"/>
              </w:rPr>
              <w:t>Ninguno</w:t>
            </w:r>
          </w:p>
        </w:tc>
      </w:tr>
    </w:tbl>
    <w:p w14:paraId="374704EC" w14:textId="77777777" w:rsidR="00C34357" w:rsidRDefault="00000000">
      <w:r>
        <w:br w:type="page"/>
      </w:r>
    </w:p>
    <w:p w14:paraId="3A9499AB" w14:textId="77777777" w:rsidR="00C34357" w:rsidRDefault="00000000">
      <w:pPr>
        <w:pStyle w:val="Ttulo2"/>
      </w:pPr>
      <w:bookmarkStart w:id="79" w:name="_Toc226041864"/>
      <w:r>
        <w:lastRenderedPageBreak/>
        <w:t>6.5 Decisiones arquitectónicas (ADR)</w:t>
      </w:r>
      <w:bookmarkEnd w:id="79"/>
    </w:p>
    <w:p w14:paraId="71D7F6FB" w14:textId="77777777" w:rsidR="00C34357" w:rsidRDefault="00000000">
      <w:pPr>
        <w:spacing w:after="160"/>
        <w:jc w:val="both"/>
      </w:pPr>
      <w:r>
        <w:t>Las decisiones arquitectónicas clave del proyecto han sido documentadas como Architecture Decision Records (ADRs). Cada ADR describe el contexto de la decisión, las alternativas evaluadas, la decisión tomada y su justificación. Estas decisiones fueron validadas con Arquitectura ON·NET y aprobadas por la Gerencia de Sistemas: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00"/>
        <w:gridCol w:w="2000"/>
        <w:gridCol w:w="3260"/>
        <w:gridCol w:w="3200"/>
      </w:tblGrid>
      <w:tr w:rsidR="00C34357" w14:paraId="15577518"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52AEE6D" w14:textId="77777777" w:rsidR="00C34357" w:rsidRDefault="00000000">
            <w:pPr>
              <w:jc w:val="center"/>
            </w:pPr>
            <w:r>
              <w:rPr>
                <w:b/>
                <w:bCs/>
                <w:color w:val="FFFFFF"/>
                <w:sz w:val="20"/>
                <w:szCs w:val="20"/>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B098D29" w14:textId="77777777" w:rsidR="00C34357" w:rsidRDefault="00000000">
            <w:pPr>
              <w:jc w:val="center"/>
            </w:pPr>
            <w:r>
              <w:rPr>
                <w:b/>
                <w:bCs/>
                <w:color w:val="FFFFFF"/>
                <w:sz w:val="20"/>
                <w:szCs w:val="20"/>
              </w:rPr>
              <w:t>Decisión</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8793543" w14:textId="77777777" w:rsidR="00C34357" w:rsidRDefault="00000000">
            <w:pPr>
              <w:jc w:val="center"/>
            </w:pPr>
            <w:r>
              <w:rPr>
                <w:b/>
                <w:bCs/>
                <w:color w:val="FFFFFF"/>
                <w:sz w:val="20"/>
                <w:szCs w:val="20"/>
              </w:rPr>
              <w:t>Descripción</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CFD1D3C" w14:textId="77777777" w:rsidR="00C34357" w:rsidRDefault="00000000">
            <w:pPr>
              <w:jc w:val="center"/>
            </w:pPr>
            <w:r>
              <w:rPr>
                <w:b/>
                <w:bCs/>
                <w:color w:val="FFFFFF"/>
                <w:sz w:val="20"/>
                <w:szCs w:val="20"/>
              </w:rPr>
              <w:t>Alternativa descartada</w:t>
            </w:r>
          </w:p>
        </w:tc>
      </w:tr>
      <w:tr w:rsidR="00C34357" w14:paraId="1112593D"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33DB94" w14:textId="77777777" w:rsidR="00C34357" w:rsidRDefault="00000000">
            <w:pPr>
              <w:jc w:val="center"/>
            </w:pPr>
            <w:r>
              <w:rPr>
                <w:b/>
                <w:bCs/>
                <w:color w:val="000000"/>
                <w:sz w:val="18"/>
                <w:szCs w:val="18"/>
              </w:rPr>
              <w:t>ADR-001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7BB001" w14:textId="77777777" w:rsidR="00C34357" w:rsidRDefault="00000000">
            <w:r>
              <w:rPr>
                <w:b/>
                <w:bCs/>
                <w:color w:val="000000"/>
                <w:sz w:val="18"/>
                <w:szCs w:val="18"/>
              </w:rPr>
              <w:t>ServiceNow como orquestador exclusivo</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1BFE23" w14:textId="77777777" w:rsidR="00C34357" w:rsidRDefault="00000000">
            <w:r>
              <w:rPr>
                <w:color w:val="000000"/>
                <w:sz w:val="17"/>
                <w:szCs w:val="17"/>
              </w:rPr>
              <w:t>Se descarta que Komands orqueste flujos de negocio. ServiceNow SOM (FlowDesigner) asume toda la lógica de orquestación. Komands se limita a ejecutar comandos en la red y devolver resultados.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F17494" w14:textId="77777777" w:rsidR="00C34357" w:rsidRDefault="00000000">
            <w:r>
              <w:rPr>
                <w:i/>
                <w:iCs/>
                <w:color w:val="000000"/>
                <w:sz w:val="17"/>
                <w:szCs w:val="17"/>
              </w:rPr>
              <w:t>Alternativa descartada: orquestación híbrida SN+Komands (rechazada por duplicación de lógica y complejidad operacional).</w:t>
            </w:r>
          </w:p>
        </w:tc>
      </w:tr>
      <w:tr w:rsidR="00C34357" w14:paraId="3CD35186"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F63C3A" w14:textId="77777777" w:rsidR="00C34357" w:rsidRDefault="00000000">
            <w:pPr>
              <w:jc w:val="center"/>
            </w:pPr>
            <w:r>
              <w:rPr>
                <w:b/>
                <w:bCs/>
                <w:color w:val="000000"/>
                <w:sz w:val="18"/>
                <w:szCs w:val="18"/>
              </w:rPr>
              <w:t>ADR-002</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711FFE" w14:textId="77777777" w:rsidR="00C34357" w:rsidRPr="005D78BF" w:rsidRDefault="00000000">
            <w:pPr>
              <w:rPr>
                <w:lang w:val="en-US"/>
              </w:rPr>
            </w:pPr>
            <w:r>
              <w:rPr>
                <w:b/>
                <w:bCs/>
                <w:color w:val="000000"/>
                <w:sz w:val="18"/>
                <w:szCs w:val="18"/>
                <w:lang w:val="en-US"/>
              </w:rPr>
              <w:t>API Management dual WSO2 + Axway</w:t>
            </w:r>
          </w:p>
        </w:tc>
        <w:tc>
          <w:tcPr>
            <w:tcW w:w="3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AE4F91C" w14:textId="77777777" w:rsidR="00C34357" w:rsidRDefault="00000000">
            <w:r>
              <w:rPr>
                <w:color w:val="000000"/>
                <w:sz w:val="17"/>
                <w:szCs w:val="17"/>
              </w:rPr>
              <w:t>Se mantiene WSO2 para canal VNOs (no se modifica) y se establece Axway como gateway exclusivo para ServiceNow ↔ Komands.</w:t>
            </w:r>
          </w:p>
        </w:tc>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359CF5" w14:textId="77777777" w:rsidR="00C34357" w:rsidRDefault="00000000">
            <w:r>
              <w:rPr>
                <w:i/>
                <w:iCs/>
                <w:color w:val="000000"/>
                <w:sz w:val="17"/>
                <w:szCs w:val="17"/>
              </w:rPr>
              <w:t>Alternativa descartada: migrar todo a Axway (rechazada por riesgo de impactar a VNOs y por el alcance del proyecto).</w:t>
            </w:r>
          </w:p>
        </w:tc>
      </w:tr>
      <w:tr w:rsidR="00C34357" w14:paraId="154AE286"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EB5886" w14:textId="77777777" w:rsidR="00C34357" w:rsidRDefault="00000000">
            <w:pPr>
              <w:jc w:val="center"/>
            </w:pPr>
            <w:r>
              <w:rPr>
                <w:b/>
                <w:bCs/>
                <w:color w:val="000000"/>
                <w:sz w:val="18"/>
                <w:szCs w:val="18"/>
              </w:rPr>
              <w:t>ADR-003</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AFD42A" w14:textId="77777777" w:rsidR="00C34357" w:rsidRDefault="00000000">
            <w:r>
              <w:rPr>
                <w:b/>
                <w:bCs/>
                <w:color w:val="000000"/>
                <w:sz w:val="18"/>
                <w:szCs w:val="18"/>
              </w:rPr>
              <w:t>Komands como ejecutor directo CLI/SSH</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6B0DAC" w14:textId="77777777" w:rsidR="00C34357" w:rsidRDefault="00000000">
            <w:r>
              <w:rPr>
                <w:color w:val="000000"/>
                <w:sz w:val="17"/>
                <w:szCs w:val="17"/>
              </w:rPr>
              <w:t>Komands se conecta directamente a cada OLT vía SSH sin NMS/EMS intermediarios. Usa Netmiko para Python.</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F86517" w14:textId="77777777" w:rsidR="00C34357" w:rsidRDefault="00000000">
            <w:r>
              <w:rPr>
                <w:i/>
                <w:iCs/>
                <w:color w:val="000000"/>
                <w:sz w:val="17"/>
                <w:szCs w:val="17"/>
              </w:rPr>
              <w:t>Alternativas descartadas: (a) Huawei iMaster NCE o Nokia SAM (complejidad, latencia, costo licencia); (b) Netconf/RESTCONF (no todas las OLTs soportan).</w:t>
            </w:r>
          </w:p>
        </w:tc>
      </w:tr>
      <w:tr w:rsidR="00C34357" w14:paraId="2FC9535D"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E0E6DF" w14:textId="77777777" w:rsidR="00C34357" w:rsidRDefault="00000000">
            <w:pPr>
              <w:jc w:val="center"/>
            </w:pPr>
            <w:r>
              <w:rPr>
                <w:b/>
                <w:bCs/>
                <w:color w:val="000000"/>
                <w:sz w:val="18"/>
                <w:szCs w:val="18"/>
              </w:rPr>
              <w:t>ADR-004</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06020E" w14:textId="77777777" w:rsidR="00C34357" w:rsidRDefault="00000000">
            <w:r>
              <w:rPr>
                <w:b/>
                <w:bCs/>
                <w:color w:val="000000"/>
                <w:sz w:val="18"/>
                <w:szCs w:val="18"/>
              </w:rPr>
              <w:t>BluePlanet UAA se mantiene en K8s</w:t>
            </w:r>
          </w:p>
        </w:tc>
        <w:tc>
          <w:tcPr>
            <w:tcW w:w="3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889B577" w14:textId="77777777" w:rsidR="00C34357" w:rsidRDefault="00000000">
            <w:r>
              <w:rPr>
                <w:color w:val="000000"/>
                <w:sz w:val="17"/>
                <w:szCs w:val="17"/>
              </w:rPr>
              <w:t>UAA permanece sin modificaciones para alarmas y assurance. No se reemplaza ni se modifica.</w:t>
            </w:r>
          </w:p>
        </w:tc>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038319" w14:textId="77777777" w:rsidR="00C34357" w:rsidRDefault="00000000">
            <w:r>
              <w:rPr>
                <w:i/>
                <w:iCs/>
                <w:color w:val="000000"/>
                <w:sz w:val="17"/>
                <w:szCs w:val="17"/>
              </w:rPr>
              <w:t>Alternativa descartada: integrar funcionalidad UAA en Komands (fuera de alcance, riesgo de afectar gestión fallas masivas).</w:t>
            </w:r>
          </w:p>
        </w:tc>
      </w:tr>
      <w:tr w:rsidR="00C34357" w14:paraId="1D284F9B"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8FE53C" w14:textId="77777777" w:rsidR="00C34357" w:rsidRDefault="00000000">
            <w:pPr>
              <w:jc w:val="center"/>
            </w:pPr>
            <w:r>
              <w:rPr>
                <w:b/>
                <w:bCs/>
                <w:color w:val="000000"/>
                <w:sz w:val="18"/>
                <w:szCs w:val="18"/>
              </w:rPr>
              <w:t>ADR-005</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5A0F75" w14:textId="77777777" w:rsidR="00C34357" w:rsidRDefault="00000000">
            <w:r>
              <w:rPr>
                <w:b/>
                <w:bCs/>
                <w:color w:val="000000"/>
                <w:sz w:val="18"/>
                <w:szCs w:val="18"/>
              </w:rPr>
              <w:t>CMDB como fuente autoritativa</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0FBB1F" w14:textId="77777777" w:rsidR="00C34357" w:rsidRDefault="00000000">
            <w:r>
              <w:rPr>
                <w:color w:val="000000"/>
                <w:sz w:val="17"/>
                <w:szCs w:val="17"/>
              </w:rPr>
              <w:t>CMDB de ServiceNow reemplaza a BPI/Neo4j como fuente autoritativa del inventario. Komands mantiene catálogo técnico local sincronizado.</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8A4FE7" w14:textId="77777777" w:rsidR="00C34357" w:rsidRDefault="00000000">
            <w:r>
              <w:rPr>
                <w:i/>
                <w:iCs/>
                <w:color w:val="000000"/>
                <w:sz w:val="17"/>
                <w:szCs w:val="17"/>
              </w:rPr>
              <w:t>Alternativa descartada: Komands como fuente autoritativa (rechazada para no fragmentar inventario).</w:t>
            </w:r>
          </w:p>
        </w:tc>
      </w:tr>
      <w:tr w:rsidR="00C34357" w14:paraId="40E53DB1"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82AE93" w14:textId="77777777" w:rsidR="00C34357" w:rsidRDefault="00000000">
            <w:pPr>
              <w:jc w:val="center"/>
            </w:pPr>
            <w:r>
              <w:rPr>
                <w:b/>
                <w:bCs/>
                <w:color w:val="000000"/>
                <w:sz w:val="18"/>
                <w:szCs w:val="18"/>
              </w:rPr>
              <w:t>ADR-006</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6FF8E5" w14:textId="77777777" w:rsidR="00C34357" w:rsidRDefault="00000000">
            <w:r>
              <w:rPr>
                <w:b/>
                <w:bCs/>
                <w:color w:val="000000"/>
                <w:sz w:val="18"/>
                <w:szCs w:val="18"/>
              </w:rPr>
              <w:t>Gestor de Quiebres con responsabilidad dividida</w:t>
            </w:r>
          </w:p>
        </w:tc>
        <w:tc>
          <w:tcPr>
            <w:tcW w:w="3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AC4B92" w14:textId="77777777" w:rsidR="00C34357" w:rsidRDefault="00000000">
            <w:r>
              <w:rPr>
                <w:color w:val="000000"/>
                <w:sz w:val="17"/>
                <w:szCs w:val="17"/>
              </w:rPr>
              <w:t>SN mantiene gestión de quiebres de negocio y asignación. Komands implementa flujos de excepción técnicos independientes.</w:t>
            </w:r>
          </w:p>
        </w:tc>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DC0CD6" w14:textId="77777777" w:rsidR="00C34357" w:rsidRDefault="00000000">
            <w:r>
              <w:rPr>
                <w:i/>
                <w:iCs/>
                <w:color w:val="000000"/>
                <w:sz w:val="17"/>
                <w:szCs w:val="17"/>
              </w:rPr>
              <w:t>Alternativa descartada: centralizar todo en SN (rechazada porque Komands necesita manejar excepciones SSH/OLT autónomamente).</w:t>
            </w:r>
          </w:p>
        </w:tc>
      </w:tr>
    </w:tbl>
    <w:p w14:paraId="357C81DF" w14:textId="77777777" w:rsidR="00C34357" w:rsidRDefault="00000000">
      <w:pPr>
        <w:pBdr>
          <w:left w:val="single" w:sz="12" w:space="8" w:color="4472C4"/>
        </w:pBdr>
        <w:spacing w:before="100" w:after="160"/>
        <w:ind w:left="360" w:right="360"/>
      </w:pPr>
      <w:r>
        <w:rPr>
          <w:i/>
          <w:iCs/>
          <w:color w:val="444444"/>
          <w:sz w:val="20"/>
          <w:szCs w:val="20"/>
        </w:rPr>
        <w:t>Nota: Las ADRs son decisiones inmutables una vez aprobadas. Si las condiciones que justificaron una decisión cambian, se crea una nueva ADR que reemplaza a la anterior, manteniendo la trazabilidad completa del historial de decisiones. El registro completo de ADRs se mantiene en el repositorio del proyecto.</w:t>
      </w:r>
    </w:p>
    <w:p w14:paraId="048F284C" w14:textId="77777777" w:rsidR="00C34357" w:rsidRDefault="00000000">
      <w:pPr>
        <w:pStyle w:val="Ttulo1"/>
      </w:pPr>
      <w:bookmarkStart w:id="80" w:name="_Toc226041865"/>
      <w:r>
        <w:t>7. PLATAFORMA KOMANDS</w:t>
      </w:r>
      <w:bookmarkEnd w:id="80"/>
    </w:p>
    <w:p w14:paraId="0309AEC0" w14:textId="77777777" w:rsidR="00C34357" w:rsidRDefault="00000000">
      <w:pPr>
        <w:spacing w:after="160"/>
        <w:jc w:val="both"/>
      </w:pPr>
      <w:r>
        <w:t>Esta sección describe en detalle la arquitectura interna de la plataforma Komands, el componente central del Dominio 3 (Gestión de Red Activa) de la arquitectura TO-BE. Komands es una plataforma de microservicios desplegada sobre Kubernetes que recibe solicitudes de operaciones de provisión desde ServiceNow, las traduce en secuencias de comandos CLI específicos por vendor y producto, las ejecuta sobre las OLTs de la red GPON de ON·NET vía SSH, y retorna los resultados mediante callback.</w:t>
      </w:r>
    </w:p>
    <w:p w14:paraId="2581A5A3" w14:textId="77777777" w:rsidR="00C34357" w:rsidRDefault="00000000">
      <w:pPr>
        <w:spacing w:after="160"/>
        <w:jc w:val="both"/>
      </w:pPr>
      <w:r>
        <w:t xml:space="preserve">La plataforma Komands no es un desarrollo greenfield. Evolucionó desde la plataforma ADC (Administrador de Comandos) que opera en producción desde 2024 como solución de contingencia ante fallas de BluePlanet. Al inicio del proyecto (marzo 2026), Komands cuenta con 4 módulos ya operativos (Portal Web, Consulta ONT, Estadísticas, Monitor de Logs y Gestión de OLTs), un sistema RBAC con 16 permisos granulares, y soporte para vendors Huawei y Nokia. </w:t>
      </w:r>
      <w:r>
        <w:lastRenderedPageBreak/>
        <w:t>El proyecto Sunset BluePlanet extiende esta plataforma para absorber todas las funcionalidades de BluePlanet BPI/BPO/RA.</w:t>
      </w:r>
    </w:p>
    <w:p w14:paraId="79BC264C" w14:textId="77777777" w:rsidR="00C34357" w:rsidRDefault="00000000">
      <w:pPr>
        <w:pStyle w:val="Ttulo2"/>
      </w:pPr>
      <w:bookmarkStart w:id="81" w:name="_Toc226041866"/>
      <w:r>
        <w:t>7.1 Visión general de los microservicios</w:t>
      </w:r>
      <w:bookmarkEnd w:id="81"/>
    </w:p>
    <w:p w14:paraId="42161869" w14:textId="77777777" w:rsidR="00C34357" w:rsidRDefault="00000000">
      <w:pPr>
        <w:spacing w:after="160"/>
        <w:jc w:val="both"/>
      </w:pPr>
      <w:r>
        <w:t>La plataforma se compone de 7 microservicios que operan de forma independiente pero coordinada, siguiendo el principio de responsabilidad única. Cada microservicio es un contenedor Docker desplegado en Kubernetes con al menos 2 réplicas para alta disponibilidad. Todos los microservicios comparten una base de datos PostgreSQL 15+ (schema ‘komands’) y utilizan Redis como capa de cache y colas. La comunicación interna es híbrida: REST síncrono para consultas y colas (Redis) para operaciones asíncronas.</w:t>
      </w:r>
    </w:p>
    <w:p w14:paraId="64B35613" w14:textId="77777777" w:rsidR="00C34357" w:rsidRDefault="00000000">
      <w:pPr>
        <w:spacing w:after="160"/>
        <w:jc w:val="both"/>
      </w:pPr>
      <w:r>
        <w:t>La siguiente tabla presenta una visión consolidada de los 7 microservicios con su capa, tecnología y responsabilidad principal:</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87"/>
        <w:gridCol w:w="1490"/>
        <w:gridCol w:w="1271"/>
        <w:gridCol w:w="1379"/>
        <w:gridCol w:w="3810"/>
        <w:gridCol w:w="1023"/>
      </w:tblGrid>
      <w:tr w:rsidR="00C34357" w14:paraId="76534AC5"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EFA0040" w14:textId="77777777" w:rsidR="00C34357" w:rsidRDefault="00000000">
            <w:pPr>
              <w:jc w:val="center"/>
            </w:pPr>
            <w:r>
              <w:rPr>
                <w:b/>
                <w:bCs/>
                <w:color w:val="FFFFFF"/>
                <w:sz w:val="20"/>
                <w:szCs w:val="20"/>
              </w:rPr>
              <w:t>#</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7E87FEC" w14:textId="77777777" w:rsidR="00C34357" w:rsidRDefault="00000000">
            <w:pPr>
              <w:jc w:val="center"/>
            </w:pPr>
            <w:r>
              <w:rPr>
                <w:b/>
                <w:bCs/>
                <w:color w:val="FFFFFF"/>
                <w:sz w:val="20"/>
                <w:szCs w:val="20"/>
              </w:rPr>
              <w:t>Microservicio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D80776B" w14:textId="77777777" w:rsidR="00C34357" w:rsidRDefault="00000000">
            <w:pPr>
              <w:jc w:val="center"/>
            </w:pPr>
            <w:r>
              <w:rPr>
                <w:b/>
                <w:bCs/>
                <w:color w:val="FFFFFF"/>
                <w:sz w:val="20"/>
                <w:szCs w:val="20"/>
              </w:rPr>
              <w:t>Capa</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4723949" w14:textId="77777777" w:rsidR="00C34357" w:rsidRDefault="00000000">
            <w:pPr>
              <w:jc w:val="center"/>
            </w:pPr>
            <w:r>
              <w:rPr>
                <w:b/>
                <w:bCs/>
                <w:color w:val="FFFFFF"/>
                <w:sz w:val="20"/>
                <w:szCs w:val="20"/>
              </w:rPr>
              <w:t>Tecnología</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D0C7132" w14:textId="77777777" w:rsidR="00C34357" w:rsidRDefault="00000000">
            <w:pPr>
              <w:jc w:val="center"/>
            </w:pPr>
            <w:r>
              <w:rPr>
                <w:b/>
                <w:bCs/>
                <w:color w:val="FFFFFF"/>
                <w:sz w:val="20"/>
                <w:szCs w:val="20"/>
              </w:rPr>
              <w:t>Responsabilidad</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15F7689" w14:textId="77777777" w:rsidR="00C34357" w:rsidRDefault="00000000">
            <w:pPr>
              <w:jc w:val="center"/>
            </w:pPr>
            <w:r>
              <w:rPr>
                <w:b/>
                <w:bCs/>
                <w:color w:val="FFFFFF"/>
                <w:sz w:val="20"/>
                <w:szCs w:val="20"/>
              </w:rPr>
              <w:t>Réplicas</w:t>
            </w:r>
          </w:p>
        </w:tc>
      </w:tr>
      <w:tr w:rsidR="00C34357" w14:paraId="088C4906"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4686212" w14:textId="77777777" w:rsidR="00C34357" w:rsidRDefault="00000000">
            <w:pPr>
              <w:jc w:val="center"/>
            </w:pPr>
            <w:r>
              <w:rPr>
                <w:b/>
                <w:bCs/>
                <w:color w:val="000000"/>
                <w:sz w:val="20"/>
                <w:szCs w:val="20"/>
              </w:rPr>
              <w:t>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874C24" w14:textId="77777777" w:rsidR="00C34357" w:rsidRDefault="00000000">
            <w:r>
              <w:rPr>
                <w:b/>
                <w:bCs/>
                <w:color w:val="000000"/>
                <w:sz w:val="18"/>
                <w:szCs w:val="18"/>
              </w:rPr>
              <w:t>API Gateway</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80E7CE" w14:textId="77777777" w:rsidR="00C34357" w:rsidRDefault="00000000">
            <w:r>
              <w:rPr>
                <w:color w:val="000000"/>
                <w:sz w:val="18"/>
                <w:szCs w:val="18"/>
              </w:rPr>
              <w:t>Entrada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49A4CC" w14:textId="77777777" w:rsidR="00C34357" w:rsidRDefault="00000000">
            <w:r>
              <w:rPr>
                <w:color w:val="000000"/>
                <w:sz w:val="17"/>
                <w:szCs w:val="17"/>
              </w:rPr>
              <w:t>FastAPI / Uvicorn</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441394" w14:textId="77777777" w:rsidR="00C34357" w:rsidRDefault="00000000">
            <w:r>
              <w:rPr>
                <w:color w:val="000000"/>
                <w:sz w:val="17"/>
                <w:szCs w:val="17"/>
              </w:rPr>
              <w:t>Punto de entrada REST. Validación, JWT, UUID, ACK 202.</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AFFD10" w14:textId="77777777" w:rsidR="00C34357" w:rsidRDefault="00000000">
            <w:pPr>
              <w:jc w:val="center"/>
            </w:pPr>
            <w:r>
              <w:rPr>
                <w:color w:val="000000"/>
                <w:sz w:val="18"/>
                <w:szCs w:val="18"/>
              </w:rPr>
              <w:t>2+</w:t>
            </w:r>
          </w:p>
        </w:tc>
      </w:tr>
      <w:tr w:rsidR="00C34357" w14:paraId="0AEEDAE4" w14:textId="77777777">
        <w:tc>
          <w:tcPr>
            <w:tcW w:w="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DA287A" w14:textId="77777777" w:rsidR="00C34357" w:rsidRDefault="00000000">
            <w:pPr>
              <w:jc w:val="center"/>
            </w:pPr>
            <w:r>
              <w:rPr>
                <w:b/>
                <w:bCs/>
                <w:color w:val="000000"/>
                <w:sz w:val="20"/>
                <w:szCs w:val="20"/>
              </w:rPr>
              <w:t>2</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4F73C3" w14:textId="77777777" w:rsidR="00C34357" w:rsidRDefault="00000000">
            <w:r>
              <w:rPr>
                <w:b/>
                <w:bCs/>
                <w:color w:val="000000"/>
                <w:sz w:val="18"/>
                <w:szCs w:val="18"/>
              </w:rPr>
              <w:t>Portal Web</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18D674" w14:textId="77777777" w:rsidR="00C34357" w:rsidRDefault="00000000">
            <w:r>
              <w:rPr>
                <w:color w:val="000000"/>
                <w:sz w:val="18"/>
                <w:szCs w:val="18"/>
              </w:rPr>
              <w:t>Entrada</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E81F72" w14:textId="77777777" w:rsidR="00C34357" w:rsidRDefault="00000000">
            <w:r>
              <w:rPr>
                <w:color w:val="000000"/>
                <w:sz w:val="17"/>
                <w:szCs w:val="17"/>
              </w:rPr>
              <w:t>React SPA + FastAPI API</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A0B2331" w14:textId="77777777" w:rsidR="00C34357" w:rsidRDefault="00000000">
            <w:r>
              <w:rPr>
                <w:color w:val="000000"/>
                <w:sz w:val="17"/>
                <w:szCs w:val="17"/>
              </w:rPr>
              <w:t>Administración web, RBAC, 2FA/TOTP.</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851F348" w14:textId="77777777" w:rsidR="00C34357" w:rsidRDefault="00000000">
            <w:pPr>
              <w:jc w:val="center"/>
            </w:pPr>
            <w:r>
              <w:rPr>
                <w:color w:val="000000"/>
                <w:sz w:val="18"/>
                <w:szCs w:val="18"/>
              </w:rPr>
              <w:t>2+</w:t>
            </w:r>
          </w:p>
        </w:tc>
      </w:tr>
      <w:tr w:rsidR="00C34357" w14:paraId="659DD902"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50061E" w14:textId="77777777" w:rsidR="00C34357" w:rsidRDefault="00000000">
            <w:pPr>
              <w:jc w:val="center"/>
            </w:pPr>
            <w:r>
              <w:rPr>
                <w:b/>
                <w:bCs/>
                <w:color w:val="000000"/>
                <w:sz w:val="20"/>
                <w:szCs w:val="20"/>
              </w:rPr>
              <w:t>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07639A" w14:textId="77777777" w:rsidR="00C34357" w:rsidRDefault="00000000">
            <w:r>
              <w:rPr>
                <w:b/>
                <w:bCs/>
                <w:color w:val="000000"/>
                <w:sz w:val="18"/>
                <w:szCs w:val="18"/>
              </w:rPr>
              <w:t>Orchestrator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84AEFD" w14:textId="77777777" w:rsidR="00C34357" w:rsidRDefault="00000000">
            <w:r>
              <w:rPr>
                <w:color w:val="000000"/>
                <w:sz w:val="18"/>
                <w:szCs w:val="18"/>
              </w:rPr>
              <w:t>Orquestación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39E18C" w14:textId="77777777" w:rsidR="00C34357" w:rsidRDefault="00000000">
            <w:r>
              <w:rPr>
                <w:color w:val="000000"/>
                <w:sz w:val="17"/>
                <w:szCs w:val="17"/>
              </w:rPr>
              <w:t>FastAPI</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B8EA1B3" w14:textId="77777777" w:rsidR="00C34357" w:rsidRDefault="00000000">
            <w:r>
              <w:rPr>
                <w:color w:val="000000"/>
                <w:sz w:val="17"/>
                <w:szCs w:val="17"/>
              </w:rPr>
              <w:t>Coordina ejecución, gestiona estados, invoca rollback.</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DE0620" w14:textId="77777777" w:rsidR="00C34357" w:rsidRDefault="00000000">
            <w:pPr>
              <w:jc w:val="center"/>
            </w:pPr>
            <w:r>
              <w:rPr>
                <w:color w:val="000000"/>
                <w:sz w:val="18"/>
                <w:szCs w:val="18"/>
              </w:rPr>
              <w:t>2+</w:t>
            </w:r>
          </w:p>
        </w:tc>
      </w:tr>
      <w:tr w:rsidR="00C34357" w14:paraId="4459E6A1" w14:textId="77777777">
        <w:tc>
          <w:tcPr>
            <w:tcW w:w="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9B0454" w14:textId="77777777" w:rsidR="00C34357" w:rsidRDefault="00000000">
            <w:pPr>
              <w:jc w:val="center"/>
            </w:pPr>
            <w:r>
              <w:rPr>
                <w:b/>
                <w:bCs/>
                <w:color w:val="000000"/>
                <w:sz w:val="20"/>
                <w:szCs w:val="20"/>
              </w:rPr>
              <w:t>4</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020C38" w14:textId="77777777" w:rsidR="00C34357" w:rsidRDefault="00000000">
            <w:r>
              <w:rPr>
                <w:b/>
                <w:bCs/>
                <w:color w:val="000000"/>
                <w:sz w:val="18"/>
                <w:szCs w:val="18"/>
              </w:rPr>
              <w:t>Catálogo Técnico</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29B8400" w14:textId="77777777" w:rsidR="00C34357" w:rsidRDefault="00000000">
            <w:r>
              <w:rPr>
                <w:color w:val="000000"/>
                <w:sz w:val="18"/>
                <w:szCs w:val="18"/>
              </w:rPr>
              <w:t>Orquestación</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23F507" w14:textId="77777777" w:rsidR="00C34357" w:rsidRDefault="00000000">
            <w:r>
              <w:rPr>
                <w:color w:val="000000"/>
                <w:sz w:val="17"/>
                <w:szCs w:val="17"/>
              </w:rPr>
              <w:t>FastAPI</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7BDF4B" w14:textId="77777777" w:rsidR="00C34357" w:rsidRDefault="00000000">
            <w:r>
              <w:rPr>
                <w:color w:val="000000"/>
                <w:sz w:val="17"/>
                <w:szCs w:val="17"/>
              </w:rPr>
              <w:t>Inventario OLTs, perfiles, templates CLI.</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31FA3E" w14:textId="77777777" w:rsidR="00C34357" w:rsidRDefault="00000000">
            <w:pPr>
              <w:jc w:val="center"/>
            </w:pPr>
            <w:r>
              <w:rPr>
                <w:color w:val="000000"/>
                <w:sz w:val="18"/>
                <w:szCs w:val="18"/>
              </w:rPr>
              <w:t>2+</w:t>
            </w:r>
          </w:p>
        </w:tc>
      </w:tr>
      <w:tr w:rsidR="00C34357" w14:paraId="38FC3C2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7F17A9E" w14:textId="77777777" w:rsidR="00C34357" w:rsidRDefault="00000000">
            <w:pPr>
              <w:jc w:val="center"/>
            </w:pPr>
            <w:r>
              <w:rPr>
                <w:b/>
                <w:bCs/>
                <w:color w:val="000000"/>
                <w:sz w:val="20"/>
                <w:szCs w:val="20"/>
              </w:rPr>
              <w:t>5</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F9C7DB" w14:textId="77777777" w:rsidR="00C34357" w:rsidRDefault="00000000">
            <w:r>
              <w:rPr>
                <w:b/>
                <w:bCs/>
                <w:color w:val="000000"/>
                <w:sz w:val="18"/>
                <w:szCs w:val="18"/>
              </w:rPr>
              <w:t>Config Engine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74E8D6" w14:textId="77777777" w:rsidR="00C34357" w:rsidRDefault="00000000">
            <w:r>
              <w:rPr>
                <w:color w:val="000000"/>
                <w:sz w:val="18"/>
                <w:szCs w:val="18"/>
              </w:rPr>
              <w:t>Ejecución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153022" w14:textId="77777777" w:rsidR="00C34357" w:rsidRDefault="00000000">
            <w:r>
              <w:rPr>
                <w:color w:val="000000"/>
                <w:sz w:val="17"/>
                <w:szCs w:val="17"/>
              </w:rPr>
              <w:t>FastAPI</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E472BF" w14:textId="77777777" w:rsidR="00C34357" w:rsidRDefault="00000000">
            <w:r>
              <w:rPr>
                <w:color w:val="000000"/>
                <w:sz w:val="17"/>
                <w:szCs w:val="17"/>
              </w:rPr>
              <w:t>Parametriza templates CLI, genera secuencia + rollback.</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1306E5" w14:textId="77777777" w:rsidR="00C34357" w:rsidRDefault="00000000">
            <w:pPr>
              <w:jc w:val="center"/>
            </w:pPr>
            <w:r>
              <w:rPr>
                <w:color w:val="000000"/>
                <w:sz w:val="18"/>
                <w:szCs w:val="18"/>
              </w:rPr>
              <w:t>2+</w:t>
            </w:r>
          </w:p>
        </w:tc>
      </w:tr>
      <w:tr w:rsidR="00C34357" w14:paraId="4F89E3AB" w14:textId="77777777">
        <w:tc>
          <w:tcPr>
            <w:tcW w:w="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9DAB5E" w14:textId="77777777" w:rsidR="00C34357" w:rsidRDefault="00000000">
            <w:pPr>
              <w:jc w:val="center"/>
            </w:pPr>
            <w:r>
              <w:rPr>
                <w:b/>
                <w:bCs/>
                <w:color w:val="000000"/>
                <w:sz w:val="20"/>
                <w:szCs w:val="20"/>
              </w:rPr>
              <w:t>6</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C41C41" w14:textId="77777777" w:rsidR="00C34357" w:rsidRDefault="00000000">
            <w:r>
              <w:rPr>
                <w:b/>
                <w:bCs/>
                <w:color w:val="000000"/>
                <w:sz w:val="18"/>
                <w:szCs w:val="18"/>
              </w:rPr>
              <w:t>Nokia Adapter</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7C9AB0" w14:textId="77777777" w:rsidR="00C34357" w:rsidRDefault="00000000">
            <w:r>
              <w:rPr>
                <w:color w:val="000000"/>
                <w:sz w:val="18"/>
                <w:szCs w:val="18"/>
              </w:rPr>
              <w:t>Ejecución</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47512B" w14:textId="77777777" w:rsidR="00C34357" w:rsidRDefault="00000000">
            <w:r>
              <w:rPr>
                <w:color w:val="000000"/>
                <w:sz w:val="17"/>
                <w:szCs w:val="17"/>
              </w:rPr>
              <w:t>FastAPI / Netmiko</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01A26F" w14:textId="77777777" w:rsidR="00C34357" w:rsidRDefault="00000000">
            <w:r>
              <w:rPr>
                <w:color w:val="000000"/>
                <w:sz w:val="17"/>
                <w:szCs w:val="17"/>
                <w:lang w:val="en-US"/>
              </w:rPr>
              <w:t xml:space="preserve">SSH a OLTs Nokia ISAM. </w:t>
            </w:r>
            <w:r>
              <w:rPr>
                <w:color w:val="000000"/>
                <w:sz w:val="17"/>
                <w:szCs w:val="17"/>
              </w:rPr>
              <w:t>Ejecuta CLI, valida respuestas.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BC13E8F" w14:textId="77777777" w:rsidR="00C34357" w:rsidRDefault="00000000">
            <w:pPr>
              <w:jc w:val="center"/>
            </w:pPr>
            <w:r>
              <w:rPr>
                <w:color w:val="000000"/>
                <w:sz w:val="18"/>
                <w:szCs w:val="18"/>
              </w:rPr>
              <w:t>2+</w:t>
            </w:r>
          </w:p>
        </w:tc>
      </w:tr>
      <w:tr w:rsidR="00C34357" w14:paraId="4A4179E4"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EFEA4A" w14:textId="77777777" w:rsidR="00C34357" w:rsidRDefault="00000000">
            <w:pPr>
              <w:jc w:val="center"/>
            </w:pPr>
            <w:r>
              <w:rPr>
                <w:b/>
                <w:bCs/>
                <w:color w:val="000000"/>
                <w:sz w:val="20"/>
                <w:szCs w:val="20"/>
              </w:rPr>
              <w:t>7</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FC0A8C" w14:textId="77777777" w:rsidR="00C34357" w:rsidRDefault="00000000">
            <w:r>
              <w:rPr>
                <w:b/>
                <w:bCs/>
                <w:color w:val="000000"/>
                <w:sz w:val="18"/>
                <w:szCs w:val="18"/>
              </w:rPr>
              <w:t>Huawei Adapter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2D8BD4" w14:textId="77777777" w:rsidR="00C34357" w:rsidRDefault="00000000">
            <w:r>
              <w:rPr>
                <w:color w:val="000000"/>
                <w:sz w:val="18"/>
                <w:szCs w:val="18"/>
              </w:rPr>
              <w:t>Ejecución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5A1E3B" w14:textId="77777777" w:rsidR="00C34357" w:rsidRDefault="00000000">
            <w:r>
              <w:rPr>
                <w:color w:val="000000"/>
                <w:sz w:val="17"/>
                <w:szCs w:val="17"/>
              </w:rPr>
              <w:t>FastAPI / Netmiko</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F468B95" w14:textId="77777777" w:rsidR="00C34357" w:rsidRDefault="00000000">
            <w:r>
              <w:rPr>
                <w:color w:val="000000"/>
                <w:sz w:val="17"/>
                <w:szCs w:val="17"/>
              </w:rPr>
              <w:t>SSH a OLTs Huawei. Ejecuta CLI, resuelve INDEX dinámico.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65BE47" w14:textId="77777777" w:rsidR="00C34357" w:rsidRDefault="00000000">
            <w:pPr>
              <w:jc w:val="center"/>
            </w:pPr>
            <w:r>
              <w:rPr>
                <w:color w:val="000000"/>
                <w:sz w:val="18"/>
                <w:szCs w:val="18"/>
              </w:rPr>
              <w:t>2+</w:t>
            </w:r>
          </w:p>
        </w:tc>
      </w:tr>
    </w:tbl>
    <w:p w14:paraId="4CEE0056" w14:textId="77777777" w:rsidR="00C34357" w:rsidRDefault="00000000">
      <w:pPr>
        <w:pStyle w:val="Ttulo2"/>
      </w:pPr>
      <w:bookmarkStart w:id="82" w:name="_Toc226041867"/>
      <w:r>
        <w:t>7.2 Stack tecnológico común</w:t>
      </w:r>
      <w:bookmarkEnd w:id="82"/>
    </w:p>
    <w:p w14:paraId="618FBB48" w14:textId="77777777" w:rsidR="00C34357" w:rsidRDefault="00000000">
      <w:pPr>
        <w:spacing w:after="160"/>
        <w:jc w:val="both"/>
      </w:pPr>
      <w:r>
        <w:t>Todos los microservicios de Komands comparten el siguiente stack tecnológico, lo que facilita el mantenimiento, la formación del equipo y la consistencia del código:</w:t>
      </w:r>
    </w:p>
    <w:p w14:paraId="6210A367" w14:textId="77777777" w:rsidR="00C34357" w:rsidRDefault="00000000">
      <w:pPr>
        <w:pStyle w:val="Prrafodelista"/>
        <w:spacing w:after="80"/>
        <w:ind w:left="720" w:hanging="360"/>
      </w:pPr>
      <w:r>
        <w:rPr>
          <w:b/>
          <w:bCs/>
        </w:rPr>
        <w:t xml:space="preserve">• Lenguaje: </w:t>
      </w:r>
      <w:r>
        <w:t>Python 3.13+ con tipado estático (type hints) y soporte asíncrono nativo (asyncio/await).</w:t>
      </w:r>
    </w:p>
    <w:p w14:paraId="335995FD" w14:textId="77777777" w:rsidR="00C34357" w:rsidRDefault="00000000">
      <w:pPr>
        <w:pStyle w:val="Prrafodelista"/>
        <w:spacing w:after="80"/>
        <w:ind w:left="720" w:hanging="360"/>
      </w:pPr>
      <w:r>
        <w:rPr>
          <w:b/>
          <w:bCs/>
        </w:rPr>
        <w:t xml:space="preserve">• Framework web: </w:t>
      </w:r>
      <w:r>
        <w:t>FastAPI con Uvicorn como servidor ASGI. FastAPI provee validación automática de request/response mediante Pydantic, generación de documentación OpenAPI 3.0, y soporte nativo para operaciones asíncronas.</w:t>
      </w:r>
    </w:p>
    <w:p w14:paraId="0EDBD026" w14:textId="77777777" w:rsidR="00C34357" w:rsidRDefault="00000000">
      <w:pPr>
        <w:pStyle w:val="Prrafodelista"/>
        <w:spacing w:after="80"/>
        <w:ind w:left="720" w:hanging="360"/>
      </w:pPr>
      <w:r>
        <w:rPr>
          <w:b/>
          <w:bCs/>
        </w:rPr>
        <w:t xml:space="preserve">• Base de datos: </w:t>
      </w:r>
      <w:r>
        <w:t>PostgreSQL 15+ con asyncpg como driver asíncrono de alto rendimiento. Todos los microservicios acceden al mismo schema ‘komands’. Las conexiones se gestionan a través de PgBouncer (connection pooler) con el siguiente dimensionamiento: cada pod mantiene un pool de 5 conexiones asyncpg, con 14+ pods en operación normal (7 µsvcs × 2 réplicas) el total de conexiones desde los pods es ~70. PgBouncer (×2 instancias, activo-activo) limita a 200 conexiones totales hacia PostgreSQL Primary, que soporta hasta max_connections=300. Este dimensionamiento deja un margen del 50% para picos de carga y escalamiento HPA.</w:t>
      </w:r>
    </w:p>
    <w:p w14:paraId="21CCEEFD" w14:textId="77777777" w:rsidR="00C34357" w:rsidRDefault="00000000">
      <w:pPr>
        <w:pStyle w:val="Prrafodelista"/>
        <w:spacing w:after="80"/>
        <w:ind w:left="720" w:hanging="360"/>
      </w:pPr>
      <w:r>
        <w:rPr>
          <w:b/>
          <w:bCs/>
        </w:rPr>
        <w:lastRenderedPageBreak/>
        <w:t xml:space="preserve">• Cache y colas: </w:t>
      </w:r>
      <w:r>
        <w:t>Redis con Sentinel para alta disponibilidad. Se utiliza como cache de catálogo técnico (reduce consultas a PostgreSQL), almacenamiento de sesiones del portal web, y cola de transacciones pendientes entre API Gateway y Orchestrator.</w:t>
      </w:r>
    </w:p>
    <w:p w14:paraId="4DF927B1" w14:textId="77777777" w:rsidR="00C34357" w:rsidRDefault="00000000">
      <w:pPr>
        <w:pStyle w:val="Prrafodelista"/>
        <w:spacing w:after="80"/>
        <w:ind w:left="720" w:hanging="360"/>
      </w:pPr>
      <w:r>
        <w:rPr>
          <w:b/>
          <w:bCs/>
        </w:rPr>
        <w:t xml:space="preserve">• Conectividad SSH: </w:t>
      </w:r>
      <w:r>
        <w:t>Netmiko (librería Python) para conexiones SSH hacia los OLTs Nokia y Huawei. Netmiko abstrae las diferencias de prompt y comportamiento entre vendors, proporcionando una interfaz unificada para el envío de comandos y la recepción de respuestas.</w:t>
      </w:r>
    </w:p>
    <w:p w14:paraId="6A748B96" w14:textId="77777777" w:rsidR="00C34357" w:rsidRDefault="00000000">
      <w:pPr>
        <w:pStyle w:val="Prrafodelista"/>
        <w:spacing w:after="80"/>
        <w:ind w:left="720" w:hanging="360"/>
      </w:pPr>
      <w:r>
        <w:rPr>
          <w:b/>
          <w:bCs/>
        </w:rPr>
        <w:t xml:space="preserve">• Seguridad: </w:t>
      </w:r>
      <w:r>
        <w:t>JWT (JSON Web Tokens) para autenticación de APIs, bcrypt para hashing de contraseñas, AES-256 (Fernet) para cifrado de credenciales SSH almacenadas en PostgreSQL, pyotp para generación de tokens TOTP (2FA).</w:t>
      </w:r>
    </w:p>
    <w:p w14:paraId="141BF4FA" w14:textId="77777777" w:rsidR="00C34357" w:rsidRDefault="00000000">
      <w:pPr>
        <w:pStyle w:val="Prrafodelista"/>
        <w:spacing w:after="80"/>
        <w:ind w:left="720" w:hanging="360"/>
      </w:pPr>
      <w:r>
        <w:rPr>
          <w:b/>
          <w:bCs/>
        </w:rPr>
        <w:t xml:space="preserve">• Observabilidad: </w:t>
      </w:r>
      <w:r>
        <w:t>Agente Dynatrace en cada contenedor. Logging estructurado en formato JSON con UUID de correlación. Métricas de negocio expuestas vía endpoint /metrics.</w:t>
      </w:r>
    </w:p>
    <w:p w14:paraId="0F91DB7D" w14:textId="77777777" w:rsidR="00C34357" w:rsidRDefault="00000000">
      <w:pPr>
        <w:pStyle w:val="Prrafodelista"/>
        <w:spacing w:after="80"/>
        <w:ind w:left="720" w:hanging="360"/>
      </w:pPr>
      <w:r>
        <w:rPr>
          <w:b/>
          <w:bCs/>
        </w:rPr>
        <w:t xml:space="preserve">• Contenedorización: </w:t>
      </w:r>
      <w:r>
        <w:t>Docker con imágenes base Python 3.13-slim. Cada microservicio tiene su propio Dockerfile y se despliega como un Deployment de Kubernetes con al menos 2 réplicas, health checks (liveness + readiness probes), y límites de recursos (CPU/memoria).</w:t>
      </w:r>
    </w:p>
    <w:p w14:paraId="699DF485" w14:textId="77777777" w:rsidR="00C34357" w:rsidRDefault="00000000">
      <w:r>
        <w:br w:type="page"/>
      </w:r>
    </w:p>
    <w:p w14:paraId="6BBA6F4D" w14:textId="77777777" w:rsidR="00C34357" w:rsidRDefault="00000000">
      <w:pPr>
        <w:pStyle w:val="Ttulo2"/>
      </w:pPr>
      <w:bookmarkStart w:id="83" w:name="_Toc226041868"/>
      <w:r>
        <w:lastRenderedPageBreak/>
        <w:t>7.3 Detalle de cada microservicio</w:t>
      </w:r>
      <w:bookmarkEnd w:id="83"/>
    </w:p>
    <w:p w14:paraId="6A4CC6C5" w14:textId="77777777" w:rsidR="00C34357" w:rsidRDefault="00000000">
      <w:pPr>
        <w:pStyle w:val="Ttulo3"/>
      </w:pPr>
      <w:bookmarkStart w:id="84" w:name="_Toc226041869"/>
      <w:r>
        <w:t>7.3.1 API Gateway</w:t>
      </w:r>
      <w:bookmarkEnd w:id="84"/>
    </w:p>
    <w:p w14:paraId="1E725FB1" w14:textId="77777777" w:rsidR="00C34357" w:rsidRDefault="00000000">
      <w:pPr>
        <w:spacing w:after="160"/>
        <w:jc w:val="both"/>
      </w:pPr>
      <w:r>
        <w:t>El API Gateway es el punto de entrada único para todas las solicitudes REST provenientes de Axway APIM. Su diseño sigue el patrón API Gateway, actuando como fachada que centraliza las responsabilidades de recepción, validación, enrutamiento y respuesta inmediata, descargando a los servicios internos de las preocupaciones de protocolo HTTP.</w:t>
      </w:r>
    </w:p>
    <w:p w14:paraId="24CDC0E6" w14:textId="77777777" w:rsidR="00C34357" w:rsidRDefault="00000000">
      <w:pPr>
        <w:spacing w:after="160"/>
        <w:jc w:val="both"/>
      </w:pPr>
      <w:r>
        <w:rPr>
          <w:b/>
          <w:bCs/>
        </w:rPr>
        <w:t>Responsabilidades:</w:t>
      </w:r>
    </w:p>
    <w:p w14:paraId="046E08DB" w14:textId="77777777" w:rsidR="00C34357" w:rsidRDefault="00000000">
      <w:pPr>
        <w:pStyle w:val="Prrafodelista"/>
        <w:spacing w:after="80"/>
        <w:ind w:left="720" w:hanging="360"/>
      </w:pPr>
      <w:r>
        <w:t>• Recepción y validación de requests REST provenientes de Axway APIM (formato JSON, campos obligatorios, tipos de datos).</w:t>
      </w:r>
    </w:p>
    <w:p w14:paraId="0C56701C" w14:textId="77777777" w:rsidR="00C34357" w:rsidRDefault="00000000">
      <w:pPr>
        <w:pStyle w:val="Prrafodelista"/>
        <w:spacing w:after="80"/>
        <w:ind w:left="720" w:hanging="360"/>
      </w:pPr>
      <w:r>
        <w:t>• Autenticación JWT: Validación del token Bearer enviado por Axway, verificación de firma, expiración y claims.</w:t>
      </w:r>
    </w:p>
    <w:p w14:paraId="6B179EA3" w14:textId="77777777" w:rsidR="00C34357" w:rsidRDefault="00000000">
      <w:pPr>
        <w:pStyle w:val="Prrafodelista"/>
        <w:spacing w:after="80"/>
        <w:ind w:left="720" w:hanging="360"/>
      </w:pPr>
      <w:r>
        <w:t>• Generación de UUID de transacción: Cada request recibe un identificador único (UUIDv4) que se propaga a través de toda la cadena de ejecución para trazabilidad E2E.</w:t>
      </w:r>
    </w:p>
    <w:p w14:paraId="042DC376" w14:textId="77777777" w:rsidR="00C34357" w:rsidRDefault="00000000">
      <w:pPr>
        <w:pStyle w:val="Prrafodelista"/>
        <w:spacing w:after="80"/>
        <w:ind w:left="720" w:hanging="360"/>
      </w:pPr>
      <w:r>
        <w:t>• Registro de la transacción en PostgreSQL con estado PENDING, incluyendo el payload original completo (almacenado como JSONB en la columna input_payload de la tabla transactions).</w:t>
      </w:r>
    </w:p>
    <w:p w14:paraId="6AB03D3D" w14:textId="77777777" w:rsidR="00C34357" w:rsidRDefault="00000000">
      <w:pPr>
        <w:pStyle w:val="Prrafodelista"/>
        <w:spacing w:after="80"/>
        <w:ind w:left="720" w:hanging="360"/>
      </w:pPr>
      <w:r>
        <w:t>• Encolamiento de la transacción en Redis para ser procesada asíncronamente por el Orchestrator.</w:t>
      </w:r>
    </w:p>
    <w:p w14:paraId="062A2FEB" w14:textId="77777777" w:rsidR="00C34357" w:rsidRDefault="00000000">
      <w:pPr>
        <w:pStyle w:val="Prrafodelista"/>
        <w:spacing w:after="80"/>
        <w:ind w:left="720" w:hanging="360"/>
      </w:pPr>
      <w:r>
        <w:t>• Respuesta inmediata con ACK HTTP 202 Accepted conteniendo el UUID de la transacción, permitiendo que ServiceNow no se bloquee esperando la ejecución de comandos SSH.</w:t>
      </w:r>
    </w:p>
    <w:p w14:paraId="1B7D0D49" w14:textId="77777777" w:rsidR="00C34357" w:rsidRDefault="00000000">
      <w:pPr>
        <w:pStyle w:val="Prrafodelista"/>
        <w:spacing w:after="80"/>
        <w:ind w:left="720" w:hanging="360"/>
      </w:pPr>
      <w:r>
        <w:t>• Rate limiting interno: Protección contra sobrecarga de requests por VNO (adicional al rate limiting de Axway).</w:t>
      </w:r>
    </w:p>
    <w:p w14:paraId="277364DD" w14:textId="77777777" w:rsidR="00C34357" w:rsidRPr="005D78BF" w:rsidRDefault="00000000">
      <w:pPr>
        <w:pStyle w:val="Prrafodelista"/>
        <w:spacing w:after="80"/>
        <w:ind w:left="720" w:hanging="360"/>
        <w:rPr>
          <w:lang w:val="en-US"/>
        </w:rPr>
      </w:pPr>
      <w:r>
        <w:rPr>
          <w:lang w:val="en-US"/>
        </w:rPr>
        <w:t>• Health checks: Endpoints /health (liveness) y /ready (readiness) para Kubernetes.</w:t>
      </w:r>
    </w:p>
    <w:p w14:paraId="10F146BC" w14:textId="77777777" w:rsidR="00C34357" w:rsidRPr="005D78BF" w:rsidRDefault="00C34357">
      <w:pPr>
        <w:spacing w:after="80"/>
        <w:rPr>
          <w:lang w:val="en-US"/>
        </w:rPr>
      </w:pPr>
    </w:p>
    <w:p w14:paraId="1333429D" w14:textId="77777777" w:rsidR="00C34357" w:rsidRDefault="00000000">
      <w:pPr>
        <w:spacing w:after="160"/>
        <w:jc w:val="both"/>
      </w:pPr>
      <w:r>
        <w:rPr>
          <w:b/>
          <w:bCs/>
        </w:rPr>
        <w:t>Endpoints principales: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182"/>
        <w:gridCol w:w="2062"/>
        <w:gridCol w:w="2136"/>
        <w:gridCol w:w="3980"/>
      </w:tblGrid>
      <w:tr w:rsidR="00C34357" w14:paraId="500A4C1F"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08F29DF" w14:textId="77777777" w:rsidR="00C34357" w:rsidRDefault="00000000">
            <w:pPr>
              <w:jc w:val="center"/>
            </w:pPr>
            <w:r>
              <w:rPr>
                <w:b/>
                <w:bCs/>
                <w:color w:val="FFFFFF"/>
                <w:sz w:val="20"/>
                <w:szCs w:val="20"/>
              </w:rPr>
              <w:t>Método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F46299F" w14:textId="77777777" w:rsidR="00C34357" w:rsidRDefault="00000000">
            <w:pPr>
              <w:jc w:val="center"/>
            </w:pPr>
            <w:r>
              <w:rPr>
                <w:b/>
                <w:bCs/>
                <w:color w:val="FFFFFF"/>
                <w:sz w:val="20"/>
                <w:szCs w:val="20"/>
              </w:rPr>
              <w:t>Endpoint</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B7C241" w14:textId="77777777" w:rsidR="00C34357" w:rsidRDefault="00000000">
            <w:pPr>
              <w:jc w:val="center"/>
            </w:pPr>
            <w:r>
              <w:rPr>
                <w:b/>
                <w:bCs/>
                <w:color w:val="FFFFFF"/>
                <w:sz w:val="20"/>
                <w:szCs w:val="20"/>
              </w:rPr>
              <w:t>Operación</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A41D71" w14:textId="77777777" w:rsidR="00C34357" w:rsidRDefault="00000000">
            <w:pPr>
              <w:jc w:val="center"/>
            </w:pPr>
            <w:r>
              <w:rPr>
                <w:b/>
                <w:bCs/>
                <w:color w:val="FFFFFF"/>
                <w:sz w:val="20"/>
                <w:szCs w:val="20"/>
              </w:rPr>
              <w:t>Descripción</w:t>
            </w:r>
          </w:p>
        </w:tc>
      </w:tr>
      <w:tr w:rsidR="00C34357" w14:paraId="51431549"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171376" w14:textId="77777777" w:rsidR="00C34357" w:rsidRDefault="00000000">
            <w:pPr>
              <w:jc w:val="center"/>
            </w:pPr>
            <w:r>
              <w:rPr>
                <w:b/>
                <w:bCs/>
                <w:color w:val="000000"/>
                <w:sz w:val="18"/>
                <w:szCs w:val="18"/>
              </w:rPr>
              <w:t>POST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E52534F" w14:textId="77777777" w:rsidR="00C34357" w:rsidRDefault="00000000">
            <w:r>
              <w:rPr>
                <w:color w:val="C62828"/>
                <w:sz w:val="17"/>
                <w:szCs w:val="17"/>
              </w:rPr>
              <w:t>/api/v1/activation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52D571" w14:textId="77777777" w:rsidR="00C34357" w:rsidRDefault="00000000">
            <w:r>
              <w:rPr>
                <w:color w:val="000000"/>
                <w:sz w:val="18"/>
                <w:szCs w:val="18"/>
              </w:rPr>
              <w:t>Activación</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D31E6D" w14:textId="77777777" w:rsidR="00C34357" w:rsidRDefault="00000000">
            <w:r>
              <w:rPr>
                <w:color w:val="000000"/>
                <w:sz w:val="17"/>
                <w:szCs w:val="17"/>
              </w:rPr>
              <w:t>Alta de servicio FTTH o SSAA en OLT</w:t>
            </w:r>
          </w:p>
        </w:tc>
      </w:tr>
      <w:tr w:rsidR="00C34357" w14:paraId="4D8E479F"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5947B9F" w14:textId="77777777" w:rsidR="00C34357" w:rsidRDefault="00000000">
            <w:pPr>
              <w:jc w:val="center"/>
            </w:pPr>
            <w:r>
              <w:rPr>
                <w:b/>
                <w:bCs/>
                <w:color w:val="000000"/>
                <w:sz w:val="18"/>
                <w:szCs w:val="18"/>
              </w:rPr>
              <w:t>POST</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573E07" w14:textId="77777777" w:rsidR="00C34357" w:rsidRDefault="00000000">
            <w:r>
              <w:rPr>
                <w:color w:val="C62828"/>
                <w:sz w:val="17"/>
                <w:szCs w:val="17"/>
              </w:rPr>
              <w:t>/api/v1/deactivation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F38662" w14:textId="77777777" w:rsidR="00C34357" w:rsidRDefault="00000000">
            <w:r>
              <w:rPr>
                <w:color w:val="000000"/>
                <w:sz w:val="18"/>
                <w:szCs w:val="18"/>
              </w:rPr>
              <w:t>Baja de acceso</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77308C" w14:textId="77777777" w:rsidR="00C34357" w:rsidRDefault="00000000">
            <w:r>
              <w:rPr>
                <w:color w:val="000000"/>
                <w:sz w:val="17"/>
                <w:szCs w:val="17"/>
              </w:rPr>
              <w:t>Eliminación de servicio en OLT</w:t>
            </w:r>
          </w:p>
        </w:tc>
      </w:tr>
      <w:tr w:rsidR="00C34357" w14:paraId="50C3341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5E73A7" w14:textId="77777777" w:rsidR="00C34357" w:rsidRDefault="00000000">
            <w:pPr>
              <w:jc w:val="center"/>
            </w:pPr>
            <w:r>
              <w:rPr>
                <w:b/>
                <w:bCs/>
                <w:color w:val="000000"/>
                <w:sz w:val="18"/>
                <w:szCs w:val="18"/>
              </w:rPr>
              <w:t>POST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87C627" w14:textId="77777777" w:rsidR="00C34357" w:rsidRDefault="00000000">
            <w:r>
              <w:rPr>
                <w:color w:val="C62828"/>
                <w:sz w:val="17"/>
                <w:szCs w:val="17"/>
              </w:rPr>
              <w:t>/api/v1/modification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C9A302" w14:textId="77777777" w:rsidR="00C34357" w:rsidRDefault="00000000">
            <w:r>
              <w:rPr>
                <w:color w:val="000000"/>
                <w:sz w:val="18"/>
                <w:szCs w:val="18"/>
              </w:rPr>
              <w:t>Modificación</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7F3939" w14:textId="77777777" w:rsidR="00C34357" w:rsidRDefault="00000000">
            <w:r>
              <w:rPr>
                <w:color w:val="000000"/>
                <w:sz w:val="17"/>
                <w:szCs w:val="17"/>
              </w:rPr>
              <w:t>Cambio de velocidad, ServiceType u otro parámetro</w:t>
            </w:r>
          </w:p>
        </w:tc>
      </w:tr>
      <w:tr w:rsidR="00C34357" w14:paraId="5D945A62"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B173BF" w14:textId="77777777" w:rsidR="00C34357" w:rsidRDefault="00000000">
            <w:pPr>
              <w:jc w:val="center"/>
            </w:pPr>
            <w:r>
              <w:rPr>
                <w:b/>
                <w:bCs/>
                <w:color w:val="000000"/>
                <w:sz w:val="18"/>
                <w:szCs w:val="18"/>
              </w:rPr>
              <w:t>POST</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B26518" w14:textId="77777777" w:rsidR="00C34357" w:rsidRDefault="00000000">
            <w:r>
              <w:rPr>
                <w:color w:val="C62828"/>
                <w:sz w:val="17"/>
                <w:szCs w:val="17"/>
              </w:rPr>
              <w:t>/api/v1/device-modification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DD0331" w14:textId="77777777" w:rsidR="00C34357" w:rsidRDefault="00000000">
            <w:r>
              <w:rPr>
                <w:color w:val="000000"/>
                <w:sz w:val="18"/>
                <w:szCs w:val="18"/>
              </w:rPr>
              <w:t>Cambio ONT</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D02E7D" w14:textId="77777777" w:rsidR="00C34357" w:rsidRDefault="00000000">
            <w:r>
              <w:rPr>
                <w:color w:val="000000"/>
                <w:sz w:val="17"/>
                <w:szCs w:val="17"/>
              </w:rPr>
              <w:t>Swap de serial ONT en red</w:t>
            </w:r>
          </w:p>
        </w:tc>
      </w:tr>
      <w:tr w:rsidR="00C34357" w14:paraId="6D196A5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5C4DCD" w14:textId="77777777" w:rsidR="00C34357" w:rsidRDefault="00000000">
            <w:pPr>
              <w:jc w:val="center"/>
            </w:pPr>
            <w:r>
              <w:rPr>
                <w:b/>
                <w:bCs/>
                <w:color w:val="000000"/>
                <w:sz w:val="18"/>
                <w:szCs w:val="18"/>
              </w:rPr>
              <w:t>POST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21700A" w14:textId="77777777" w:rsidR="00C34357" w:rsidRDefault="00000000">
            <w:r>
              <w:rPr>
                <w:color w:val="C62828"/>
                <w:sz w:val="17"/>
                <w:szCs w:val="17"/>
              </w:rPr>
              <w:t>/api/v1/reset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4D3FCD0" w14:textId="77777777" w:rsidR="00C34357" w:rsidRDefault="00000000">
            <w:r>
              <w:rPr>
                <w:color w:val="000000"/>
                <w:sz w:val="18"/>
                <w:szCs w:val="18"/>
              </w:rPr>
              <w:t>Reset ONT</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966E7B" w14:textId="77777777" w:rsidR="00C34357" w:rsidRDefault="00000000">
            <w:r>
              <w:rPr>
                <w:color w:val="000000"/>
                <w:sz w:val="17"/>
                <w:szCs w:val="17"/>
              </w:rPr>
              <w:t>Reinicio de ONT vía CLI</w:t>
            </w:r>
          </w:p>
        </w:tc>
      </w:tr>
      <w:tr w:rsidR="00C34357" w14:paraId="6526EBD3"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1200B3" w14:textId="77777777" w:rsidR="00C34357" w:rsidRDefault="00000000">
            <w:pPr>
              <w:jc w:val="center"/>
            </w:pPr>
            <w:r>
              <w:rPr>
                <w:b/>
                <w:bCs/>
                <w:color w:val="000000"/>
                <w:sz w:val="18"/>
                <w:szCs w:val="18"/>
              </w:rPr>
              <w:t>POST</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B18C32" w14:textId="77777777" w:rsidR="00C34357" w:rsidRDefault="00000000">
            <w:r>
              <w:rPr>
                <w:color w:val="C62828"/>
                <w:sz w:val="17"/>
                <w:szCs w:val="17"/>
              </w:rPr>
              <w:t>/api/v1/cancel-order</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5C4AB6" w14:textId="77777777" w:rsidR="00C34357" w:rsidRDefault="00000000">
            <w:r>
              <w:rPr>
                <w:color w:val="000000"/>
                <w:sz w:val="18"/>
                <w:szCs w:val="18"/>
              </w:rPr>
              <w:t>Cancelación</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AAEBDB" w14:textId="77777777" w:rsidR="00C34357" w:rsidRDefault="00000000">
            <w:r>
              <w:rPr>
                <w:color w:val="000000"/>
                <w:sz w:val="17"/>
                <w:szCs w:val="17"/>
              </w:rPr>
              <w:t>Baja si el servicio ya fue activado</w:t>
            </w:r>
          </w:p>
        </w:tc>
      </w:tr>
      <w:tr w:rsidR="00C34357" w14:paraId="427CDB9B"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31F17E" w14:textId="77777777" w:rsidR="00C34357" w:rsidRDefault="00000000">
            <w:pPr>
              <w:jc w:val="center"/>
            </w:pPr>
            <w:r>
              <w:rPr>
                <w:b/>
                <w:bCs/>
                <w:color w:val="000000"/>
                <w:sz w:val="18"/>
                <w:szCs w:val="18"/>
              </w:rPr>
              <w:t>GET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0A4192" w14:textId="77777777" w:rsidR="00C34357" w:rsidRDefault="00000000">
            <w:r>
              <w:rPr>
                <w:color w:val="C62828"/>
                <w:sz w:val="17"/>
                <w:szCs w:val="17"/>
              </w:rPr>
              <w:t>/api/v1/access/{id}</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824CDD" w14:textId="77777777" w:rsidR="00C34357" w:rsidRDefault="00000000">
            <w:r>
              <w:rPr>
                <w:color w:val="000000"/>
                <w:sz w:val="18"/>
                <w:szCs w:val="18"/>
              </w:rPr>
              <w:t>Consulta acceso</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CB976B" w14:textId="77777777" w:rsidR="00C34357" w:rsidRDefault="00000000">
            <w:r>
              <w:rPr>
                <w:color w:val="000000"/>
                <w:sz w:val="17"/>
                <w:szCs w:val="17"/>
              </w:rPr>
              <w:t>Consulta estado de un acceso en la red (síncrono)</w:t>
            </w:r>
          </w:p>
        </w:tc>
      </w:tr>
      <w:tr w:rsidR="00C34357" w14:paraId="053F862C"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B01AD30" w14:textId="77777777" w:rsidR="00C34357" w:rsidRDefault="00000000">
            <w:pPr>
              <w:jc w:val="center"/>
            </w:pPr>
            <w:r>
              <w:rPr>
                <w:b/>
                <w:bCs/>
                <w:color w:val="000000"/>
                <w:sz w:val="18"/>
                <w:szCs w:val="18"/>
              </w:rPr>
              <w:t>GET</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5DE926" w14:textId="77777777" w:rsidR="00C34357" w:rsidRDefault="00000000">
            <w:r>
              <w:rPr>
                <w:color w:val="C62828"/>
                <w:sz w:val="17"/>
                <w:szCs w:val="17"/>
              </w:rPr>
              <w:t>/api/v1/port-occupancy</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C62110" w14:textId="77777777" w:rsidR="00C34357" w:rsidRDefault="00000000">
            <w:r>
              <w:rPr>
                <w:color w:val="000000"/>
                <w:sz w:val="18"/>
                <w:szCs w:val="18"/>
              </w:rPr>
              <w:t>Ocupación PON</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EF1684" w14:textId="77777777" w:rsidR="00C34357" w:rsidRDefault="00000000">
            <w:r>
              <w:rPr>
                <w:color w:val="000000"/>
                <w:sz w:val="17"/>
                <w:szCs w:val="17"/>
              </w:rPr>
              <w:t>Consulta ocupación puerto PON en OLT (síncrono)</w:t>
            </w:r>
          </w:p>
        </w:tc>
      </w:tr>
      <w:tr w:rsidR="00C34357" w14:paraId="4F3EFFF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10AECA5" w14:textId="77777777" w:rsidR="00C34357" w:rsidRDefault="00000000">
            <w:pPr>
              <w:jc w:val="center"/>
            </w:pPr>
            <w:r>
              <w:rPr>
                <w:b/>
                <w:bCs/>
                <w:color w:val="000000"/>
                <w:sz w:val="18"/>
                <w:szCs w:val="18"/>
              </w:rPr>
              <w:t>GET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B256BA7" w14:textId="77777777" w:rsidR="00C34357" w:rsidRDefault="00000000">
            <w:r>
              <w:rPr>
                <w:color w:val="C62828"/>
                <w:sz w:val="17"/>
                <w:szCs w:val="17"/>
              </w:rPr>
              <w:t>/api/v1/transaction/{uuid}</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9FCD4A" w14:textId="77777777" w:rsidR="00C34357" w:rsidRDefault="00000000">
            <w:r>
              <w:rPr>
                <w:color w:val="000000"/>
                <w:sz w:val="18"/>
                <w:szCs w:val="18"/>
              </w:rPr>
              <w:t>Estado transacción</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93981B" w14:textId="77777777" w:rsidR="00C34357" w:rsidRDefault="00000000">
            <w:r>
              <w:rPr>
                <w:color w:val="000000"/>
                <w:sz w:val="17"/>
                <w:szCs w:val="17"/>
              </w:rPr>
              <w:t>Consulta estado de una transacción por UUID</w:t>
            </w:r>
          </w:p>
        </w:tc>
      </w:tr>
      <w:tr w:rsidR="00C34357" w14:paraId="6334D0BB"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EEEE31" w14:textId="77777777" w:rsidR="00C34357" w:rsidRDefault="00000000">
            <w:pPr>
              <w:jc w:val="center"/>
            </w:pPr>
            <w:r>
              <w:rPr>
                <w:b/>
                <w:bCs/>
                <w:color w:val="000000"/>
                <w:sz w:val="18"/>
                <w:szCs w:val="18"/>
              </w:rPr>
              <w:t>GET</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F349581" w14:textId="77777777" w:rsidR="00C34357" w:rsidRDefault="00000000">
            <w:r>
              <w:rPr>
                <w:color w:val="C62828"/>
                <w:sz w:val="17"/>
                <w:szCs w:val="17"/>
              </w:rPr>
              <w:t>/health</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586F8C" w14:textId="77777777" w:rsidR="00C34357" w:rsidRDefault="00000000">
            <w:r>
              <w:rPr>
                <w:color w:val="000000"/>
                <w:sz w:val="18"/>
                <w:szCs w:val="18"/>
              </w:rPr>
              <w:t>Health check</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BC271A" w14:textId="77777777" w:rsidR="00C34357" w:rsidRDefault="00000000">
            <w:r>
              <w:rPr>
                <w:color w:val="000000"/>
                <w:sz w:val="17"/>
                <w:szCs w:val="17"/>
              </w:rPr>
              <w:t>Liveness probe para Kubernetes</w:t>
            </w:r>
          </w:p>
        </w:tc>
      </w:tr>
      <w:tr w:rsidR="00C34357" w14:paraId="67CD577D"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C38904A" w14:textId="77777777" w:rsidR="00C34357" w:rsidRDefault="00000000">
            <w:pPr>
              <w:jc w:val="center"/>
            </w:pPr>
            <w:r>
              <w:rPr>
                <w:b/>
                <w:bCs/>
                <w:color w:val="000000"/>
                <w:sz w:val="18"/>
                <w:szCs w:val="18"/>
              </w:rPr>
              <w:t>GET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04587A" w14:textId="77777777" w:rsidR="00C34357" w:rsidRDefault="00000000">
            <w:r>
              <w:rPr>
                <w:color w:val="C62828"/>
                <w:sz w:val="17"/>
                <w:szCs w:val="17"/>
              </w:rPr>
              <w:t>/ready</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EC301E2" w14:textId="77777777" w:rsidR="00C34357" w:rsidRDefault="00000000">
            <w:r>
              <w:rPr>
                <w:color w:val="000000"/>
                <w:sz w:val="18"/>
                <w:szCs w:val="18"/>
              </w:rPr>
              <w:t>Readiness check</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2C1277" w14:textId="77777777" w:rsidR="00C34357" w:rsidRDefault="00000000">
            <w:r>
              <w:rPr>
                <w:color w:val="000000"/>
                <w:sz w:val="17"/>
                <w:szCs w:val="17"/>
              </w:rPr>
              <w:t>Readiness probe (verifica PostgreSQL + Redis)</w:t>
            </w:r>
          </w:p>
        </w:tc>
      </w:tr>
    </w:tbl>
    <w:p w14:paraId="4BA244B4" w14:textId="77777777" w:rsidR="00C34357" w:rsidRDefault="00000000">
      <w:pPr>
        <w:pBdr>
          <w:left w:val="single" w:sz="12" w:space="8" w:color="4472C4"/>
        </w:pBdr>
        <w:spacing w:before="100" w:after="160"/>
        <w:ind w:left="360" w:right="360"/>
      </w:pPr>
      <w:r>
        <w:rPr>
          <w:i/>
          <w:iCs/>
          <w:color w:val="444444"/>
          <w:sz w:val="20"/>
          <w:szCs w:val="20"/>
        </w:rPr>
        <w:lastRenderedPageBreak/>
        <w:t>Nota: Los endpoints POST de operaciones de red son asíncronos (responden con ACK 202 + UUID). Los endpoints GET de consulta son síncronos (responden con el resultado completo). La especificación OpenAPI 3.0 completa de cada endpoint se documenta en la sección 9 (Especificación de APIs).</w:t>
      </w:r>
    </w:p>
    <w:p w14:paraId="2B32959E" w14:textId="77777777" w:rsidR="00C34357" w:rsidRDefault="00000000">
      <w:r>
        <w:br w:type="page"/>
      </w:r>
    </w:p>
    <w:p w14:paraId="4EA29B46" w14:textId="77777777" w:rsidR="00C34357" w:rsidRDefault="00000000">
      <w:pPr>
        <w:pStyle w:val="Ttulo3"/>
      </w:pPr>
      <w:bookmarkStart w:id="85" w:name="_Toc226041870"/>
      <w:r>
        <w:lastRenderedPageBreak/>
        <w:t>7.3.2 Portal Web</w:t>
      </w:r>
      <w:bookmarkEnd w:id="85"/>
    </w:p>
    <w:p w14:paraId="4F2BB434" w14:textId="77777777" w:rsidR="00C34357" w:rsidRDefault="00000000">
      <w:pPr>
        <w:spacing w:after="160"/>
        <w:jc w:val="both"/>
      </w:pPr>
      <w:r>
        <w:t>El Portal Web es la interfaz de administración de la plataforma Komands, utilizada por la Mesa de Operaciones de ON·NET y por los equipos técnicos de MOS-iT. Es un microservicio independiente que sirve una aplicación web basada en React SPA que consume APIs REST de un backend FastAPI. La elección de SSR/React sobre un SPA (React/Vue) es una decisión consciente de diseño: el portal es una herramienta interna para 10-20 usuarios concurrentes (no un producto B2C), ya está operativo como parte de la plataforma ADC desde 2024 (Portal Komands v1.4), no requiere un pipeline de build frontend separado (simplifica CI/CD), y la interactividad requerida (formularios CRUD, tablas de datos, dashboards básicos) no justifica la complejidad adicional de un SPA. Como evolución futura post-garantía, se recomienda evaluar una migración a SPA si los requerimientos de interactividad crecen significativamente.</w:t>
      </w:r>
    </w:p>
    <w:p w14:paraId="5AAD1EAF" w14:textId="77777777" w:rsidR="00C34357" w:rsidRDefault="00000000">
      <w:pPr>
        <w:spacing w:after="160"/>
        <w:jc w:val="both"/>
      </w:pPr>
      <w:r>
        <w:rPr>
          <w:b/>
          <w:bCs/>
        </w:rPr>
        <w:t>Módulos operativos (existentes):</w:t>
      </w:r>
    </w:p>
    <w:p w14:paraId="3E7EF9B7" w14:textId="77777777" w:rsidR="00C34357" w:rsidRDefault="00000000">
      <w:pPr>
        <w:pStyle w:val="Prrafodelista"/>
        <w:spacing w:after="80"/>
        <w:ind w:left="720" w:hanging="360"/>
      </w:pPr>
      <w:r>
        <w:t>• Consulta ONT: Búsqueda de ONTs por serial, OLT o cliente. Consulta estado en la red vía SSH en tiempo real.</w:t>
      </w:r>
    </w:p>
    <w:p w14:paraId="283EA8AA" w14:textId="77777777" w:rsidR="00C34357" w:rsidRDefault="00000000">
      <w:pPr>
        <w:pStyle w:val="Prrafodelista"/>
        <w:spacing w:after="80"/>
        <w:ind w:left="720" w:hanging="360"/>
      </w:pPr>
      <w:r>
        <w:t>• Estadísticas: Dashboard con métricas de transacciones procesadas, tasas de éxito/falla, tiempos de respuesta.</w:t>
      </w:r>
    </w:p>
    <w:p w14:paraId="06D94AAB" w14:textId="77777777" w:rsidR="00C34357" w:rsidRDefault="00000000">
      <w:pPr>
        <w:pStyle w:val="Prrafodelista"/>
        <w:spacing w:after="80"/>
        <w:ind w:left="720" w:hanging="360"/>
      </w:pPr>
      <w:r>
        <w:t>• Monitor de Logs: Visualización en tiempo real de las transacciones en curso, con detalle de cada comando SSH enviado y respuesta recibida.</w:t>
      </w:r>
    </w:p>
    <w:p w14:paraId="59122B7B" w14:textId="77777777" w:rsidR="00C34357" w:rsidRDefault="00000000">
      <w:pPr>
        <w:pStyle w:val="Prrafodelista"/>
        <w:spacing w:after="80"/>
        <w:ind w:left="720" w:hanging="360"/>
      </w:pPr>
      <w:r>
        <w:t>• Gestión de OLT: Inventario de OLTs registradas en el sistema, con sus credenciales SSH, estado de conectividad y última sincronización desde CMDB.</w:t>
      </w:r>
    </w:p>
    <w:p w14:paraId="291AF1B7" w14:textId="77777777" w:rsidR="00C34357" w:rsidRDefault="00000000">
      <w:pPr>
        <w:spacing w:after="160"/>
        <w:jc w:val="both"/>
      </w:pPr>
      <w:r>
        <w:rPr>
          <w:b/>
          <w:bCs/>
        </w:rPr>
        <w:t>Módulos nuevos (proyecto Sunset BP):</w:t>
      </w:r>
    </w:p>
    <w:p w14:paraId="09B7BFC4" w14:textId="77777777" w:rsidR="00C34357" w:rsidRDefault="00000000">
      <w:pPr>
        <w:pStyle w:val="Prrafodelista"/>
        <w:spacing w:after="80"/>
        <w:ind w:left="720" w:hanging="360"/>
      </w:pPr>
      <w:r>
        <w:t>• Nota: Los Feature Flags son gestionados exclusivamente por ServiceNow FlowDesigner. Komands no implementa ni gestiona Feature Flags. El Portal Web no incluye gestión de Feature Flags.</w:t>
      </w:r>
    </w:p>
    <w:p w14:paraId="69448436" w14:textId="77777777" w:rsidR="00C34357" w:rsidRDefault="00000000">
      <w:pPr>
        <w:pStyle w:val="Prrafodelista"/>
        <w:spacing w:after="80"/>
        <w:ind w:left="720" w:hanging="360"/>
      </w:pPr>
      <w:r>
        <w:t>• Catálogo de Templates: Visualización y edición de los templates de comandos CLI por vendor/producto/operación.</w:t>
      </w:r>
    </w:p>
    <w:p w14:paraId="04910CCC" w14:textId="77777777" w:rsidR="00C34357" w:rsidRDefault="00000000">
      <w:pPr>
        <w:pStyle w:val="Prrafodelista"/>
        <w:spacing w:after="80"/>
        <w:ind w:left="720" w:hanging="360"/>
      </w:pPr>
      <w:r>
        <w:t>• Configuración de VNOs: Gestión de parámetros diferenciados por VNO (gemports, queues, prioridades, reglas especiales como delete_vlan_on_terminate para TCH).</w:t>
      </w:r>
    </w:p>
    <w:p w14:paraId="4BA4A747" w14:textId="77777777" w:rsidR="00C34357" w:rsidRDefault="00000000">
      <w:pPr>
        <w:pStyle w:val="Prrafodelista"/>
        <w:spacing w:after="80"/>
        <w:ind w:left="720" w:hanging="360"/>
      </w:pPr>
      <w:r>
        <w:t>• Auditoría: Consulta de logs de auditoría (accesos, cambios de configuración, ejecución de operaciones). Retención de 365 días.</w:t>
      </w:r>
    </w:p>
    <w:p w14:paraId="06B23F57" w14:textId="77777777" w:rsidR="00C34357" w:rsidRDefault="00000000">
      <w:pPr>
        <w:spacing w:after="160"/>
        <w:jc w:val="both"/>
      </w:pPr>
      <w:r>
        <w:rPr>
          <w:b/>
          <w:bCs/>
        </w:rPr>
        <w:t>Sistema de control de acceso (RBAC):</w:t>
      </w:r>
    </w:p>
    <w:p w14:paraId="7F349956" w14:textId="77777777" w:rsidR="00C34357" w:rsidRDefault="00000000">
      <w:pPr>
        <w:spacing w:after="160"/>
        <w:jc w:val="both"/>
      </w:pPr>
      <w:r>
        <w:t>El portal implementa un modelo Role-Based Access Control (RBAC) con 4 roles y 16 permisos granulares: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33BF91C3"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FEB62F1" w14:textId="77777777" w:rsidR="00C34357" w:rsidRDefault="00000000">
            <w:pPr>
              <w:jc w:val="center"/>
            </w:pPr>
            <w:r>
              <w:rPr>
                <w:b/>
                <w:bCs/>
                <w:color w:val="FFFFFF"/>
                <w:sz w:val="20"/>
                <w:szCs w:val="20"/>
              </w:rPr>
              <w:t>Rol</w:t>
            </w:r>
          </w:p>
        </w:tc>
        <w:tc>
          <w:tcPr>
            <w:tcW w:w="7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43F8434" w14:textId="77777777" w:rsidR="00C34357" w:rsidRDefault="00000000">
            <w:pPr>
              <w:jc w:val="center"/>
            </w:pPr>
            <w:r>
              <w:rPr>
                <w:b/>
                <w:bCs/>
                <w:color w:val="FFFFFF"/>
                <w:sz w:val="20"/>
                <w:szCs w:val="20"/>
              </w:rPr>
              <w:t>Permisos y descripción</w:t>
            </w:r>
          </w:p>
        </w:tc>
      </w:tr>
      <w:tr w:rsidR="00C34357" w14:paraId="7BA52C6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47BBA2" w14:textId="77777777" w:rsidR="00C34357" w:rsidRDefault="00000000">
            <w:r>
              <w:rPr>
                <w:b/>
                <w:bCs/>
                <w:color w:val="000000"/>
                <w:sz w:val="20"/>
                <w:szCs w:val="20"/>
              </w:rPr>
              <w:t>ADMIN</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F60EDD" w14:textId="77777777" w:rsidR="00C34357" w:rsidRDefault="00000000">
            <w:r>
              <w:rPr>
                <w:color w:val="000000"/>
                <w:sz w:val="19"/>
                <w:szCs w:val="19"/>
              </w:rPr>
              <w:t>Acceso total a todos los módulos. Gestión de usuarios, roles, configuración global, catálogo de templates, credenciales SSH de OLTs.</w:t>
            </w:r>
          </w:p>
        </w:tc>
      </w:tr>
      <w:tr w:rsidR="00C34357" w14:paraId="7A875DE7"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A4FF21" w14:textId="77777777" w:rsidR="00C34357" w:rsidRDefault="00000000">
            <w:r>
              <w:rPr>
                <w:b/>
                <w:bCs/>
                <w:color w:val="000000"/>
                <w:sz w:val="20"/>
                <w:szCs w:val="20"/>
              </w:rPr>
              <w:t>OPERATOR</w:t>
            </w:r>
          </w:p>
        </w:tc>
        <w:tc>
          <w:tcPr>
            <w:tcW w:w="7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DC3FC5" w14:textId="77777777" w:rsidR="00C34357" w:rsidRDefault="00000000">
            <w:r>
              <w:rPr>
                <w:color w:val="000000"/>
                <w:sz w:val="19"/>
                <w:szCs w:val="19"/>
              </w:rPr>
              <w:t>Ejecución de operaciones (consulta ONT, reset, ejecución manual de comandos), visualización de estadísticas y logs. Sin acceso a configuración.</w:t>
            </w:r>
          </w:p>
        </w:tc>
      </w:tr>
      <w:tr w:rsidR="00C34357" w14:paraId="196175B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2A5224" w14:textId="77777777" w:rsidR="00C34357" w:rsidRDefault="00000000">
            <w:r>
              <w:rPr>
                <w:b/>
                <w:bCs/>
                <w:color w:val="000000"/>
                <w:sz w:val="20"/>
                <w:szCs w:val="20"/>
              </w:rPr>
              <w:t>VIEWER</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9E0639" w14:textId="77777777" w:rsidR="00C34357" w:rsidRDefault="00000000">
            <w:r>
              <w:rPr>
                <w:color w:val="000000"/>
                <w:sz w:val="19"/>
                <w:szCs w:val="19"/>
              </w:rPr>
              <w:t>Solo lectura. Visualización de estadísticas, logs y estado de transacciones. Sin capacidad de ejecución ni modificación.</w:t>
            </w:r>
          </w:p>
        </w:tc>
      </w:tr>
      <w:tr w:rsidR="00C34357" w14:paraId="7331DA44"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ED2852" w14:textId="77777777" w:rsidR="00C34357" w:rsidRDefault="00000000">
            <w:r>
              <w:rPr>
                <w:b/>
                <w:bCs/>
                <w:color w:val="000000"/>
                <w:sz w:val="20"/>
                <w:szCs w:val="20"/>
              </w:rPr>
              <w:t>AUDITOR</w:t>
            </w:r>
          </w:p>
        </w:tc>
        <w:tc>
          <w:tcPr>
            <w:tcW w:w="7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30B8E5" w14:textId="77777777" w:rsidR="00C34357" w:rsidRDefault="00000000">
            <w:r>
              <w:rPr>
                <w:color w:val="000000"/>
                <w:sz w:val="19"/>
                <w:szCs w:val="19"/>
              </w:rPr>
              <w:t>Acceso a logs de auditoría, historial de cambios de configuración, y reportes de seguridad. Sin acceso operacional.</w:t>
            </w:r>
          </w:p>
        </w:tc>
      </w:tr>
    </w:tbl>
    <w:p w14:paraId="5A8F61EE" w14:textId="77777777" w:rsidR="00C34357" w:rsidRDefault="00000000">
      <w:pPr>
        <w:spacing w:after="160"/>
        <w:jc w:val="both"/>
      </w:pPr>
      <w:r>
        <w:lastRenderedPageBreak/>
        <w:t>La autenticación del portal utiliza usuarios locales (almacenados en PostgreSQL con passwords hasheados con bcrypt) con autenticación de dos factores obligatoria (2FA/TOTP) generada mediante pyotp. Las sesiones se gestionan con tokens JWT con expiración configurable (8 horas por defecto) y se almacenan en Redis. El sistema implementa bloqueo de cuenta después de 5 intentos fallidos consecutivos.</w:t>
      </w:r>
    </w:p>
    <w:p w14:paraId="49ACD1C9" w14:textId="77777777" w:rsidR="00C34357" w:rsidRDefault="00000000">
      <w:r>
        <w:br w:type="page"/>
      </w:r>
    </w:p>
    <w:p w14:paraId="05F8DC32" w14:textId="77777777" w:rsidR="00C34357" w:rsidRDefault="00000000">
      <w:pPr>
        <w:pStyle w:val="Ttulo3"/>
      </w:pPr>
      <w:bookmarkStart w:id="86" w:name="_Toc226041871"/>
      <w:r>
        <w:lastRenderedPageBreak/>
        <w:t>7.3.3 Orchestrator</w:t>
      </w:r>
      <w:bookmarkEnd w:id="86"/>
    </w:p>
    <w:p w14:paraId="37242B47" w14:textId="77777777" w:rsidR="00C34357" w:rsidRDefault="00000000">
      <w:pPr>
        <w:spacing w:after="160"/>
        <w:jc w:val="both"/>
      </w:pPr>
      <w:r>
        <w:t>El Orchestrator es el cerebro de la plataforma Komands. Es responsable de coordinar la ejecución completa de cada transacción, desde que la toma de la cola de Redis hasta que entrega el resultado al Service Listener para el envío del callback. Su diseño sigue el patrón Saga Orchestration, donde el Orchestrator controla el flujo de pasos y gestiona las compensaciones (rollback) en caso de falla.</w:t>
      </w:r>
    </w:p>
    <w:p w14:paraId="019D16B7" w14:textId="77777777" w:rsidR="00C34357" w:rsidRDefault="00000000">
      <w:pPr>
        <w:spacing w:after="160"/>
        <w:jc w:val="both"/>
      </w:pPr>
      <w:r>
        <w:rPr>
          <w:b/>
          <w:bCs/>
        </w:rPr>
        <w:t>Responsabilidades:</w:t>
      </w:r>
    </w:p>
    <w:p w14:paraId="027D2EBF" w14:textId="77777777" w:rsidR="00C34357" w:rsidRDefault="00000000">
      <w:pPr>
        <w:pStyle w:val="Prrafodelista"/>
        <w:spacing w:after="80"/>
        <w:ind w:left="720" w:hanging="360"/>
      </w:pPr>
      <w:r>
        <w:t>• Consumo de transacciones pendientes desde la cola Redis (patrón productor-consumidor con el API Gateway).</w:t>
      </w:r>
    </w:p>
    <w:p w14:paraId="1776F4B6" w14:textId="77777777" w:rsidR="00C34357" w:rsidRDefault="00000000">
      <w:pPr>
        <w:pStyle w:val="Prrafodelista"/>
        <w:spacing w:after="80"/>
        <w:ind w:left="720" w:hanging="360"/>
      </w:pPr>
      <w:r>
        <w:t>• Consulta al Catálogo Técnico para obtener: (a) la información de la OLT destino (IP, vendor, modelo, credenciales SSH cifradas), (b) el template de comandos CLI correspondiente según la combinación vendor/producto/operación, (c) los perfiles de velocidad y configuración de VLANs aplicables, (d) la configuración específica de la VNO (gemports, queues, prioridades), y (e) el estado del Feature Flag para esa combinación.</w:t>
      </w:r>
    </w:p>
    <w:p w14:paraId="4996A63F" w14:textId="77777777" w:rsidR="00C34357" w:rsidRDefault="00000000">
      <w:pPr>
        <w:pStyle w:val="Prrafodelista"/>
        <w:spacing w:after="80"/>
        <w:ind w:left="720" w:hanging="360"/>
      </w:pPr>
      <w:r>
        <w:t>• Despacho de la solicitud al Config Engine para la parametrización del template con los datos del request.</w:t>
      </w:r>
    </w:p>
    <w:p w14:paraId="33748BF4" w14:textId="77777777" w:rsidR="00C34357" w:rsidRDefault="00000000">
      <w:pPr>
        <w:pStyle w:val="Prrafodelista"/>
        <w:spacing w:after="80"/>
        <w:ind w:left="720" w:hanging="360"/>
      </w:pPr>
      <w:r>
        <w:t>• Despacho de los comandos parametrizados al Adapter correspondiente (Nokia o Huawei según el vendor de la OLT).</w:t>
      </w:r>
    </w:p>
    <w:p w14:paraId="1929CF55" w14:textId="77777777" w:rsidR="00C34357" w:rsidRDefault="00000000">
      <w:pPr>
        <w:pStyle w:val="Prrafodelista"/>
        <w:spacing w:after="80"/>
        <w:ind w:left="720" w:hanging="360"/>
      </w:pPr>
      <w:r>
        <w:t>• Gestión del ciclo de vida de la transacción: actualización de estados en PostgreSQL (PENDING → IN_PROGRESS → COMPLETED / FAILED / ROLLED_BACK).</w:t>
      </w:r>
    </w:p>
    <w:p w14:paraId="7403B27D" w14:textId="77777777" w:rsidR="00C34357" w:rsidRDefault="00000000">
      <w:pPr>
        <w:pStyle w:val="Prrafodelista"/>
        <w:spacing w:after="80"/>
        <w:ind w:left="720" w:hanging="360"/>
      </w:pPr>
      <w:r>
        <w:t>• Invocación de rollback automático: Si un paso crítico falla durante la ejecución en la OLT, el Orchestrator instruye al Adapter para ejecutar los comandos de rollback de los pasos completados exitosamente, dejando la OLT en un estado consistente.</w:t>
      </w:r>
    </w:p>
    <w:p w14:paraId="4CE3519B" w14:textId="77777777" w:rsidR="00C34357" w:rsidRDefault="00000000">
      <w:pPr>
        <w:pStyle w:val="Prrafodelista"/>
        <w:spacing w:after="80"/>
        <w:ind w:left="720" w:hanging="360"/>
      </w:pPr>
      <w:r>
        <w:t>• Entrega del resultado final (exitoso o fallido, con detalle de cada paso) al Service Listener para el envío del callback a ServiceNow vía Axway.</w:t>
      </w:r>
    </w:p>
    <w:p w14:paraId="47BE8C3D" w14:textId="77777777" w:rsidR="00C34357" w:rsidRDefault="00000000">
      <w:pPr>
        <w:pStyle w:val="Prrafodelista"/>
        <w:spacing w:after="80"/>
        <w:ind w:left="720" w:hanging="360"/>
      </w:pPr>
      <w:r>
        <w:t>• Gestión de timeouts diferenciados por tipo de operación: consultas síncronas (Acceso, Ocupación PON) 15 segundos, operaciones FTTH (Activación, Baja, Modificación) 90 segundos, operaciones SSAA (múltiples service-ports) 240 segundos, Reset ONT 20 segundos. Estos timeouts son configurables en el Catálogo Técnico por tipo de operación y vendor. Si la ejecución excede el timeout, el Orchestrator marca la transacción como TIMEOUT e inicia el rollback de los pasos ya ejecutados.</w:t>
      </w:r>
    </w:p>
    <w:p w14:paraId="7416CD55" w14:textId="77777777" w:rsidR="00C34357" w:rsidRDefault="00000000">
      <w:pPr>
        <w:spacing w:after="160"/>
        <w:jc w:val="both"/>
      </w:pPr>
      <w:r>
        <w:t>El Orchestrator no ejecuta comandos SSH directamente ni conoce los detalles de los comandos CLI de cada vendor. Su responsabilidad es exclusivamente de coordinación, delegando la parametrización al Config Engine y la ejecución a los Adapters. Esto mantiene la separación de responsabilidades y permite agregar nuevos vendors o productos sin modificar el Orchestrator.</w:t>
      </w:r>
    </w:p>
    <w:p w14:paraId="29D03988" w14:textId="77777777" w:rsidR="00C34357" w:rsidRDefault="00000000">
      <w:pPr>
        <w:spacing w:after="160"/>
        <w:jc w:val="both"/>
      </w:pPr>
      <w:r>
        <w:t>El siguiente diagrama C3 muestra los componentes internos del Orchestrator y sus interacciones:</w:t>
      </w:r>
    </w:p>
    <w:p w14:paraId="343BCF6D" w14:textId="77777777" w:rsidR="00C34357" w:rsidRDefault="00000000">
      <w:pPr>
        <w:spacing w:after="80"/>
        <w:jc w:val="center"/>
      </w:pPr>
      <w:r>
        <w:rPr>
          <w:noProof/>
        </w:rPr>
        <w:lastRenderedPageBreak/>
        <w:drawing>
          <wp:inline distT="0" distB="0" distL="0" distR="0" wp14:anchorId="190E0950" wp14:editId="4A8808A5">
            <wp:extent cx="5715000" cy="4933950"/>
            <wp:effectExtent l="0" t="0" r="0" b="0"/>
            <wp:docPr id="3" name="c3_orchestrator" descr="c3_orchestrator" title="c3_orche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4"/>
                    <a:srcRect/>
                    <a:stretch>
                      <a:fillRect/>
                    </a:stretch>
                  </pic:blipFill>
                  <pic:spPr bwMode="auto">
                    <a:xfrm>
                      <a:off x="0" y="0"/>
                      <a:ext cx="5715000" cy="4933950"/>
                    </a:xfrm>
                    <a:prstGeom prst="rect">
                      <a:avLst/>
                    </a:prstGeom>
                  </pic:spPr>
                </pic:pic>
              </a:graphicData>
            </a:graphic>
          </wp:inline>
        </w:drawing>
      </w:r>
    </w:p>
    <w:p w14:paraId="75916B33" w14:textId="77777777" w:rsidR="00C34357" w:rsidRPr="005D78BF" w:rsidRDefault="00000000">
      <w:pPr>
        <w:spacing w:before="80" w:after="200"/>
        <w:jc w:val="center"/>
        <w:rPr>
          <w:lang w:val="en-US"/>
        </w:rPr>
      </w:pPr>
      <w:r>
        <w:rPr>
          <w:i/>
          <w:iCs/>
          <w:color w:val="666666"/>
          <w:sz w:val="20"/>
          <w:szCs w:val="20"/>
          <w:lang w:val="en-US"/>
        </w:rPr>
        <w:t>Figura 7.1 — C4 Level 3: Components — Orchestrator (Saga Orchestration)</w:t>
      </w:r>
    </w:p>
    <w:p w14:paraId="66CA853A" w14:textId="77777777" w:rsidR="00C34357" w:rsidRDefault="00000000">
      <w:pPr>
        <w:pStyle w:val="Ttulo3"/>
      </w:pPr>
      <w:bookmarkStart w:id="87" w:name="_Toc226041872"/>
      <w:r>
        <w:t>7.3.4 Catálogo Técnico</w:t>
      </w:r>
      <w:bookmarkEnd w:id="87"/>
    </w:p>
    <w:p w14:paraId="0265EC19" w14:textId="77777777" w:rsidR="00C34357" w:rsidRDefault="00000000">
      <w:pPr>
        <w:spacing w:after="160"/>
        <w:jc w:val="both"/>
      </w:pPr>
      <w:r>
        <w:t>El Catálogo Técnico es el repositorio centralizado de toda la información técnica que Komands necesita para ejecutar operaciones en la red. Actúa como la única fuente de verdad interna de la plataforma para datos de infraestructura, configuración y templates de comandos. Su contenido se sincroniza desde CMDB (fuente autoritativa de inventario de OLTs) y se enriquece con la configuración específica del dominio de provisión.</w:t>
      </w:r>
    </w:p>
    <w:p w14:paraId="1B1F2F62" w14:textId="77777777" w:rsidR="00C34357" w:rsidRDefault="00000000">
      <w:pPr>
        <w:spacing w:after="160"/>
        <w:jc w:val="both"/>
      </w:pPr>
      <w:r>
        <w:rPr>
          <w:b/>
          <w:bCs/>
        </w:rPr>
        <w:t>Datos que gestiona:</w:t>
      </w:r>
    </w:p>
    <w:p w14:paraId="16699434" w14:textId="77777777" w:rsidR="00C34357" w:rsidRDefault="00000000">
      <w:pPr>
        <w:pStyle w:val="Prrafodelista"/>
        <w:spacing w:after="80"/>
        <w:ind w:left="720" w:hanging="360"/>
      </w:pPr>
      <w:r>
        <w:rPr>
          <w:b/>
          <w:bCs/>
        </w:rPr>
        <w:t xml:space="preserve">• Inventario de OLTs: </w:t>
      </w:r>
      <w:r>
        <w:t>Dirección IP, vendor (Nokia/Huawei), modelo (ISAM 7302/7360/MA5600T/MA5800), versión de software, tecnologías soportadas (GPON/XGSPON), estado de conectividad, credenciales SSH cifradas (AES-256). Sincronizado desde CMDB.</w:t>
      </w:r>
    </w:p>
    <w:p w14:paraId="6B6751F3" w14:textId="77777777" w:rsidR="00C34357" w:rsidRDefault="00000000">
      <w:pPr>
        <w:pStyle w:val="Prrafodelista"/>
        <w:spacing w:after="80"/>
        <w:ind w:left="720" w:hanging="360"/>
      </w:pPr>
      <w:r>
        <w:rPr>
          <w:b/>
          <w:bCs/>
        </w:rPr>
        <w:t xml:space="preserve">• Configuración por VNO: </w:t>
      </w:r>
      <w:r>
        <w:t xml:space="preserve">Tabla vno_service_config con parámetros diferenciados por VNO y vendor. Incluye asignación de gemports (Huawei), queues y prioridades (Nokia), y reglas especiales descubiertas durante la reingeniería de los BPMNs de Camunda. Ejemplo crítico: TCH (Movistar) es la única VNO con delete_vlan_on_terminate=true en </w:t>
      </w:r>
      <w:r>
        <w:lastRenderedPageBreak/>
        <w:t>Nokia, lo que implica que al dar de baja un servicio TCH en Nokia se debe eliminar también la VLAN, mientras que para Entel y ClaroVTR la VLAN se mantiene.</w:t>
      </w:r>
    </w:p>
    <w:p w14:paraId="75BFC6EB" w14:textId="77777777" w:rsidR="00C34357" w:rsidRDefault="00000000">
      <w:pPr>
        <w:pStyle w:val="Prrafodelista"/>
        <w:spacing w:after="80"/>
        <w:ind w:left="720" w:hanging="360"/>
      </w:pPr>
      <w:r>
        <w:rPr>
          <w:b/>
          <w:bCs/>
        </w:rPr>
        <w:t xml:space="preserve">• Templates de comandos CLI: </w:t>
      </w:r>
      <w:r>
        <w:t>Catálogo completo de templates parametrizados por vendor, producto (FTTH/SSAA), grupo comercial (A-E, BX, DX para SSAA), operación (activación, baja, modificación, etc.) y tecnología (GPON/XGSPON). Cada template define la secuencia de pasos, variables, validaciones y comandos de rollback. Los templates son configurables en base de datos sin despliegue de código.</w:t>
      </w:r>
    </w:p>
    <w:p w14:paraId="593F1816" w14:textId="77777777" w:rsidR="00C34357" w:rsidRDefault="00000000">
      <w:pPr>
        <w:pStyle w:val="Prrafodelista"/>
        <w:spacing w:after="80"/>
        <w:ind w:left="720" w:hanging="360"/>
      </w:pPr>
      <w:r>
        <w:rPr>
          <w:b/>
          <w:bCs/>
        </w:rPr>
        <w:t xml:space="preserve">• Perfiles de velocidad: </w:t>
      </w:r>
      <w:r>
        <w:t>Catálogo de perfiles de ancho de banda por producto y grupo comercial, incluyendo CIR (Committed Information Rate), PIR (Peak Information Rate), BW fijo, BW asegurado y BW best effort. Estos perfiles corresponden a los documentados en el Diseño de Red SSAA v3.1.1 (REF-11) y son insumo directo para la parametrización de comandos CLI.</w:t>
      </w:r>
    </w:p>
    <w:p w14:paraId="648BE16D" w14:textId="77777777" w:rsidR="00C34357" w:rsidRDefault="00000000">
      <w:pPr>
        <w:pStyle w:val="Prrafodelista"/>
        <w:spacing w:after="80"/>
        <w:ind w:left="720" w:hanging="360"/>
      </w:pPr>
      <w:r>
        <w:rPr>
          <w:b/>
          <w:bCs/>
        </w:rPr>
        <w:t xml:space="preserve">• Feature Flags: </w:t>
      </w:r>
      <w:r>
        <w:t>Configuración multi-dimensional que controla si una combinación específica de VNO + tecnología + producto + operación se ejecuta a través de Komands o de BluePlanet. Gestionados exclusivamente desde ServiceNow FlowDesigner, sin despliegue de código.</w:t>
      </w:r>
    </w:p>
    <w:p w14:paraId="6553FFD7" w14:textId="77777777" w:rsidR="00C34357" w:rsidRDefault="00000000">
      <w:pPr>
        <w:spacing w:after="160"/>
        <w:jc w:val="both"/>
      </w:pPr>
      <w:r>
        <w:t>El Catálogo Técnico implementa una capa de cache en Redis con TTL configurable (por defecto 5 minutos para datos de OLTs) para reducir la latencia de las consultas frecuentes del Orchestrator. Cuando se modifica un dato en el catálogo (vía Portal Web o sincronización CMDB), la cache correspondiente se invalida inmediatamente.</w:t>
      </w:r>
    </w:p>
    <w:p w14:paraId="628AD4DD" w14:textId="77777777" w:rsidR="00C34357" w:rsidRDefault="00000000">
      <w:r>
        <w:br w:type="page"/>
      </w:r>
    </w:p>
    <w:p w14:paraId="0315027F" w14:textId="77777777" w:rsidR="00C34357" w:rsidRDefault="00000000">
      <w:pPr>
        <w:pStyle w:val="Ttulo3"/>
      </w:pPr>
      <w:bookmarkStart w:id="88" w:name="_Toc226041873"/>
      <w:r>
        <w:lastRenderedPageBreak/>
        <w:t>7.3.5 Config Engine</w:t>
      </w:r>
      <w:bookmarkEnd w:id="88"/>
    </w:p>
    <w:p w14:paraId="580D7E4E" w14:textId="77777777" w:rsidR="00C34357" w:rsidRDefault="00000000">
      <w:pPr>
        <w:spacing w:after="160"/>
        <w:jc w:val="both"/>
      </w:pPr>
      <w:r>
        <w:t>El Config Engine es el motor de parametrización de comandos CLI de la plataforma. Recibe una solicitud del Orchestrator conteniendo el template de comandos (obtenido del Catálogo Técnico) y los datos del request original de ServiceNow, y produce una secuencia ordenada de comandos CLI listos para ser ejecutados por el Adapter correspondiente, incluyendo las validaciones pre-ejecución y los comandos de rollback para cada paso.</w:t>
      </w:r>
    </w:p>
    <w:p w14:paraId="18B34AB6" w14:textId="77777777" w:rsidR="00C34357" w:rsidRDefault="00000000">
      <w:pPr>
        <w:spacing w:after="160"/>
        <w:jc w:val="both"/>
      </w:pPr>
      <w:r>
        <w:rPr>
          <w:b/>
          <w:bCs/>
        </w:rPr>
        <w:t>Proceso de parametrización:</w:t>
      </w:r>
    </w:p>
    <w:p w14:paraId="3145E077" w14:textId="77777777" w:rsidR="00C34357" w:rsidRDefault="00000000">
      <w:pPr>
        <w:pStyle w:val="Prrafodelista"/>
        <w:spacing w:after="80"/>
        <w:ind w:left="720" w:hanging="360"/>
      </w:pPr>
      <w:r>
        <w:t>• Recibe del Orchestrator: template ID + datos del request (serial ONT, OLT destino, SVLAN, CVLAN, User-VLAN, perfil de velocidad, tipo de servicio, VNO, etc.).</w:t>
      </w:r>
    </w:p>
    <w:p w14:paraId="60C0FF7C" w14:textId="77777777" w:rsidR="00C34357" w:rsidRDefault="00000000">
      <w:pPr>
        <w:pStyle w:val="Prrafodelista"/>
        <w:spacing w:after="80"/>
        <w:ind w:left="720" w:hanging="360"/>
      </w:pPr>
      <w:r>
        <w:t>• Carga el template desde la base de datos (o cache). El template contiene la secuencia de pasos con variables parametrizables marcadas con llaves, por ejemplo: "service-port vlan {svlan} gpon {slot}/{pon} ont {ont_id} gemport {gemport}".</w:t>
      </w:r>
    </w:p>
    <w:p w14:paraId="6716121C" w14:textId="77777777" w:rsidR="00C34357" w:rsidRDefault="00000000">
      <w:pPr>
        <w:pStyle w:val="Prrafodelista"/>
        <w:spacing w:after="80"/>
        <w:ind w:left="720" w:hanging="360"/>
      </w:pPr>
      <w:r>
        <w:t>• Resuelve las variables del template con los valores concretos del request y la configuración del Catálogo Técnico (gemports por VNO, queues por vendor, prioridades por producto).</w:t>
      </w:r>
    </w:p>
    <w:p w14:paraId="54C1A2BF" w14:textId="77777777" w:rsidR="00C34357" w:rsidRDefault="00000000">
      <w:pPr>
        <w:pStyle w:val="Prrafodelista"/>
        <w:spacing w:after="80"/>
        <w:ind w:left="720" w:hanging="360"/>
      </w:pPr>
      <w:r>
        <w:t>• Para OLTs Huawei: invoca la función _resolve_dynamic_ids() que genera los índices de service-port. El INDEX de service-port en Huawei es autogenerado por la OLT y no es predecible, por lo que Komands debe ejecutar un comando "display service-port port" ANTES de cada operación de baja para obtener los INDEX actuales de los service-ports a eliminar. Esta lógica está documentada como riesgo R10 del proyecto.</w:t>
      </w:r>
    </w:p>
    <w:p w14:paraId="238D6CC7" w14:textId="77777777" w:rsidR="00C34357" w:rsidRDefault="00000000">
      <w:pPr>
        <w:pStyle w:val="Prrafodelista"/>
        <w:spacing w:after="80"/>
        <w:ind w:left="720" w:hanging="360"/>
      </w:pPr>
      <w:r>
        <w:t>• Genera la secuencia final de pasos (steps[]), donde cada paso contiene: el comando CLI a ejecutar (texto exacto), la validación esperada de la respuesta de la OLT (patrón regex o código de éxito), el timeout del paso (en segundos), la criticidad del paso (crítico vs no-crítico), y el comando de rollback correspondiente (si aplica).</w:t>
      </w:r>
    </w:p>
    <w:p w14:paraId="0392DDA5" w14:textId="77777777" w:rsidR="00C34357" w:rsidRDefault="00000000">
      <w:pPr>
        <w:pStyle w:val="Prrafodelista"/>
        <w:spacing w:after="80"/>
        <w:ind w:left="720" w:hanging="360"/>
      </w:pPr>
      <w:r>
        <w:t>• Retorna la secuencia al Orchestrator, que la despacha al Adapter correcto.</w:t>
      </w:r>
    </w:p>
    <w:p w14:paraId="344DC421" w14:textId="77777777" w:rsidR="00C34357" w:rsidRDefault="00000000">
      <w:pPr>
        <w:pBdr>
          <w:left w:val="single" w:sz="12" w:space="8" w:color="4472C4"/>
        </w:pBdr>
        <w:spacing w:before="100" w:after="160"/>
        <w:ind w:left="360" w:right="360"/>
      </w:pPr>
      <w:r>
        <w:rPr>
          <w:i/>
          <w:iCs/>
          <w:color w:val="444444"/>
          <w:sz w:val="20"/>
          <w:szCs w:val="20"/>
        </w:rPr>
        <w:t>Nota: La diferencia entre Nokia y Huawei en la generación de comandos es significativa. Para un alta FTTH en Nokia se generan ~4-6 comandos (bridge-port por servicio), mientras que para Huawei se generan ~8-12 comandos (service-port por gemport con índice dinámico). Para un alta SSAA Grupo E en Nokia se generan hasta 7 pasos (creación ONT + 8 colas upstream + VLANs + bridge-ports), y en Huawei hasta 25 service-ports por ONT. El Config Engine abstrae esta complejidad para que el Orchestrator no necesite conocer los detalles de cada vendor.</w:t>
      </w:r>
    </w:p>
    <w:p w14:paraId="266A00E1" w14:textId="77777777" w:rsidR="00C34357" w:rsidRDefault="00000000">
      <w:pPr>
        <w:spacing w:after="160"/>
        <w:jc w:val="both"/>
      </w:pPr>
      <w:r>
        <w:t>El siguiente diagrama C3 muestra los componentes internos del Config Engine y el flujo de parametrización:</w:t>
      </w:r>
    </w:p>
    <w:p w14:paraId="4BB077E0" w14:textId="77777777" w:rsidR="00C34357" w:rsidRDefault="00000000">
      <w:pPr>
        <w:spacing w:after="80"/>
        <w:jc w:val="center"/>
      </w:pPr>
      <w:r>
        <w:rPr>
          <w:noProof/>
        </w:rPr>
        <w:lastRenderedPageBreak/>
        <w:drawing>
          <wp:inline distT="0" distB="0" distL="0" distR="0" wp14:anchorId="5FC07FD3" wp14:editId="76F4B257">
            <wp:extent cx="5715000" cy="4572000"/>
            <wp:effectExtent l="0" t="0" r="0" b="0"/>
            <wp:docPr id="4" name="c3_configengine" descr="c3_configengine" title="c3_config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5"/>
                    <a:srcRect/>
                    <a:stretch>
                      <a:fillRect/>
                    </a:stretch>
                  </pic:blipFill>
                  <pic:spPr bwMode="auto">
                    <a:xfrm>
                      <a:off x="0" y="0"/>
                      <a:ext cx="5715000" cy="4572000"/>
                    </a:xfrm>
                    <a:prstGeom prst="rect">
                      <a:avLst/>
                    </a:prstGeom>
                  </pic:spPr>
                </pic:pic>
              </a:graphicData>
            </a:graphic>
          </wp:inline>
        </w:drawing>
      </w:r>
    </w:p>
    <w:p w14:paraId="4BF3B8CC" w14:textId="77777777" w:rsidR="00C34357" w:rsidRDefault="00000000">
      <w:pPr>
        <w:spacing w:before="80" w:after="200"/>
        <w:jc w:val="center"/>
      </w:pPr>
      <w:r>
        <w:rPr>
          <w:i/>
          <w:iCs/>
          <w:color w:val="666666"/>
          <w:sz w:val="20"/>
          <w:szCs w:val="20"/>
        </w:rPr>
        <w:t>Figura 7.2 — C4 Level 3: Components — Config Engine (Motor de parametrización CLI)</w:t>
      </w:r>
    </w:p>
    <w:p w14:paraId="60053D94" w14:textId="77777777" w:rsidR="00C34357" w:rsidRDefault="00000000">
      <w:pPr>
        <w:pStyle w:val="Ttulo3"/>
      </w:pPr>
      <w:bookmarkStart w:id="89" w:name="_Toc226041874"/>
      <w:r>
        <w:t>7.3.6 Nokia Adapter</w:t>
      </w:r>
      <w:bookmarkEnd w:id="89"/>
    </w:p>
    <w:p w14:paraId="44183DF1" w14:textId="77777777" w:rsidR="00C34357" w:rsidRDefault="00000000">
      <w:pPr>
        <w:spacing w:after="160"/>
        <w:jc w:val="both"/>
      </w:pPr>
      <w:r>
        <w:t>El Nokia Adapter es el microservicio especializado en la comunicación SSH con las OLTs Nokia ISAM (modelos 7302 FD y 7360 FX con Release 6.2). Utiliza Netmiko con el device_type ‘alcatel_sros’ para establecer sesiones SSH, ejecutar comandos CLI de forma secuencial, y validar las respuestas de la OLT después de cada comando.</w:t>
      </w:r>
    </w:p>
    <w:p w14:paraId="710D24F5" w14:textId="77777777" w:rsidR="00C34357" w:rsidRDefault="00000000">
      <w:pPr>
        <w:spacing w:after="160"/>
        <w:jc w:val="both"/>
      </w:pPr>
      <w:r>
        <w:rPr>
          <w:b/>
          <w:bCs/>
        </w:rPr>
        <w:t>Características específicas de Nokia ISAM:</w:t>
      </w:r>
    </w:p>
    <w:p w14:paraId="204FC61D" w14:textId="77777777" w:rsidR="00C34357" w:rsidRDefault="00000000">
      <w:pPr>
        <w:pStyle w:val="Prrafodelista"/>
        <w:spacing w:after="80"/>
        <w:ind w:left="720" w:hanging="360"/>
      </w:pPr>
      <w:r>
        <w:t>• Estructura de comandos: configure equipment ont interface {slot}/{pon}/{ont_id}/{interface}/{subinterface}. Los servicios se configuran mediante bridge-ports sobre VLANs stacked (SVLAN:CVLAN).</w:t>
      </w:r>
    </w:p>
    <w:p w14:paraId="2F700ACC" w14:textId="77777777" w:rsidR="00C34357" w:rsidRDefault="00000000">
      <w:pPr>
        <w:pStyle w:val="Prrafodelista"/>
        <w:spacing w:after="80"/>
        <w:ind w:left="720" w:hanging="360"/>
      </w:pPr>
      <w:r>
        <w:t>• QoS por queue: Cada servicio se asigna a una cola (queue) con prioridad específica. Para FTTH: Internet Q0/P4, VoIP Q4/P5, IPTV Q5/P6. Para SSAA: la prioridad depende del grupo comercial según el documento de Diseño de Red SSAA v3.1.1.</w:t>
      </w:r>
    </w:p>
    <w:p w14:paraId="785AF9CA" w14:textId="77777777" w:rsidR="00C34357" w:rsidRDefault="00000000">
      <w:pPr>
        <w:pStyle w:val="Prrafodelista"/>
        <w:spacing w:after="80"/>
        <w:ind w:left="720" w:hanging="360"/>
      </w:pPr>
      <w:r>
        <w:t>• Baja simplificada: El comando "no interface" en Nokia elimina todos los servicios asociados a una ONT de una vez, a diferencia de Huawei donde se deben eliminar los service-ports individualmente.</w:t>
      </w:r>
    </w:p>
    <w:p w14:paraId="552DB7BD" w14:textId="77777777" w:rsidR="00C34357" w:rsidRDefault="00000000">
      <w:pPr>
        <w:pStyle w:val="Prrafodelista"/>
        <w:spacing w:after="80"/>
        <w:ind w:left="720" w:hanging="360"/>
      </w:pPr>
      <w:r>
        <w:lastRenderedPageBreak/>
        <w:t>• SSAA v3.0: El nuevo diseño de SSAA en Nokia (v3.0) cambió la lógica de provisión para usar 1 bridge-port por servicio (antes eran 8 colas). Requiere preconfigurar las 8 colas upstream con el line-profile antes de crear cualquier servicio.</w:t>
      </w:r>
    </w:p>
    <w:p w14:paraId="55EEA327" w14:textId="77777777" w:rsidR="00C34357" w:rsidRDefault="00000000">
      <w:pPr>
        <w:pStyle w:val="Prrafodelista"/>
        <w:spacing w:after="80"/>
        <w:ind w:left="720" w:hanging="360"/>
      </w:pPr>
      <w:r>
        <w:t>• VLAN de gestión: La VLAN stacked:1968:3680 para gestión TR-069 viene pre-creada en las OLTs Nokia y NO debe ser creada por Komands (solo se debe crear el bridge-port de gestión).</w:t>
      </w:r>
    </w:p>
    <w:p w14:paraId="3EF5F2AC" w14:textId="77777777" w:rsidR="00C34357" w:rsidRDefault="00000000">
      <w:pPr>
        <w:pStyle w:val="Prrafodelista"/>
        <w:spacing w:after="80"/>
        <w:ind w:left="720" w:hanging="360"/>
      </w:pPr>
      <w:r>
        <w:t>• Regla especial TCH: Para baja de servicios de TCH (Movistar) en Nokia, se debe eliminar la VLAN (delete_vlan_on_terminate=true). Para las demás VNOs, la VLAN se mantiene.</w:t>
      </w:r>
    </w:p>
    <w:p w14:paraId="7C6B92B6" w14:textId="77777777" w:rsidR="00C34357" w:rsidRDefault="00000000">
      <w:pPr>
        <w:spacing w:after="160"/>
        <w:jc w:val="both"/>
      </w:pPr>
      <w:r>
        <w:rPr>
          <w:b/>
          <w:bCs/>
        </w:rPr>
        <w:t>Gestión de sesiones SSH:</w:t>
      </w:r>
    </w:p>
    <w:p w14:paraId="45E85557" w14:textId="77777777" w:rsidR="00C34357" w:rsidRDefault="00000000">
      <w:pPr>
        <w:spacing w:after="160"/>
        <w:jc w:val="both"/>
      </w:pPr>
      <w:r>
        <w:t>El Nokia Adapter mantiene un pool de conexiones SSH hacia las OLTs Nokia, gestionado por un connection pool interno. El pool se dimensiona para soportar el throughput requerido: cada réplica del adapter mantiene hasta 25 conexiones SSH concurrentes, y con 2 réplicas en 3 Workers se dispone de un pool global de hasta 50 conexiones simultáneas a OLTs Nokia (respetando el límite de 5 sesiones por OLT individual, supuesto S-12). Las conexiones se establecen bajo demanda y se reciclan después de un período de inactividad configurable (por defecto 300 segundos). Si una conexión se pierde durante la ejecución de una transacción, el Adapter intenta reconectar una vez antes de reportar el error al Orchestrator. Las credenciales SSH se obtienen del Catálogo Técnico (cifradas con AES-256) y se descifran en memoria solo durante la duración de la sesión.</w:t>
      </w:r>
    </w:p>
    <w:p w14:paraId="7D1EC2F1" w14:textId="77777777" w:rsidR="00C34357" w:rsidRDefault="00000000">
      <w:pPr>
        <w:spacing w:after="160"/>
        <w:jc w:val="both"/>
      </w:pPr>
      <w:r>
        <w:t>El siguiente diagrama C3 muestra los componentes internos del Nokia Adapter, incluyendo el SSAA Queue Provisioner (v3.0) y el VNO Rule Engine:</w:t>
      </w:r>
    </w:p>
    <w:p w14:paraId="20299DAD" w14:textId="77777777" w:rsidR="00C34357" w:rsidRDefault="00000000">
      <w:pPr>
        <w:spacing w:after="80"/>
        <w:jc w:val="center"/>
      </w:pPr>
      <w:r>
        <w:rPr>
          <w:noProof/>
        </w:rPr>
        <w:lastRenderedPageBreak/>
        <w:drawing>
          <wp:inline distT="0" distB="0" distL="0" distR="0" wp14:anchorId="246ABB01" wp14:editId="2D94D188">
            <wp:extent cx="5715000" cy="4572000"/>
            <wp:effectExtent l="0" t="0" r="0" b="0"/>
            <wp:docPr id="5" name="c3_nokia" descr="c3_nokia" title="c3_no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6"/>
                    <a:srcRect/>
                    <a:stretch>
                      <a:fillRect/>
                    </a:stretch>
                  </pic:blipFill>
                  <pic:spPr bwMode="auto">
                    <a:xfrm>
                      <a:off x="0" y="0"/>
                      <a:ext cx="5715000" cy="4572000"/>
                    </a:xfrm>
                    <a:prstGeom prst="rect">
                      <a:avLst/>
                    </a:prstGeom>
                  </pic:spPr>
                </pic:pic>
              </a:graphicData>
            </a:graphic>
          </wp:inline>
        </w:drawing>
      </w:r>
    </w:p>
    <w:p w14:paraId="7792AEB7" w14:textId="77777777" w:rsidR="00C34357" w:rsidRDefault="00000000">
      <w:pPr>
        <w:spacing w:before="80" w:after="200"/>
        <w:jc w:val="center"/>
      </w:pPr>
      <w:r>
        <w:rPr>
          <w:i/>
          <w:iCs/>
          <w:color w:val="666666"/>
          <w:sz w:val="20"/>
          <w:szCs w:val="20"/>
        </w:rPr>
        <w:t>Figura 7.3 — C4 Level 3: Components — Nokia Adapter (ISAM — alcatel_sros)</w:t>
      </w:r>
    </w:p>
    <w:p w14:paraId="51459D83" w14:textId="77777777" w:rsidR="00C34357" w:rsidRDefault="00000000">
      <w:r>
        <w:br w:type="page"/>
      </w:r>
    </w:p>
    <w:p w14:paraId="76B88E51" w14:textId="77777777" w:rsidR="00C34357" w:rsidRDefault="00000000">
      <w:pPr>
        <w:pStyle w:val="Ttulo3"/>
      </w:pPr>
      <w:bookmarkStart w:id="90" w:name="_Toc226041875"/>
      <w:r>
        <w:lastRenderedPageBreak/>
        <w:t>7.3.7 Huawei Adapter</w:t>
      </w:r>
      <w:bookmarkEnd w:id="90"/>
    </w:p>
    <w:p w14:paraId="2138B090" w14:textId="77777777" w:rsidR="00C34357" w:rsidRDefault="00000000">
      <w:pPr>
        <w:spacing w:after="160"/>
        <w:jc w:val="both"/>
      </w:pPr>
      <w:r>
        <w:t>El Huawei Adapter es el microservicio especializado en la comunicación SSH con las OLTs Huawei (modelos MA5600T con V800R018 y MA5800 con V100R020). Utiliza Netmiko con el device_type ‘huawei’ para conexiones SSH. Al igual que el Nokia Adapter, mantiene un pool de hasta 25 conexiones SSH concurrentes por réplica (pool global ~50 conexiones a OLTs Huawei, respetando el límite de 5 sesiones por OLT). La principal complejidad de este adapter radica en la gestión de los índices dinámicos de service-port, que son autogenerados por la OLT y no son predecibles.</w:t>
      </w:r>
    </w:p>
    <w:p w14:paraId="16DA56F6" w14:textId="77777777" w:rsidR="00C34357" w:rsidRDefault="00000000">
      <w:pPr>
        <w:spacing w:after="160"/>
        <w:jc w:val="both"/>
      </w:pPr>
      <w:r>
        <w:rPr>
          <w:b/>
          <w:bCs/>
        </w:rPr>
        <w:t>Características específicas de Huawei:</w:t>
      </w:r>
    </w:p>
    <w:p w14:paraId="5146DC41" w14:textId="77777777" w:rsidR="00C34357" w:rsidRDefault="00000000">
      <w:pPr>
        <w:pStyle w:val="Prrafodelista"/>
        <w:spacing w:after="80"/>
        <w:ind w:left="720" w:hanging="360"/>
      </w:pPr>
      <w:r>
        <w:t>• Estructura de comandos: service-port vlan {svlan} gpon {slot}/{pon} ont {ont_id} gemport {gemport} multi-service user-vlan {uvlan} tag-transform translate-and-add inner-vlan {cvlan} inbound traffic-table name {perfil} outbound traffic-table name {perfil}.</w:t>
      </w:r>
    </w:p>
    <w:p w14:paraId="267C8EFE" w14:textId="77777777" w:rsidR="00C34357" w:rsidRDefault="00000000">
      <w:pPr>
        <w:pStyle w:val="Prrafodelista"/>
        <w:spacing w:after="80"/>
        <w:ind w:left="720" w:hanging="360"/>
      </w:pPr>
      <w:r>
        <w:t>• INDEX dinámico (Riesgo R10): El índice de cada service-port es autogenerado por la OLT Huawei y NO puede ser especificado por Komands. Esto significa que para operaciones de baja o modificación, el Adapter DEBE primero ejecutar "display service-port port {slot}/{pon}" para obtener el listado actual de service-ports y sus índices, parsear la respuesta de la OLT, identificar los INDEX correspondientes al cliente/servicio a modificar, y luego ejecutar los comandos de eliminación con los INDEX correctos. La función _resolve_dynamic_ids() implementa esta lógica.</w:t>
      </w:r>
    </w:p>
    <w:p w14:paraId="138676E6" w14:textId="77777777" w:rsidR="00C34357" w:rsidRDefault="00000000">
      <w:pPr>
        <w:pStyle w:val="Prrafodelista"/>
        <w:spacing w:after="80"/>
        <w:ind w:left="720" w:hanging="360"/>
      </w:pPr>
      <w:r>
        <w:t>• Baja obligatoria individual: En Huawei, TODOS los service-ports de una ONT deben ser eliminados individualmente (uno por uno, cada uno con su INDEX) ANTES de ejecutar el comando "ont delete". Si se intenta eliminar la ONT sin eliminar primero sus service-ports, la OLT retorna un error y la operación falla.</w:t>
      </w:r>
    </w:p>
    <w:p w14:paraId="288C1A1E" w14:textId="77777777" w:rsidR="00C34357" w:rsidRDefault="00000000">
      <w:pPr>
        <w:pStyle w:val="Prrafodelista"/>
        <w:spacing w:after="80"/>
        <w:ind w:left="720" w:hanging="360"/>
      </w:pPr>
      <w:r>
        <w:rPr>
          <w:lang w:val="en-US"/>
        </w:rPr>
        <w:t xml:space="preserve">• Gemports fijos (FTTH): Internet=gemport 2, VoIP=gemport 6, IPTV=gemport 7. </w:t>
      </w:r>
      <w:r>
        <w:t>Estos valores son fijos por diseño de ON·NET y están configurados en la tabla vno_service_config del Catálogo Técnico.</w:t>
      </w:r>
    </w:p>
    <w:p w14:paraId="21D2AC18" w14:textId="77777777" w:rsidR="00C34357" w:rsidRDefault="00000000">
      <w:pPr>
        <w:pStyle w:val="Prrafodelista"/>
        <w:spacing w:after="80"/>
        <w:ind w:left="720" w:hanging="360"/>
      </w:pPr>
      <w:r>
        <w:t>• SSAA multi-gemport: Para SSAA, cada grupo comercial puede requerir múltiples service-ports por servicio (hasta 25 por ONT en combinaciones complejas como A+C+D). Los gemports y perfiles de velocidad se obtienen de la matriz de perfiles del Diseño de Red SSAA v3.1.1 (REF-11).</w:t>
      </w:r>
    </w:p>
    <w:p w14:paraId="2A20DB3A" w14:textId="77777777" w:rsidR="00C34357" w:rsidRDefault="00000000">
      <w:pPr>
        <w:pStyle w:val="Prrafodelista"/>
        <w:spacing w:after="80"/>
        <w:ind w:left="720" w:hanging="360"/>
      </w:pPr>
      <w:r>
        <w:t>• Tecnología por ONT: El parámetro ont-type determina la tecnología: "auto" para GPON, "10g/10g" para XGSPON, "10g/2.5g" para XGPON, "2.5g/1.25g" para forzar GPON. Este valor se resuelve en el Config Engine según la tecnología de la tarjeta PON de la OLT.</w:t>
      </w:r>
    </w:p>
    <w:p w14:paraId="498716FD" w14:textId="77777777" w:rsidR="00C34357" w:rsidRDefault="00000000">
      <w:pPr>
        <w:spacing w:after="160"/>
        <w:jc w:val="both"/>
      </w:pPr>
      <w:r>
        <w:t>El siguiente diagrama C3 muestra los componentes internos del Huawei Adapter, destacando el Dynamic Index Resolver (Riesgo R10) como componente crítico:</w:t>
      </w:r>
    </w:p>
    <w:p w14:paraId="5E89B65C" w14:textId="77777777" w:rsidR="00C34357" w:rsidRDefault="00000000">
      <w:pPr>
        <w:spacing w:after="80"/>
        <w:jc w:val="center"/>
      </w:pPr>
      <w:r>
        <w:rPr>
          <w:noProof/>
        </w:rPr>
        <w:lastRenderedPageBreak/>
        <w:drawing>
          <wp:inline distT="0" distB="0" distL="0" distR="0" wp14:anchorId="413722C7" wp14:editId="7B3DF3FF">
            <wp:extent cx="5715000" cy="4676775"/>
            <wp:effectExtent l="0" t="0" r="0" b="0"/>
            <wp:docPr id="6" name="c3_huawei" descr="c3_huawei" title="c3_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rcRect/>
                    <a:stretch>
                      <a:fillRect/>
                    </a:stretch>
                  </pic:blipFill>
                  <pic:spPr bwMode="auto">
                    <a:xfrm>
                      <a:off x="0" y="0"/>
                      <a:ext cx="5715000" cy="4676775"/>
                    </a:xfrm>
                    <a:prstGeom prst="rect">
                      <a:avLst/>
                    </a:prstGeom>
                  </pic:spPr>
                </pic:pic>
              </a:graphicData>
            </a:graphic>
          </wp:inline>
        </w:drawing>
      </w:r>
    </w:p>
    <w:p w14:paraId="6425C814" w14:textId="77777777" w:rsidR="00C34357" w:rsidRDefault="00000000">
      <w:pPr>
        <w:spacing w:before="80" w:after="200"/>
        <w:jc w:val="center"/>
      </w:pPr>
      <w:r>
        <w:rPr>
          <w:i/>
          <w:iCs/>
          <w:color w:val="666666"/>
          <w:sz w:val="20"/>
          <w:szCs w:val="20"/>
        </w:rPr>
        <w:t>Figura 7.4 — C4 Level 3: Components — Huawei Adapter (INDEX dinámico — Riesgo R10)</w:t>
      </w:r>
    </w:p>
    <w:p w14:paraId="18798D3F" w14:textId="77777777" w:rsidR="00C34357" w:rsidRDefault="00000000">
      <w:r>
        <w:br w:type="page"/>
      </w:r>
    </w:p>
    <w:p w14:paraId="0A2C6589" w14:textId="77777777" w:rsidR="00C34357" w:rsidRDefault="00000000">
      <w:pPr>
        <w:pStyle w:val="Ttulo3"/>
      </w:pPr>
      <w:bookmarkStart w:id="91" w:name="_Toc226041876"/>
      <w:r>
        <w:lastRenderedPageBreak/>
        <w:t>7.3.8 Service Listener</w:t>
      </w:r>
      <w:bookmarkEnd w:id="91"/>
    </w:p>
    <w:p w14:paraId="643FDC5C" w14:textId="77777777" w:rsidR="00C34357" w:rsidRDefault="00000000">
      <w:pPr>
        <w:spacing w:after="160"/>
        <w:jc w:val="both"/>
      </w:pPr>
      <w:r>
        <w:t>El Service Listener es el microservicio responsable de la comunicación de salida (outbound) de Komands. Recibe los resultados de las transacciones completadas desde el Orchestrator y los envía como callbacks HTTP hacia Axway APIM, que a su vez los reenvía a ServiceNow SOM para completar el ciclo de provisión.</w:t>
      </w:r>
    </w:p>
    <w:p w14:paraId="00F599FB" w14:textId="77777777" w:rsidR="00C34357" w:rsidRDefault="00000000">
      <w:pPr>
        <w:spacing w:after="160"/>
        <w:jc w:val="both"/>
      </w:pPr>
      <w:r>
        <w:rPr>
          <w:b/>
          <w:bCs/>
        </w:rPr>
        <w:t>Responsabilidades:</w:t>
      </w:r>
    </w:p>
    <w:p w14:paraId="6920DC84" w14:textId="77777777" w:rsidR="00C34357" w:rsidRDefault="00000000">
      <w:pPr>
        <w:pStyle w:val="Prrafodelista"/>
        <w:spacing w:after="80"/>
        <w:ind w:left="720" w:hanging="360"/>
      </w:pPr>
      <w:r>
        <w:t>• Recepción del resultado de la transacción desde el Orchestrator (vía cola Redis o invocación REST interna), conteniendo: UUID de transacción, estado final (COMPLETED, FAILED, ROLLED_BACK, TIMEOUT), detalle de cada paso ejecutado (comando, respuesta OLT, duración, estado), y metadatos (timestamp, OLT destino, VNO, operación).</w:t>
      </w:r>
    </w:p>
    <w:p w14:paraId="2CB8A5D9" w14:textId="77777777" w:rsidR="00C34357" w:rsidRDefault="00000000">
      <w:pPr>
        <w:pStyle w:val="Prrafodelista"/>
        <w:spacing w:after="80"/>
        <w:ind w:left="720" w:hanging="360"/>
      </w:pPr>
      <w:r>
        <w:t>• Formateo del payload de callback según el contrato de API definido con ServiceNow. El formato del callback debe ser compatible con el que ServiceNow espera recibir, manteniendo paridad funcional con las respuestas que antes generaba BluePlanet BPO.</w:t>
      </w:r>
    </w:p>
    <w:p w14:paraId="42BF385E" w14:textId="77777777" w:rsidR="00C34357" w:rsidRDefault="00000000">
      <w:pPr>
        <w:pStyle w:val="Prrafodelista"/>
        <w:spacing w:after="80"/>
        <w:ind w:left="720" w:hanging="360"/>
      </w:pPr>
      <w:r>
        <w:t>• Envío del callback HTTP POST a la URL de Axway configurada, con autenticación OAuth 2.0/JWT.</w:t>
      </w:r>
    </w:p>
    <w:p w14:paraId="3CE25361" w14:textId="77777777" w:rsidR="00C34357" w:rsidRDefault="00000000">
      <w:pPr>
        <w:pStyle w:val="Prrafodelista"/>
        <w:spacing w:after="80"/>
        <w:ind w:left="720" w:hanging="360"/>
      </w:pPr>
      <w:r>
        <w:t>• Gestión de reintentos: Si el envío del callback falla (error de red, timeout, respuesta HTTP 5xx de Axway), el Service Listener implementa una política de reintentos con backoff exponencial: primer reintento a los 5 segundos, segundo a los 15 segundos, tercero a los 45 segundos, cuarto a los 120 segundos, quinto a los 300 segundos. Después de 5 intentos fallidos, la transacción se marca como CALLBACK_FAILED en PostgreSQL y genera una alerta para intervención manual.</w:t>
      </w:r>
    </w:p>
    <w:p w14:paraId="51A572EC" w14:textId="77777777" w:rsidR="00C34357" w:rsidRDefault="00000000">
      <w:pPr>
        <w:pStyle w:val="Prrafodelista"/>
        <w:spacing w:after="80"/>
        <w:ind w:left="720" w:hanging="360"/>
      </w:pPr>
      <w:r>
        <w:t>• Registro del estado del callback en PostgreSQL: fecha de envío, número de intentos, respuesta HTTP recibida, y estado final del callback (SENT, RETRY, FAILED).</w:t>
      </w:r>
    </w:p>
    <w:p w14:paraId="5336BAE6" w14:textId="77777777" w:rsidR="00C34357" w:rsidRDefault="00000000">
      <w:pPr>
        <w:pStyle w:val="Prrafodelista"/>
        <w:spacing w:after="80"/>
        <w:ind w:left="720" w:hanging="360"/>
      </w:pPr>
      <w:r>
        <w:t>• Idempotencia: Si ServiceNow solicita reenvío de un callback (por ejemplo, porque no lo recibió la primera vez), el Service Listener puede regenerar y reenviar el callback de cualquier transacción completada a partir de los datos almacenados en PostgreSQL.</w:t>
      </w:r>
    </w:p>
    <w:p w14:paraId="75ACEA5C" w14:textId="77777777" w:rsidR="00C34357" w:rsidRDefault="00000000">
      <w:pPr>
        <w:pStyle w:val="Ttulo2"/>
      </w:pPr>
      <w:bookmarkStart w:id="92" w:name="_Toc226041877"/>
      <w:r>
        <w:t>7.4 Comunicación entre microservicios</w:t>
      </w:r>
      <w:bookmarkEnd w:id="92"/>
    </w:p>
    <w:p w14:paraId="05A7BF57" w14:textId="77777777" w:rsidR="00C34357" w:rsidRDefault="00000000">
      <w:pPr>
        <w:spacing w:after="160"/>
        <w:jc w:val="both"/>
      </w:pPr>
      <w:r>
        <w:t>La comunicación entre los microservicios de Komands sigue un modelo híbrido que combina invocaciones REST síncronas para consultas con colas de mensajes (Redis) para operaciones asíncronas:</w:t>
      </w:r>
    </w:p>
    <w:p w14:paraId="0F642016" w14:textId="77777777" w:rsidR="00C34357" w:rsidRDefault="00000000">
      <w:pPr>
        <w:spacing w:after="160"/>
        <w:jc w:val="both"/>
      </w:pPr>
      <w:r>
        <w:rPr>
          <w:b/>
          <w:bCs/>
        </w:rPr>
        <w:t xml:space="preserve">Comunicación síncrona (REST): </w:t>
      </w:r>
      <w:r>
        <w:t>Utilizada para consultas que requieren respuesta inmediata. Ejemplos: Orchestrator consulta Catálogo Técnico para obtener información de OLT, Orchestrator solicita parametrización al Config Engine, Portal Web consulta Catálogo Técnico para mostrar inventario.</w:t>
      </w:r>
    </w:p>
    <w:p w14:paraId="0F2F974E" w14:textId="77777777" w:rsidR="00C34357" w:rsidRDefault="00000000">
      <w:pPr>
        <w:spacing w:after="160"/>
        <w:jc w:val="both"/>
      </w:pPr>
      <w:r>
        <w:rPr>
          <w:b/>
          <w:bCs/>
        </w:rPr>
        <w:t xml:space="preserve">Comunicación asíncrona (Redis queues): </w:t>
      </w:r>
      <w:r>
        <w:t>Utilizada para operaciones que inician un proceso de larga duración. Ejemplos: API Gateway encola transacción para Orchestrator, Orchestrator entrega resultado al Service Listener para envío de callback. Este patrón desacopla los servicios y permite que cada uno procese a su propio ritmo.</w:t>
      </w:r>
    </w:p>
    <w:p w14:paraId="2FCC3E5D" w14:textId="77777777" w:rsidR="00C34357" w:rsidRDefault="00000000">
      <w:pPr>
        <w:spacing w:after="160"/>
        <w:jc w:val="both"/>
      </w:pPr>
      <w:r>
        <w:rPr>
          <w:b/>
          <w:bCs/>
        </w:rPr>
        <w:t xml:space="preserve">Base de datos compartida: </w:t>
      </w:r>
      <w:r>
        <w:t xml:space="preserve">Todos los microservicios acceden al mismo schema PostgreSQL ‘komands’. Esta es una decisión de diseño deliberada: los 7 microservicios participan en un flujo de provisión único y secuencial donde la consistencia transaccional es crítica (por ejemplo, el Orchestrator debe leer la transacción que el API Gateway acaba de escribir). Separar en 7 bases de datos independientes introduciría complejidad de transacciones distribuidas, sincronización </w:t>
      </w:r>
      <w:r>
        <w:lastRenderedPageBreak/>
        <w:t>eventual, y 7 estrategias de backup separadas sin beneficio proporcional. Para mitigar el acoplamiento, se establece un aislamiento lógico por convención: cada microservicio accede únicamente a las tablas de su dominio según la siguiente matriz:</w:t>
      </w:r>
    </w:p>
    <w:p w14:paraId="49814403" w14:textId="77777777" w:rsidR="00C34357" w:rsidRPr="005D78BF" w:rsidRDefault="00000000">
      <w:pPr>
        <w:pStyle w:val="Prrafodelista"/>
        <w:spacing w:after="80"/>
        <w:ind w:left="720" w:hanging="360"/>
        <w:rPr>
          <w:lang w:val="en-US"/>
        </w:rPr>
      </w:pPr>
      <w:r>
        <w:rPr>
          <w:lang w:val="en-US"/>
        </w:rPr>
        <w:t>• API Gateway: transactions (INSERT), audit_log (INSERT).</w:t>
      </w:r>
    </w:p>
    <w:p w14:paraId="7F1AF2D7" w14:textId="77777777" w:rsidR="00C34357" w:rsidRPr="005D78BF" w:rsidRDefault="00000000">
      <w:pPr>
        <w:pStyle w:val="Prrafodelista"/>
        <w:spacing w:after="80"/>
        <w:ind w:left="720" w:hanging="360"/>
        <w:rPr>
          <w:lang w:val="en-US"/>
        </w:rPr>
      </w:pPr>
      <w:r>
        <w:rPr>
          <w:lang w:val="en-US"/>
        </w:rPr>
        <w:t>• Orchestrator: transactions (READ/UPDATE estados), transaction_steps (INSERT), feature_flag (READ).</w:t>
      </w:r>
    </w:p>
    <w:p w14:paraId="47E31472" w14:textId="77777777" w:rsidR="00C34357" w:rsidRPr="005D78BF" w:rsidRDefault="00000000">
      <w:pPr>
        <w:pStyle w:val="Prrafodelista"/>
        <w:spacing w:after="80"/>
        <w:ind w:left="720" w:hanging="360"/>
        <w:rPr>
          <w:lang w:val="en-US"/>
        </w:rPr>
      </w:pPr>
      <w:r>
        <w:rPr>
          <w:lang w:val="en-US"/>
        </w:rPr>
        <w:t>• Catálogo Técnico: olt_inventory, cli_template, speed_profile, vno_config, feature_flag (CRUD completo). ssh_credential (READ cifrado).</w:t>
      </w:r>
    </w:p>
    <w:p w14:paraId="6D943A72" w14:textId="77777777" w:rsidR="00C34357" w:rsidRDefault="00000000">
      <w:pPr>
        <w:pStyle w:val="Prrafodelista"/>
        <w:spacing w:after="80"/>
        <w:ind w:left="720" w:hanging="360"/>
      </w:pPr>
      <w:r>
        <w:rPr>
          <w:lang w:val="en-US"/>
        </w:rPr>
        <w:t xml:space="preserve">• Config Engine: cli_template (READ), speed_profile (READ), vno_config (READ). </w:t>
      </w:r>
      <w:r>
        <w:t>Sin escritura.</w:t>
      </w:r>
    </w:p>
    <w:p w14:paraId="6A9309DE" w14:textId="77777777" w:rsidR="00C34357" w:rsidRDefault="00000000">
      <w:pPr>
        <w:pStyle w:val="Prrafodelista"/>
        <w:spacing w:after="80"/>
        <w:ind w:left="720" w:hanging="360"/>
      </w:pPr>
      <w:r>
        <w:t>• Nokia/Huawei Adapter: transaction_steps (INSERT respuestas OLT), ssh_credential (READ cifrado). Sin acceso a otras tablas.</w:t>
      </w:r>
    </w:p>
    <w:p w14:paraId="25EE7D90" w14:textId="77777777" w:rsidR="00C34357" w:rsidRDefault="00000000">
      <w:pPr>
        <w:pStyle w:val="Prrafodelista"/>
        <w:spacing w:after="80"/>
        <w:ind w:left="720" w:hanging="360"/>
      </w:pPr>
      <w:r>
        <w:rPr>
          <w:lang w:val="en-US"/>
        </w:rPr>
        <w:t xml:space="preserve">• Service Listener: transactions (READ resultado), callback_log (INSERT). </w:t>
      </w:r>
      <w:r>
        <w:t>Sin acceso a configuración.</w:t>
      </w:r>
    </w:p>
    <w:p w14:paraId="4953D714" w14:textId="77777777" w:rsidR="00C34357" w:rsidRDefault="00000000">
      <w:pPr>
        <w:pStyle w:val="Prrafodelista"/>
        <w:spacing w:after="80"/>
        <w:ind w:left="720" w:hanging="360"/>
      </w:pPr>
      <w:r>
        <w:t>• Portal Web: app_user, app_role (CRUD), audit_log (READ para AUDITOR), todas las tablas (READ para estadísticas).</w:t>
      </w:r>
    </w:p>
    <w:p w14:paraId="306EE4F8" w14:textId="77777777" w:rsidR="00C34357" w:rsidRDefault="00000000">
      <w:pPr>
        <w:spacing w:after="160"/>
        <w:jc w:val="both"/>
      </w:pPr>
      <w:r>
        <w:t>Esta convención se valida en las revisiones de código: ningún microservicio debe acceder a tablas fuera de su dominio asignado. Si en el futuro se requiere aislamiento físico, la migración a schemas separados dentro del mismo PostgreSQL es directa sin cambio de arquitectura.</w:t>
      </w:r>
    </w:p>
    <w:p w14:paraId="2952DB9B" w14:textId="77777777" w:rsidR="00C34357" w:rsidRDefault="00000000">
      <w:pPr>
        <w:spacing w:after="160"/>
        <w:jc w:val="both"/>
      </w:pPr>
      <w:r>
        <w:t>La siguiente tabla resume los patrones de comunicación entre los microservicios: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600"/>
        <w:gridCol w:w="1400"/>
        <w:gridCol w:w="1200"/>
        <w:gridCol w:w="4160"/>
      </w:tblGrid>
      <w:tr w:rsidR="00C34357" w14:paraId="44A62FAF" w14:textId="77777777">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ABF9728" w14:textId="77777777" w:rsidR="00C34357" w:rsidRDefault="00000000">
            <w:pPr>
              <w:jc w:val="center"/>
            </w:pPr>
            <w:r>
              <w:rPr>
                <w:b/>
                <w:bCs/>
                <w:color w:val="FFFFFF"/>
                <w:sz w:val="20"/>
                <w:szCs w:val="20"/>
              </w:rPr>
              <w:t>Comunicación</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316CF2B" w14:textId="77777777" w:rsidR="00C34357" w:rsidRDefault="00000000">
            <w:pPr>
              <w:jc w:val="center"/>
            </w:pPr>
            <w:r>
              <w:rPr>
                <w:b/>
                <w:bCs/>
                <w:color w:val="FFFFFF"/>
                <w:sz w:val="20"/>
                <w:szCs w:val="20"/>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D168535" w14:textId="77777777" w:rsidR="00C34357" w:rsidRDefault="00000000">
            <w:pPr>
              <w:jc w:val="center"/>
            </w:pPr>
            <w:r>
              <w:rPr>
                <w:b/>
                <w:bCs/>
                <w:color w:val="FFFFFF"/>
                <w:sz w:val="20"/>
                <w:szCs w:val="20"/>
              </w:rPr>
              <w:t>Tipo</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400FAE6" w14:textId="77777777" w:rsidR="00C34357" w:rsidRDefault="00000000">
            <w:pPr>
              <w:jc w:val="center"/>
            </w:pPr>
            <w:r>
              <w:rPr>
                <w:b/>
                <w:bCs/>
                <w:color w:val="FFFFFF"/>
                <w:sz w:val="20"/>
                <w:szCs w:val="20"/>
              </w:rPr>
              <w:t>Datos que fluyen</w:t>
            </w:r>
          </w:p>
        </w:tc>
      </w:tr>
      <w:tr w:rsidR="00C34357" w14:paraId="0251C23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801628" w14:textId="77777777" w:rsidR="00C34357" w:rsidRDefault="00000000">
            <w:r>
              <w:rPr>
                <w:color w:val="000000"/>
                <w:sz w:val="18"/>
                <w:szCs w:val="18"/>
              </w:rPr>
              <w:t>API Gateway → Orchestrator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ADEBE3E" w14:textId="77777777" w:rsidR="00C34357" w:rsidRDefault="00000000">
            <w:pPr>
              <w:jc w:val="center"/>
            </w:pPr>
            <w:r>
              <w:rPr>
                <w:b/>
                <w:bCs/>
                <w:color w:val="000000"/>
                <w:sz w:val="18"/>
                <w:szCs w:val="18"/>
              </w:rPr>
              <w:t>Redis (cola)</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E3535D3" w14:textId="77777777" w:rsidR="00C34357" w:rsidRDefault="00000000">
            <w:pPr>
              <w:jc w:val="center"/>
            </w:pPr>
            <w:r>
              <w:rPr>
                <w:color w:val="000000"/>
                <w:sz w:val="18"/>
                <w:szCs w:val="18"/>
              </w:rPr>
              <w:t>Asíncrona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5ECFAB" w14:textId="77777777" w:rsidR="00C34357" w:rsidRDefault="00000000">
            <w:r>
              <w:rPr>
                <w:color w:val="000000"/>
                <w:sz w:val="17"/>
                <w:szCs w:val="17"/>
              </w:rPr>
              <w:t>Transacción encolada (UUID, payload)</w:t>
            </w:r>
          </w:p>
        </w:tc>
      </w:tr>
      <w:tr w:rsidR="00C34357" w14:paraId="1314F2C3"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5958650" w14:textId="77777777" w:rsidR="00C34357" w:rsidRDefault="00000000">
            <w:r>
              <w:rPr>
                <w:color w:val="000000"/>
                <w:sz w:val="18"/>
                <w:szCs w:val="18"/>
              </w:rPr>
              <w:t>Orchestrator → Catálogo Técnico</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4E70FA" w14:textId="77777777" w:rsidR="00C34357" w:rsidRDefault="00000000">
            <w:pPr>
              <w:jc w:val="center"/>
            </w:pPr>
            <w:r>
              <w:rPr>
                <w:b/>
                <w:bCs/>
                <w:color w:val="000000"/>
                <w:sz w:val="18"/>
                <w:szCs w:val="18"/>
              </w:rPr>
              <w:t>REST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50DCFE"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3AE2A0" w14:textId="77777777" w:rsidR="00C34357" w:rsidRDefault="00000000">
            <w:r>
              <w:rPr>
                <w:color w:val="000000"/>
                <w:sz w:val="17"/>
                <w:szCs w:val="17"/>
              </w:rPr>
              <w:t>Consulta OLT, template, perfiles</w:t>
            </w:r>
          </w:p>
        </w:tc>
      </w:tr>
      <w:tr w:rsidR="00C34357" w14:paraId="74F060AF"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B1E621" w14:textId="77777777" w:rsidR="00C34357" w:rsidRDefault="00000000">
            <w:r>
              <w:rPr>
                <w:color w:val="000000"/>
                <w:sz w:val="18"/>
                <w:szCs w:val="18"/>
              </w:rPr>
              <w:t>Orchestrator → Config Engine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D637D0" w14:textId="77777777" w:rsidR="00C34357" w:rsidRDefault="00000000">
            <w:pPr>
              <w:jc w:val="center"/>
            </w:pPr>
            <w:r>
              <w:rPr>
                <w:b/>
                <w:bCs/>
                <w:color w:val="000000"/>
                <w:sz w:val="18"/>
                <w:szCs w:val="18"/>
              </w:rPr>
              <w:t>REST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27E667"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BECDF8" w14:textId="77777777" w:rsidR="00C34357" w:rsidRDefault="00000000">
            <w:r>
              <w:rPr>
                <w:color w:val="000000"/>
                <w:sz w:val="17"/>
                <w:szCs w:val="17"/>
              </w:rPr>
              <w:t>Solicitud parametrización (template + datos)</w:t>
            </w:r>
          </w:p>
        </w:tc>
      </w:tr>
      <w:tr w:rsidR="00C34357" w14:paraId="39E4EABE"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B9FF41" w14:textId="77777777" w:rsidR="00C34357" w:rsidRDefault="00000000">
            <w:r>
              <w:rPr>
                <w:color w:val="000000"/>
                <w:sz w:val="18"/>
                <w:szCs w:val="18"/>
              </w:rPr>
              <w:t>Config Engine → Nokia Adapter</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8226D3" w14:textId="77777777" w:rsidR="00C34357" w:rsidRDefault="00000000">
            <w:pPr>
              <w:jc w:val="center"/>
            </w:pPr>
            <w:r>
              <w:rPr>
                <w:b/>
                <w:bCs/>
                <w:color w:val="000000"/>
                <w:sz w:val="18"/>
                <w:szCs w:val="18"/>
              </w:rPr>
              <w:t>REST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1827B2"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B7B69A" w14:textId="77777777" w:rsidR="00C34357" w:rsidRDefault="00000000">
            <w:r>
              <w:rPr>
                <w:color w:val="000000"/>
                <w:sz w:val="17"/>
                <w:szCs w:val="17"/>
              </w:rPr>
              <w:t>Comandos parametrizados Nokia (steps[])</w:t>
            </w:r>
          </w:p>
        </w:tc>
      </w:tr>
      <w:tr w:rsidR="00C34357" w14:paraId="7E84385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E0E48BA" w14:textId="77777777" w:rsidR="00C34357" w:rsidRDefault="00000000">
            <w:r>
              <w:rPr>
                <w:color w:val="000000"/>
                <w:sz w:val="18"/>
                <w:szCs w:val="18"/>
              </w:rPr>
              <w:t>Config Engine → Huawei Adapter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08C8E9" w14:textId="77777777" w:rsidR="00C34357" w:rsidRDefault="00000000">
            <w:pPr>
              <w:jc w:val="center"/>
            </w:pPr>
            <w:r>
              <w:rPr>
                <w:b/>
                <w:bCs/>
                <w:color w:val="000000"/>
                <w:sz w:val="18"/>
                <w:szCs w:val="18"/>
              </w:rPr>
              <w:t>REST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D10551B"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9DCB11" w14:textId="77777777" w:rsidR="00C34357" w:rsidRDefault="00000000">
            <w:r>
              <w:rPr>
                <w:color w:val="000000"/>
                <w:sz w:val="17"/>
                <w:szCs w:val="17"/>
              </w:rPr>
              <w:t>Comandos parametrizados Huawei (steps[])</w:t>
            </w:r>
          </w:p>
        </w:tc>
      </w:tr>
      <w:tr w:rsidR="00C34357" w14:paraId="2CA89792"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727AC3" w14:textId="77777777" w:rsidR="00C34357" w:rsidRDefault="00000000">
            <w:r>
              <w:rPr>
                <w:color w:val="000000"/>
                <w:sz w:val="18"/>
                <w:szCs w:val="18"/>
              </w:rPr>
              <w:t>Orchestrator → Service Listener</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FDC48CF" w14:textId="77777777" w:rsidR="00C34357" w:rsidRDefault="00000000">
            <w:pPr>
              <w:jc w:val="center"/>
            </w:pPr>
            <w:r>
              <w:rPr>
                <w:b/>
                <w:bCs/>
                <w:color w:val="000000"/>
                <w:sz w:val="18"/>
                <w:szCs w:val="18"/>
              </w:rPr>
              <w:t>Redis (cola)</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E1E8FF" w14:textId="77777777" w:rsidR="00C34357" w:rsidRDefault="00000000">
            <w:pPr>
              <w:jc w:val="center"/>
            </w:pPr>
            <w:r>
              <w:rPr>
                <w:color w:val="000000"/>
                <w:sz w:val="18"/>
                <w:szCs w:val="18"/>
              </w:rPr>
              <w:t>Asíncrona</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B4302A" w14:textId="77777777" w:rsidR="00C34357" w:rsidRDefault="00000000">
            <w:r>
              <w:rPr>
                <w:color w:val="000000"/>
                <w:sz w:val="17"/>
                <w:szCs w:val="17"/>
              </w:rPr>
              <w:t>Resultado transacción para callback</w:t>
            </w:r>
          </w:p>
        </w:tc>
      </w:tr>
      <w:tr w:rsidR="00C34357" w14:paraId="0818F91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CB8D7C" w14:textId="77777777" w:rsidR="00C34357" w:rsidRDefault="00000000">
            <w:r>
              <w:rPr>
                <w:color w:val="000000"/>
                <w:sz w:val="18"/>
                <w:szCs w:val="18"/>
              </w:rPr>
              <w:t>Portal Web → Catálogo Técnico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FFB8E5" w14:textId="77777777" w:rsidR="00C34357" w:rsidRDefault="00000000">
            <w:pPr>
              <w:jc w:val="center"/>
            </w:pPr>
            <w:r>
              <w:rPr>
                <w:b/>
                <w:bCs/>
                <w:color w:val="000000"/>
                <w:sz w:val="18"/>
                <w:szCs w:val="18"/>
              </w:rPr>
              <w:t>REST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6503C7"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4EDA49" w14:textId="77777777" w:rsidR="00C34357" w:rsidRDefault="00000000">
            <w:r>
              <w:rPr>
                <w:color w:val="000000"/>
                <w:sz w:val="17"/>
                <w:szCs w:val="17"/>
              </w:rPr>
              <w:t>inventario, perfiles</w:t>
            </w:r>
          </w:p>
        </w:tc>
      </w:tr>
      <w:tr w:rsidR="00C34357" w14:paraId="26C5A64C"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17ACC9" w14:textId="77777777" w:rsidR="00C34357" w:rsidRDefault="00000000">
            <w:r>
              <w:rPr>
                <w:color w:val="000000"/>
                <w:sz w:val="18"/>
                <w:szCs w:val="18"/>
              </w:rPr>
              <w:t>Todos → PostgreSQL</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4C69EB" w14:textId="77777777" w:rsidR="00C34357" w:rsidRDefault="00000000">
            <w:pPr>
              <w:jc w:val="center"/>
            </w:pPr>
            <w:r>
              <w:rPr>
                <w:b/>
                <w:bCs/>
                <w:color w:val="000000"/>
                <w:sz w:val="18"/>
                <w:szCs w:val="18"/>
              </w:rPr>
              <w:t>asyncpg / PgBouncer</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88407A"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01E5593" w14:textId="77777777" w:rsidR="00C34357" w:rsidRDefault="00000000">
            <w:r>
              <w:rPr>
                <w:color w:val="000000"/>
                <w:sz w:val="17"/>
                <w:szCs w:val="17"/>
              </w:rPr>
              <w:t>R/W datos del dominio correspondiente</w:t>
            </w:r>
          </w:p>
        </w:tc>
      </w:tr>
      <w:tr w:rsidR="00C34357" w14:paraId="3D76FB3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7896670" w14:textId="77777777" w:rsidR="00C34357" w:rsidRDefault="00000000">
            <w:r>
              <w:rPr>
                <w:color w:val="000000"/>
                <w:sz w:val="18"/>
                <w:szCs w:val="18"/>
              </w:rPr>
              <w:t>Todos → Redis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2B9AB9" w14:textId="77777777" w:rsidR="00C34357" w:rsidRDefault="00000000">
            <w:pPr>
              <w:jc w:val="center"/>
            </w:pPr>
            <w:r>
              <w:rPr>
                <w:b/>
                <w:bCs/>
                <w:color w:val="000000"/>
                <w:sz w:val="18"/>
                <w:szCs w:val="18"/>
              </w:rPr>
              <w:t>redis-py</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DB8259" w14:textId="77777777" w:rsidR="00C34357" w:rsidRDefault="00000000">
            <w:pPr>
              <w:jc w:val="center"/>
            </w:pPr>
            <w:r>
              <w:rPr>
                <w:color w:val="000000"/>
                <w:sz w:val="18"/>
                <w:szCs w:val="18"/>
              </w:rPr>
              <w:t>Síncrona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C2473B1" w14:textId="77777777" w:rsidR="00C34357" w:rsidRDefault="00000000">
            <w:r>
              <w:rPr>
                <w:color w:val="000000"/>
                <w:sz w:val="17"/>
                <w:szCs w:val="17"/>
              </w:rPr>
              <w:t>Cache, sesiones, colas</w:t>
            </w:r>
          </w:p>
        </w:tc>
      </w:tr>
    </w:tbl>
    <w:p w14:paraId="1890ED8A" w14:textId="77777777" w:rsidR="00C34357" w:rsidRDefault="00000000">
      <w:pPr>
        <w:pBdr>
          <w:left w:val="single" w:sz="12" w:space="8" w:color="4472C4"/>
        </w:pBdr>
        <w:spacing w:before="100" w:after="160"/>
        <w:ind w:left="360" w:right="360"/>
      </w:pPr>
      <w:r>
        <w:rPr>
          <w:i/>
          <w:iCs/>
          <w:color w:val="444444"/>
          <w:sz w:val="20"/>
          <w:szCs w:val="20"/>
        </w:rPr>
        <w:t>Nota: Todas las comunicaciones REST internas entre microservicios de Komands operan dentro del cluster Kubernetes (red interna) y no pasan por Axway. Solo las comunicaciones de entrada (desde Axway) y de salida (callbacks hacia Axway) cruzan el límite del cluster. Las comunicaciones SSH hacia las OLTs cruzan la VPN site-to-site entre IFX y ON·NET.</w:t>
      </w:r>
    </w:p>
    <w:p w14:paraId="0AF57837" w14:textId="77777777" w:rsidR="00C34357" w:rsidRDefault="00000000">
      <w:pPr>
        <w:spacing w:after="160"/>
        <w:jc w:val="both"/>
      </w:pPr>
      <w:r>
        <w:rPr>
          <w:b/>
          <w:bCs/>
        </w:rPr>
        <w:t xml:space="preserve">Control de backpressure: </w:t>
      </w:r>
      <w:r>
        <w:t xml:space="preserve">No se implementa rate limiting interno entre microservicios. Los 7 microservicios operan en una cadena secuencial (no hay fan-out masivo) y el control de backpressure se gestiona naturalmente a través de la cola Redis: si los Adapters se saturan, las </w:t>
      </w:r>
      <w:r>
        <w:lastRenderedPageBreak/>
        <w:t>transacciones se acumulan en la cola y el Orchestrator las procesa a medida que los Adapters se liberan. La profundidad de la cola Redis es una métrica monitoreada por Dynatrace (komands.redis.queue_depth) que genera alertas si supera umbrales configurables. Si se detectan problemas de saturación inter-servicio en operación, se evaluará la implementación de rate limiting interno como mejora evolutiva.</w:t>
      </w:r>
    </w:p>
    <w:p w14:paraId="0611887C" w14:textId="77777777" w:rsidR="00C34357" w:rsidRDefault="00000000">
      <w:pPr>
        <w:spacing w:after="160"/>
        <w:jc w:val="both"/>
      </w:pPr>
      <w:r>
        <w:rPr>
          <w:b/>
          <w:bCs/>
        </w:rPr>
        <w:t xml:space="preserve">Observabilidad y KPIs de negocio: </w:t>
      </w:r>
      <w:r>
        <w:t>La instrumentación de observabilidad de la plataforma Komands incluye 8 métricas de negocio (tasa de éxito por VNO, throughput por hora, duración E2E por operación, rollback count, entre otras) y 11 métricas técnicas (latencia API, conexiones PostgreSQL, profundidad cola Redis, pool SSH activo, uso CPU/memoria por pod). El detalle completo de las métricas, dashboards, SLIs/SLOs y alertas se documenta en la sección 16 (Observabilidad y Monitoreo).</w:t>
      </w:r>
    </w:p>
    <w:p w14:paraId="69ADC0DB" w14:textId="77777777" w:rsidR="00C34357" w:rsidRDefault="00000000">
      <w:pPr>
        <w:pStyle w:val="Ttulo1"/>
      </w:pPr>
      <w:bookmarkStart w:id="93" w:name="_Toc226041878"/>
      <w:r>
        <w:t>8. ARQUITECTURA DE INTEGRACIÓN</w:t>
      </w:r>
      <w:bookmarkEnd w:id="93"/>
    </w:p>
    <w:p w14:paraId="49CC7A29" w14:textId="77777777" w:rsidR="00C34357" w:rsidRDefault="00000000">
      <w:pPr>
        <w:spacing w:after="160"/>
        <w:jc w:val="both"/>
      </w:pPr>
      <w:r>
        <w:t>Esta sección describe en detalle la arquitectura de integración del ecosistema Génesis en su estado TO-BE, documentando cómo interactúan las plataformas que componen la solución, los protocolos y patrones utilizados, y las dependencias críticas entre sistemas. La arquitectura de integración es particularmente relevante en el Proyecto Sunset BluePlanet porque el cambio fundamental no es solo reemplazar un componente (BluePlanet), sino redirigir los flujos de comunicación entre múltiples plataformas que hoy operan a través de un único intermediario.</w:t>
      </w:r>
    </w:p>
    <w:p w14:paraId="44774040" w14:textId="77777777" w:rsidR="00C34357" w:rsidRDefault="00000000">
      <w:pPr>
        <w:spacing w:after="160"/>
        <w:jc w:val="both"/>
      </w:pPr>
      <w:r>
        <w:t>El diseño de integración se rige por los principios establecidos en la sección 1.4, en particular: la transparencia para las VNOs (las interfaces de integración hacia los operadores virtuales no se modifican), la paridad funcional (los flujos redirigidos deben producir los mismos resultados que BluePlanet), y el control mediante Feature Flags (cada integración puede redirigirse de forma granular entre Komands y BluePlanet durante la fase de coexistencia).</w:t>
      </w:r>
    </w:p>
    <w:p w14:paraId="2DE8AA6C" w14:textId="77777777" w:rsidR="00C34357" w:rsidRDefault="00000000">
      <w:pPr>
        <w:pStyle w:val="Ttulo2"/>
      </w:pPr>
      <w:bookmarkStart w:id="94" w:name="_Toc226041879"/>
      <w:r>
        <w:t>8.1 Mapa general de integraciones</w:t>
      </w:r>
      <w:bookmarkEnd w:id="94"/>
    </w:p>
    <w:p w14:paraId="51DEBC89" w14:textId="77777777" w:rsidR="00C34357" w:rsidRDefault="00000000">
      <w:pPr>
        <w:spacing w:after="160"/>
        <w:jc w:val="both"/>
      </w:pPr>
      <w:r>
        <w:t>El ecosistema Génesis TO-BE involucra la interacción de 8 sistemas principales, conectados mediante 12 flujos de integración diferenciados. A diferencia de la arquitectura AS-IS donde BluePlanet actuaba como intermediario único concentrando la lógica de integración, la arquitectura TO-BE distribuye la responsabilidad entre plataformas especializadas, cada una con un ámbito de integración claramente delimitado.</w:t>
      </w:r>
    </w:p>
    <w:p w14:paraId="68F3C2A9" w14:textId="77777777" w:rsidR="00C34357" w:rsidRDefault="00000000">
      <w:pPr>
        <w:spacing w:after="160"/>
        <w:jc w:val="both"/>
      </w:pPr>
      <w:r>
        <w:t>La siguiente tabla presenta el mapa consolidado de integraciones entre los sistemas del ecosistema, identificando el origen, destino, protocolo, patrón y propósito de cada flujo: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644"/>
        <w:gridCol w:w="1107"/>
        <w:gridCol w:w="1249"/>
        <w:gridCol w:w="1258"/>
        <w:gridCol w:w="966"/>
        <w:gridCol w:w="3039"/>
        <w:gridCol w:w="1097"/>
      </w:tblGrid>
      <w:tr w:rsidR="00C34357" w14:paraId="06FAD0BA"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A7FC700" w14:textId="77777777" w:rsidR="00C34357" w:rsidRDefault="00000000">
            <w:pPr>
              <w:jc w:val="center"/>
            </w:pPr>
            <w:r>
              <w:rPr>
                <w:b/>
                <w:bCs/>
                <w:color w:val="FFFFFF"/>
                <w:sz w:val="20"/>
                <w:szCs w:val="20"/>
              </w:rPr>
              <w:t>ID</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30243A2" w14:textId="77777777" w:rsidR="00C34357" w:rsidRDefault="00000000">
            <w:pPr>
              <w:jc w:val="center"/>
            </w:pPr>
            <w:r>
              <w:rPr>
                <w:b/>
                <w:bCs/>
                <w:color w:val="FFFFFF"/>
                <w:sz w:val="20"/>
                <w:szCs w:val="20"/>
              </w:rPr>
              <w:t>Origen</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8E988A0" w14:textId="77777777" w:rsidR="00C34357" w:rsidRDefault="00000000">
            <w:pPr>
              <w:jc w:val="center"/>
            </w:pPr>
            <w:r>
              <w:rPr>
                <w:b/>
                <w:bCs/>
                <w:color w:val="FFFFFF"/>
                <w:sz w:val="20"/>
                <w:szCs w:val="20"/>
              </w:rPr>
              <w:t>Destino</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22B35BF" w14:textId="77777777" w:rsidR="00C34357" w:rsidRDefault="00000000">
            <w:pPr>
              <w:jc w:val="center"/>
            </w:pPr>
            <w:r>
              <w:rPr>
                <w:b/>
                <w:bCs/>
                <w:color w:val="FFFFFF"/>
                <w:sz w:val="20"/>
                <w:szCs w:val="20"/>
              </w:rPr>
              <w:t>Protocolo</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EB9AF24" w14:textId="77777777" w:rsidR="00C34357" w:rsidRDefault="00000000">
            <w:pPr>
              <w:jc w:val="center"/>
            </w:pPr>
            <w:r>
              <w:rPr>
                <w:b/>
                <w:bCs/>
                <w:color w:val="FFFFFF"/>
                <w:sz w:val="20"/>
                <w:szCs w:val="20"/>
              </w:rPr>
              <w:t>Patrón</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480A7E3" w14:textId="77777777" w:rsidR="00C34357" w:rsidRDefault="00000000">
            <w:pPr>
              <w:jc w:val="center"/>
            </w:pPr>
            <w:r>
              <w:rPr>
                <w:b/>
                <w:bCs/>
                <w:color w:val="FFFFFF"/>
                <w:sz w:val="20"/>
                <w:szCs w:val="20"/>
              </w:rPr>
              <w:t>Propósito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6B55E98" w14:textId="77777777" w:rsidR="00C34357" w:rsidRDefault="00000000">
            <w:pPr>
              <w:jc w:val="center"/>
            </w:pPr>
            <w:r>
              <w:rPr>
                <w:b/>
                <w:bCs/>
                <w:color w:val="FFFFFF"/>
                <w:sz w:val="20"/>
                <w:szCs w:val="20"/>
              </w:rPr>
              <w:t>Estado</w:t>
            </w:r>
          </w:p>
        </w:tc>
      </w:tr>
      <w:tr w:rsidR="00C34357" w14:paraId="35BD68C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F262B70" w14:textId="77777777" w:rsidR="00C34357" w:rsidRDefault="00000000">
            <w:pPr>
              <w:jc w:val="center"/>
            </w:pPr>
            <w:r>
              <w:rPr>
                <w:b/>
                <w:bCs/>
                <w:color w:val="000000"/>
                <w:sz w:val="17"/>
                <w:szCs w:val="17"/>
              </w:rPr>
              <w:t>INT-01</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5D468C" w14:textId="77777777" w:rsidR="00C34357" w:rsidRDefault="00000000">
            <w:r>
              <w:rPr>
                <w:color w:val="000000"/>
                <w:sz w:val="17"/>
                <w:szCs w:val="17"/>
              </w:rPr>
              <w:t>VNOs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68410D" w14:textId="77777777" w:rsidR="00C34357" w:rsidRDefault="00000000">
            <w:r>
              <w:rPr>
                <w:color w:val="000000"/>
                <w:sz w:val="17"/>
                <w:szCs w:val="17"/>
              </w:rPr>
              <w:t>WSO2 APIM</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94618B" w14:textId="77777777" w:rsidR="00C34357" w:rsidRDefault="00000000">
            <w:pPr>
              <w:jc w:val="center"/>
            </w:pPr>
            <w:r>
              <w:rPr>
                <w:color w:val="000000"/>
                <w:sz w:val="17"/>
                <w:szCs w:val="17"/>
              </w:rPr>
              <w:t>REST/HTTPS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6EF8D3" w14:textId="77777777" w:rsidR="00C34357" w:rsidRDefault="00000000">
            <w:pPr>
              <w:jc w:val="center"/>
            </w:pPr>
            <w:r>
              <w:rPr>
                <w:color w:val="000000"/>
                <w:sz w:val="17"/>
                <w:szCs w:val="17"/>
              </w:rPr>
              <w:t>Síncrono</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4C7CA4" w14:textId="77777777" w:rsidR="00C34357" w:rsidRDefault="00000000">
            <w:r>
              <w:rPr>
                <w:color w:val="000000"/>
                <w:sz w:val="16"/>
                <w:szCs w:val="16"/>
              </w:rPr>
              <w:t>Requests de provisión y post-venta (activación, baja, modificación, consulta, etc.)</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5645B8" w14:textId="77777777" w:rsidR="00C34357" w:rsidRDefault="00000000">
            <w:pPr>
              <w:jc w:val="center"/>
            </w:pPr>
            <w:r>
              <w:rPr>
                <w:b/>
                <w:bCs/>
                <w:color w:val="666666"/>
                <w:sz w:val="17"/>
                <w:szCs w:val="17"/>
              </w:rPr>
              <w:t>Sin cambios</w:t>
            </w:r>
          </w:p>
        </w:tc>
      </w:tr>
      <w:tr w:rsidR="00C34357" w14:paraId="536C7E73"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E6986B2" w14:textId="77777777" w:rsidR="00C34357" w:rsidRDefault="00000000">
            <w:pPr>
              <w:jc w:val="center"/>
            </w:pPr>
            <w:r>
              <w:rPr>
                <w:b/>
                <w:bCs/>
                <w:color w:val="000000"/>
                <w:sz w:val="17"/>
                <w:szCs w:val="17"/>
              </w:rPr>
              <w:t>INT-02</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613600" w14:textId="77777777" w:rsidR="00C34357" w:rsidRDefault="00000000">
            <w:r>
              <w:rPr>
                <w:color w:val="000000"/>
                <w:sz w:val="17"/>
                <w:szCs w:val="17"/>
              </w:rPr>
              <w:t>WSO2 APIM</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6187F3" w14:textId="77777777" w:rsidR="00C34357" w:rsidRDefault="00000000">
            <w:r>
              <w:rPr>
                <w:color w:val="000000"/>
                <w:sz w:val="17"/>
                <w:szCs w:val="17"/>
              </w:rPr>
              <w:t>ServiceNow SOM</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A9491F" w14:textId="77777777" w:rsidR="00C34357" w:rsidRDefault="00000000">
            <w:pPr>
              <w:jc w:val="center"/>
            </w:pPr>
            <w:r>
              <w:rPr>
                <w:color w:val="000000"/>
                <w:sz w:val="17"/>
                <w:szCs w:val="17"/>
              </w:rPr>
              <w:t>REST/HTTPS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670DEB" w14:textId="77777777" w:rsidR="00C34357" w:rsidRDefault="00000000">
            <w:pPr>
              <w:jc w:val="center"/>
            </w:pPr>
            <w:r>
              <w:rPr>
                <w:color w:val="000000"/>
                <w:sz w:val="17"/>
                <w:szCs w:val="17"/>
              </w:rPr>
              <w:t>Síncrono</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8DBA54" w14:textId="77777777" w:rsidR="00C34357" w:rsidRDefault="00000000">
            <w:r>
              <w:rPr>
                <w:color w:val="000000"/>
                <w:sz w:val="16"/>
                <w:szCs w:val="16"/>
              </w:rPr>
              <w:t>Reenvío de requests de VNOs hacia el orquestador SOM/FlowDesigner</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31E6B5" w14:textId="77777777" w:rsidR="00C34357" w:rsidRDefault="00000000">
            <w:pPr>
              <w:jc w:val="center"/>
            </w:pPr>
            <w:r>
              <w:rPr>
                <w:b/>
                <w:bCs/>
                <w:color w:val="666666"/>
                <w:sz w:val="17"/>
                <w:szCs w:val="17"/>
              </w:rPr>
              <w:t>Sin cambios</w:t>
            </w:r>
          </w:p>
        </w:tc>
      </w:tr>
      <w:tr w:rsidR="00C34357" w14:paraId="6746C7AE"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3BF3AC" w14:textId="77777777" w:rsidR="00C34357" w:rsidRDefault="00000000">
            <w:pPr>
              <w:jc w:val="center"/>
            </w:pPr>
            <w:r>
              <w:rPr>
                <w:b/>
                <w:bCs/>
                <w:color w:val="000000"/>
                <w:sz w:val="17"/>
                <w:szCs w:val="17"/>
              </w:rPr>
              <w:t>INT-03</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AFFC48F" w14:textId="77777777" w:rsidR="00C34357" w:rsidRDefault="00000000">
            <w:r>
              <w:rPr>
                <w:color w:val="000000"/>
                <w:sz w:val="17"/>
                <w:szCs w:val="17"/>
              </w:rPr>
              <w:t>ServiceNow SOM</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2468D6" w14:textId="77777777" w:rsidR="00C34357" w:rsidRDefault="00000000">
            <w:r>
              <w:rPr>
                <w:color w:val="000000"/>
                <w:sz w:val="17"/>
                <w:szCs w:val="17"/>
              </w:rPr>
              <w:t>OSP (CPQD)</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CD686C6" w14:textId="77777777" w:rsidR="00C34357" w:rsidRDefault="00000000">
            <w:pPr>
              <w:jc w:val="center"/>
            </w:pPr>
            <w:r>
              <w:rPr>
                <w:color w:val="000000"/>
                <w:sz w:val="17"/>
                <w:szCs w:val="17"/>
              </w:rPr>
              <w:t>SOAP/XML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FD3A24" w14:textId="77777777" w:rsidR="00C34357" w:rsidRDefault="00000000">
            <w:pPr>
              <w:jc w:val="center"/>
            </w:pPr>
            <w:r>
              <w:rPr>
                <w:color w:val="000000"/>
                <w:sz w:val="17"/>
                <w:szCs w:val="17"/>
              </w:rPr>
              <w:t>Síncrono</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AC333E" w14:textId="77777777" w:rsidR="00C34357" w:rsidRDefault="00000000">
            <w:r>
              <w:rPr>
                <w:color w:val="000000"/>
                <w:sz w:val="16"/>
                <w:szCs w:val="16"/>
              </w:rPr>
              <w:t>Consulta de factibilidad y asignación de recursos de red (planta externa)</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36CC42" w14:textId="77777777" w:rsidR="00C34357" w:rsidRDefault="00000000">
            <w:pPr>
              <w:jc w:val="center"/>
            </w:pPr>
            <w:r>
              <w:rPr>
                <w:b/>
                <w:bCs/>
                <w:color w:val="666666"/>
                <w:sz w:val="17"/>
                <w:szCs w:val="17"/>
              </w:rPr>
              <w:t>Sin cambios</w:t>
            </w:r>
          </w:p>
        </w:tc>
      </w:tr>
      <w:tr w:rsidR="00C34357" w14:paraId="2A39DDC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6757E6" w14:textId="77777777" w:rsidR="00C34357" w:rsidRDefault="00000000">
            <w:pPr>
              <w:jc w:val="center"/>
            </w:pPr>
            <w:r>
              <w:rPr>
                <w:b/>
                <w:bCs/>
                <w:color w:val="000000"/>
                <w:sz w:val="17"/>
                <w:szCs w:val="17"/>
              </w:rPr>
              <w:t>INT-04</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A3C56F" w14:textId="77777777" w:rsidR="00C34357" w:rsidRDefault="00000000">
            <w:r>
              <w:rPr>
                <w:color w:val="000000"/>
                <w:sz w:val="17"/>
                <w:szCs w:val="17"/>
              </w:rPr>
              <w:t>ServiceNow SOM</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D9F39C" w14:textId="77777777" w:rsidR="00C34357" w:rsidRDefault="00000000">
            <w:r>
              <w:rPr>
                <w:color w:val="000000"/>
                <w:sz w:val="17"/>
                <w:szCs w:val="17"/>
              </w:rPr>
              <w:t>Axway APIM</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63A207" w14:textId="77777777" w:rsidR="00C34357" w:rsidRDefault="00000000">
            <w:pPr>
              <w:jc w:val="center"/>
            </w:pPr>
            <w:r>
              <w:rPr>
                <w:color w:val="000000"/>
                <w:sz w:val="17"/>
                <w:szCs w:val="17"/>
              </w:rPr>
              <w:t>REST/HTTPS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4BD823" w14:textId="77777777" w:rsidR="00C34357" w:rsidRDefault="00000000">
            <w:pPr>
              <w:jc w:val="center"/>
            </w:pPr>
            <w:r>
              <w:rPr>
                <w:color w:val="000000"/>
                <w:sz w:val="17"/>
                <w:szCs w:val="17"/>
              </w:rPr>
              <w:t>Asíncrono</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AF7847" w14:textId="77777777" w:rsidR="00C34357" w:rsidRDefault="00000000">
            <w:r>
              <w:rPr>
                <w:color w:val="000000"/>
                <w:sz w:val="16"/>
                <w:szCs w:val="16"/>
              </w:rPr>
              <w:t>Request de operación de red hacia Komands. Controlado por Feature Flag.</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A61329" w14:textId="77777777" w:rsidR="00C34357" w:rsidRDefault="00000000">
            <w:pPr>
              <w:jc w:val="center"/>
            </w:pPr>
            <w:r>
              <w:rPr>
                <w:b/>
                <w:bCs/>
                <w:color w:val="2E7D32"/>
                <w:sz w:val="17"/>
                <w:szCs w:val="17"/>
              </w:rPr>
              <w:t>Nuevo</w:t>
            </w:r>
          </w:p>
        </w:tc>
      </w:tr>
      <w:tr w:rsidR="00C34357" w14:paraId="622FB916"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FE7CAE" w14:textId="77777777" w:rsidR="00C34357" w:rsidRDefault="00000000">
            <w:pPr>
              <w:jc w:val="center"/>
            </w:pPr>
            <w:r>
              <w:rPr>
                <w:b/>
                <w:bCs/>
                <w:color w:val="000000"/>
                <w:sz w:val="17"/>
                <w:szCs w:val="17"/>
              </w:rPr>
              <w:t>INT-05</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01E113" w14:textId="77777777" w:rsidR="00C34357" w:rsidRDefault="00000000">
            <w:r>
              <w:rPr>
                <w:color w:val="000000"/>
                <w:sz w:val="17"/>
                <w:szCs w:val="17"/>
              </w:rPr>
              <w:t>Axway APIM</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2462C8" w14:textId="77777777" w:rsidR="00C34357" w:rsidRDefault="00000000">
            <w:r>
              <w:rPr>
                <w:color w:val="000000"/>
                <w:sz w:val="17"/>
                <w:szCs w:val="17"/>
              </w:rPr>
              <w:t>Komands API GW</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EE5411" w14:textId="77777777" w:rsidR="00C34357" w:rsidRDefault="00000000">
            <w:pPr>
              <w:jc w:val="center"/>
            </w:pPr>
            <w:r>
              <w:rPr>
                <w:color w:val="000000"/>
                <w:sz w:val="17"/>
                <w:szCs w:val="17"/>
              </w:rPr>
              <w:t>REST/HTTPS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1BFFF8" w14:textId="77777777" w:rsidR="00C34357" w:rsidRDefault="00000000">
            <w:pPr>
              <w:jc w:val="center"/>
            </w:pPr>
            <w:r>
              <w:rPr>
                <w:color w:val="000000"/>
                <w:sz w:val="17"/>
                <w:szCs w:val="17"/>
              </w:rPr>
              <w:t>Asíncrono</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A37A73C" w14:textId="77777777" w:rsidR="00C34357" w:rsidRDefault="00000000">
            <w:r>
              <w:rPr>
                <w:color w:val="000000"/>
                <w:sz w:val="16"/>
                <w:szCs w:val="16"/>
              </w:rPr>
              <w:t>Reenvío del request a Komands. OAuth 2.0/JWT. ACK 202 + UUID.</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176FFB" w14:textId="77777777" w:rsidR="00C34357" w:rsidRDefault="00000000">
            <w:pPr>
              <w:jc w:val="center"/>
            </w:pPr>
            <w:r>
              <w:rPr>
                <w:b/>
                <w:bCs/>
                <w:color w:val="2E7D32"/>
                <w:sz w:val="17"/>
                <w:szCs w:val="17"/>
              </w:rPr>
              <w:t>Nuevo</w:t>
            </w:r>
          </w:p>
        </w:tc>
      </w:tr>
      <w:tr w:rsidR="00C34357" w14:paraId="6633BDF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DC7714" w14:textId="77777777" w:rsidR="00C34357" w:rsidRDefault="00000000">
            <w:pPr>
              <w:jc w:val="center"/>
            </w:pPr>
            <w:r>
              <w:rPr>
                <w:b/>
                <w:bCs/>
                <w:color w:val="000000"/>
                <w:sz w:val="17"/>
                <w:szCs w:val="17"/>
              </w:rPr>
              <w:lastRenderedPageBreak/>
              <w:t>INT-06</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3D11E4C" w14:textId="77777777" w:rsidR="00C34357" w:rsidRDefault="00000000">
            <w:r>
              <w:rPr>
                <w:color w:val="000000"/>
                <w:sz w:val="17"/>
                <w:szCs w:val="17"/>
              </w:rPr>
              <w:t>Komands</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840FE4" w14:textId="77777777" w:rsidR="00C34357" w:rsidRDefault="00000000">
            <w:r>
              <w:rPr>
                <w:color w:val="000000"/>
                <w:sz w:val="17"/>
                <w:szCs w:val="17"/>
              </w:rPr>
              <w:t>Axway APIM</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628633" w14:textId="77777777" w:rsidR="00C34357" w:rsidRDefault="00000000">
            <w:pPr>
              <w:jc w:val="center"/>
            </w:pPr>
            <w:r>
              <w:rPr>
                <w:color w:val="000000"/>
                <w:sz w:val="17"/>
                <w:szCs w:val="17"/>
              </w:rPr>
              <w:t>REST/HTTPS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7C353C7" w14:textId="77777777" w:rsidR="00C34357" w:rsidRDefault="00000000">
            <w:pPr>
              <w:jc w:val="center"/>
            </w:pPr>
            <w:r>
              <w:rPr>
                <w:color w:val="000000"/>
                <w:sz w:val="17"/>
                <w:szCs w:val="17"/>
              </w:rPr>
              <w:t>Asíncrono</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B71DFDF" w14:textId="77777777" w:rsidR="00C34357" w:rsidRDefault="00000000">
            <w:r>
              <w:rPr>
                <w:color w:val="000000"/>
                <w:sz w:val="16"/>
                <w:szCs w:val="16"/>
              </w:rPr>
              <w:t>Callback con resultado de la transacción (Service Listener). Reintentos.</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A63B0A" w14:textId="77777777" w:rsidR="00C34357" w:rsidRDefault="00000000">
            <w:pPr>
              <w:jc w:val="center"/>
            </w:pPr>
            <w:r>
              <w:rPr>
                <w:b/>
                <w:bCs/>
                <w:color w:val="2E7D32"/>
                <w:sz w:val="17"/>
                <w:szCs w:val="17"/>
              </w:rPr>
              <w:t>Nuevo</w:t>
            </w:r>
          </w:p>
        </w:tc>
      </w:tr>
      <w:tr w:rsidR="00C34357" w14:paraId="6C0544D3"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A0C2DBB" w14:textId="77777777" w:rsidR="00C34357" w:rsidRDefault="00000000">
            <w:pPr>
              <w:jc w:val="center"/>
            </w:pPr>
            <w:r>
              <w:rPr>
                <w:b/>
                <w:bCs/>
                <w:color w:val="000000"/>
                <w:sz w:val="17"/>
                <w:szCs w:val="17"/>
              </w:rPr>
              <w:t>INT-07</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043602F" w14:textId="77777777" w:rsidR="00C34357" w:rsidRDefault="00000000">
            <w:r>
              <w:rPr>
                <w:color w:val="000000"/>
                <w:sz w:val="17"/>
                <w:szCs w:val="17"/>
              </w:rPr>
              <w:t>Axway APIM</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CDD193" w14:textId="77777777" w:rsidR="00C34357" w:rsidRDefault="00000000">
            <w:r>
              <w:rPr>
                <w:color w:val="000000"/>
                <w:sz w:val="17"/>
                <w:szCs w:val="17"/>
              </w:rPr>
              <w:t>ServiceNow SOM</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EDE0D2" w14:textId="77777777" w:rsidR="00C34357" w:rsidRDefault="00000000">
            <w:pPr>
              <w:jc w:val="center"/>
            </w:pPr>
            <w:r>
              <w:rPr>
                <w:color w:val="000000"/>
                <w:sz w:val="17"/>
                <w:szCs w:val="17"/>
              </w:rPr>
              <w:t>REST/HTTPS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D6D21F" w14:textId="77777777" w:rsidR="00C34357" w:rsidRDefault="00000000">
            <w:pPr>
              <w:jc w:val="center"/>
            </w:pPr>
            <w:r>
              <w:rPr>
                <w:color w:val="000000"/>
                <w:sz w:val="17"/>
                <w:szCs w:val="17"/>
              </w:rPr>
              <w:t>Asíncrono</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47D66F" w14:textId="77777777" w:rsidR="00C34357" w:rsidRDefault="00000000">
            <w:r>
              <w:rPr>
                <w:color w:val="000000"/>
                <w:sz w:val="16"/>
                <w:szCs w:val="16"/>
              </w:rPr>
              <w:t>Reenvío del callback a SOM para actualización de CMDB y notificación VNO.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7FA6519" w14:textId="77777777" w:rsidR="00C34357" w:rsidRDefault="00000000">
            <w:pPr>
              <w:jc w:val="center"/>
            </w:pPr>
            <w:r>
              <w:rPr>
                <w:b/>
                <w:bCs/>
                <w:color w:val="2E7D32"/>
                <w:sz w:val="17"/>
                <w:szCs w:val="17"/>
              </w:rPr>
              <w:t>Nuevo</w:t>
            </w:r>
          </w:p>
        </w:tc>
      </w:tr>
      <w:tr w:rsidR="00C34357" w14:paraId="1845D7E8"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2E3D34" w14:textId="77777777" w:rsidR="00C34357" w:rsidRDefault="00000000">
            <w:pPr>
              <w:jc w:val="center"/>
            </w:pPr>
            <w:r>
              <w:rPr>
                <w:b/>
                <w:bCs/>
                <w:color w:val="000000"/>
                <w:sz w:val="17"/>
                <w:szCs w:val="17"/>
              </w:rPr>
              <w:t>INT-08</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5EEB2C2" w14:textId="77777777" w:rsidR="00C34357" w:rsidRDefault="00000000">
            <w:r>
              <w:rPr>
                <w:color w:val="000000"/>
                <w:sz w:val="17"/>
                <w:szCs w:val="17"/>
              </w:rPr>
              <w:t>CMDB</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4C7F2A" w14:textId="77777777" w:rsidR="00C34357" w:rsidRDefault="00000000">
            <w:r>
              <w:rPr>
                <w:color w:val="000000"/>
                <w:sz w:val="17"/>
                <w:szCs w:val="17"/>
              </w:rPr>
              <w:t>Komands Catálogo</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B73B0F" w14:textId="77777777" w:rsidR="00C34357" w:rsidRDefault="00000000">
            <w:pPr>
              <w:jc w:val="center"/>
            </w:pPr>
            <w:r>
              <w:rPr>
                <w:color w:val="000000"/>
                <w:sz w:val="17"/>
                <w:szCs w:val="17"/>
              </w:rPr>
              <w:t>REST/batch</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6618F42" w14:textId="77777777" w:rsidR="00C34357" w:rsidRDefault="00000000">
            <w:pPr>
              <w:jc w:val="center"/>
            </w:pPr>
            <w:r>
              <w:rPr>
                <w:color w:val="000000"/>
                <w:sz w:val="17"/>
                <w:szCs w:val="17"/>
              </w:rPr>
              <w:t>Pull diario</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7C1A487" w14:textId="77777777" w:rsidR="00C34357" w:rsidRDefault="00000000">
            <w:r>
              <w:rPr>
                <w:color w:val="000000"/>
                <w:sz w:val="16"/>
                <w:szCs w:val="16"/>
              </w:rPr>
              <w:t>Sincronización inventario OLTs: pull diario automático 01:00 UTC + sync manual bajo demanda desde Portal Web (ADMIN).</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D1A8CF" w14:textId="77777777" w:rsidR="00C34357" w:rsidRDefault="00000000">
            <w:pPr>
              <w:jc w:val="center"/>
            </w:pPr>
            <w:r>
              <w:rPr>
                <w:b/>
                <w:bCs/>
                <w:color w:val="2E7D32"/>
                <w:sz w:val="17"/>
                <w:szCs w:val="17"/>
              </w:rPr>
              <w:t>Nuevo</w:t>
            </w:r>
          </w:p>
        </w:tc>
      </w:tr>
      <w:tr w:rsidR="00C34357" w14:paraId="7C1E2E8C"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78966E" w14:textId="77777777" w:rsidR="00C34357" w:rsidRDefault="00000000">
            <w:pPr>
              <w:jc w:val="center"/>
            </w:pPr>
            <w:r>
              <w:rPr>
                <w:b/>
                <w:bCs/>
                <w:color w:val="000000"/>
                <w:sz w:val="17"/>
                <w:szCs w:val="17"/>
              </w:rPr>
              <w:t>INT-09</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2FC7D1" w14:textId="77777777" w:rsidR="00C34357" w:rsidRDefault="00000000">
            <w:r>
              <w:rPr>
                <w:color w:val="000000"/>
                <w:sz w:val="17"/>
                <w:szCs w:val="17"/>
              </w:rPr>
              <w:t>Komands Adapters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1145D6" w14:textId="77777777" w:rsidR="00C34357" w:rsidRDefault="00000000">
            <w:r>
              <w:rPr>
                <w:color w:val="000000"/>
                <w:sz w:val="17"/>
                <w:szCs w:val="17"/>
              </w:rPr>
              <w:t>OLTs Nokia/Huawei</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B10354" w14:textId="77777777" w:rsidR="00C34357" w:rsidRDefault="00000000">
            <w:pPr>
              <w:jc w:val="center"/>
            </w:pPr>
            <w:r>
              <w:rPr>
                <w:color w:val="000000"/>
                <w:sz w:val="17"/>
                <w:szCs w:val="17"/>
              </w:rPr>
              <w:t>SSH/CLI</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DD9662A" w14:textId="77777777" w:rsidR="00C34357" w:rsidRDefault="00000000">
            <w:pPr>
              <w:jc w:val="center"/>
            </w:pPr>
            <w:r>
              <w:rPr>
                <w:color w:val="000000"/>
                <w:sz w:val="17"/>
                <w:szCs w:val="17"/>
              </w:rPr>
              <w:t>Síncrono</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8311906" w14:textId="77777777" w:rsidR="00C34357" w:rsidRDefault="00000000">
            <w:r>
              <w:rPr>
                <w:color w:val="000000"/>
                <w:sz w:val="16"/>
                <w:szCs w:val="16"/>
              </w:rPr>
              <w:t>Ejecución de comandos de provisión en la red (Netmiko, puerto 22).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99C4C2" w14:textId="77777777" w:rsidR="00C34357" w:rsidRDefault="00000000">
            <w:pPr>
              <w:jc w:val="center"/>
            </w:pPr>
            <w:r>
              <w:rPr>
                <w:b/>
                <w:bCs/>
                <w:color w:val="2E7D32"/>
                <w:sz w:val="17"/>
                <w:szCs w:val="17"/>
              </w:rPr>
              <w:t>Nuevo</w:t>
            </w:r>
          </w:p>
        </w:tc>
      </w:tr>
      <w:tr w:rsidR="00C34357" w14:paraId="085CFD1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ECBC87" w14:textId="77777777" w:rsidR="00C34357" w:rsidRDefault="00000000">
            <w:pPr>
              <w:jc w:val="center"/>
            </w:pPr>
            <w:r>
              <w:rPr>
                <w:b/>
                <w:bCs/>
                <w:color w:val="000000"/>
                <w:sz w:val="17"/>
                <w:szCs w:val="17"/>
              </w:rPr>
              <w:t>INT-10</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0950B3" w14:textId="77777777" w:rsidR="00C34357" w:rsidRDefault="00000000">
            <w:r>
              <w:rPr>
                <w:color w:val="000000"/>
                <w:sz w:val="17"/>
                <w:szCs w:val="17"/>
              </w:rPr>
              <w:t>BluePlanet UAA</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69ABB6" w14:textId="77777777" w:rsidR="00C34357" w:rsidRDefault="00000000">
            <w:r>
              <w:rPr>
                <w:color w:val="000000"/>
                <w:sz w:val="17"/>
                <w:szCs w:val="17"/>
              </w:rPr>
              <w:t>OLTs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ED1FF0" w14:textId="77777777" w:rsidR="00C34357" w:rsidRDefault="00000000">
            <w:pPr>
              <w:jc w:val="center"/>
            </w:pPr>
            <w:r>
              <w:rPr>
                <w:color w:val="000000"/>
                <w:sz w:val="17"/>
                <w:szCs w:val="17"/>
              </w:rPr>
              <w:t>SNMP/SSH</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EF0438" w14:textId="77777777" w:rsidR="00C34357" w:rsidRDefault="00000000">
            <w:pPr>
              <w:jc w:val="center"/>
            </w:pPr>
            <w:r>
              <w:rPr>
                <w:color w:val="000000"/>
                <w:sz w:val="17"/>
                <w:szCs w:val="17"/>
              </w:rPr>
              <w:t>Síncrono</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819D80" w14:textId="77777777" w:rsidR="00C34357" w:rsidRDefault="00000000">
            <w:r>
              <w:rPr>
                <w:color w:val="000000"/>
                <w:sz w:val="16"/>
                <w:szCs w:val="16"/>
              </w:rPr>
              <w:t>Monitoreo de alarmas sobre red de OLTs (assurance, fallas masivas).</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B842A71" w14:textId="77777777" w:rsidR="00C34357" w:rsidRDefault="00000000">
            <w:pPr>
              <w:jc w:val="center"/>
            </w:pPr>
            <w:r>
              <w:rPr>
                <w:b/>
                <w:bCs/>
                <w:color w:val="666666"/>
                <w:sz w:val="17"/>
                <w:szCs w:val="17"/>
              </w:rPr>
              <w:t>Sin cambios</w:t>
            </w:r>
          </w:p>
        </w:tc>
      </w:tr>
      <w:tr w:rsidR="00C34357" w14:paraId="5CA415F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266B64B" w14:textId="77777777" w:rsidR="00C34357" w:rsidRDefault="00000000">
            <w:pPr>
              <w:jc w:val="center"/>
            </w:pPr>
            <w:r>
              <w:rPr>
                <w:b/>
                <w:bCs/>
                <w:color w:val="000000"/>
                <w:sz w:val="17"/>
                <w:szCs w:val="17"/>
              </w:rPr>
              <w:t>INT-11</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6C5201" w14:textId="77777777" w:rsidR="00C34357" w:rsidRDefault="00000000">
            <w:r>
              <w:rPr>
                <w:color w:val="000000"/>
                <w:sz w:val="17"/>
                <w:szCs w:val="17"/>
              </w:rPr>
              <w:t>BluePlanet UAA</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92ECD1" w14:textId="77777777" w:rsidR="00C34357" w:rsidRDefault="00000000">
            <w:r>
              <w:rPr>
                <w:color w:val="000000"/>
                <w:sz w:val="17"/>
                <w:szCs w:val="17"/>
              </w:rPr>
              <w:t>ServiceNow</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9402D0" w14:textId="77777777" w:rsidR="00C34357" w:rsidRDefault="00000000">
            <w:pPr>
              <w:jc w:val="center"/>
            </w:pPr>
            <w:r>
              <w:rPr>
                <w:color w:val="000000"/>
                <w:sz w:val="17"/>
                <w:szCs w:val="17"/>
              </w:rPr>
              <w:t>REST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3CCD31" w14:textId="77777777" w:rsidR="00C34357" w:rsidRDefault="00000000">
            <w:pPr>
              <w:jc w:val="center"/>
            </w:pPr>
            <w:r>
              <w:rPr>
                <w:color w:val="000000"/>
                <w:sz w:val="17"/>
                <w:szCs w:val="17"/>
              </w:rPr>
              <w:t>Asíncrono</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A988C4A" w14:textId="77777777" w:rsidR="00C34357" w:rsidRDefault="00000000">
            <w:r>
              <w:rPr>
                <w:color w:val="000000"/>
                <w:sz w:val="16"/>
                <w:szCs w:val="16"/>
              </w:rPr>
              <w:t>Notificación de fallas masivas y eventos de assurance a ITSM.</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4AFBA0" w14:textId="77777777" w:rsidR="00C34357" w:rsidRDefault="00000000">
            <w:pPr>
              <w:jc w:val="center"/>
            </w:pPr>
            <w:r>
              <w:rPr>
                <w:b/>
                <w:bCs/>
                <w:color w:val="666666"/>
                <w:sz w:val="17"/>
                <w:szCs w:val="17"/>
              </w:rPr>
              <w:t>Sin cambios</w:t>
            </w:r>
          </w:p>
        </w:tc>
      </w:tr>
      <w:tr w:rsidR="00C34357" w14:paraId="30BC0A90"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ECAE8E" w14:textId="77777777" w:rsidR="00C34357" w:rsidRDefault="00000000">
            <w:pPr>
              <w:jc w:val="center"/>
            </w:pPr>
            <w:r>
              <w:rPr>
                <w:b/>
                <w:bCs/>
                <w:color w:val="000000"/>
                <w:sz w:val="17"/>
                <w:szCs w:val="17"/>
              </w:rPr>
              <w:t>INT-12</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F14C0A" w14:textId="77777777" w:rsidR="00C34357" w:rsidRDefault="00000000">
            <w:r>
              <w:rPr>
                <w:color w:val="000000"/>
                <w:sz w:val="17"/>
                <w:szCs w:val="17"/>
              </w:rPr>
              <w:t>ServiceNow SOM</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FED5EE" w14:textId="77777777" w:rsidR="00C34357" w:rsidRDefault="00000000">
            <w:r>
              <w:rPr>
                <w:color w:val="000000"/>
                <w:sz w:val="17"/>
                <w:szCs w:val="17"/>
              </w:rPr>
              <w:t>BluePlanet BPO</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61CB13" w14:textId="77777777" w:rsidR="00C34357" w:rsidRDefault="00000000">
            <w:pPr>
              <w:jc w:val="center"/>
            </w:pPr>
            <w:r>
              <w:rPr>
                <w:color w:val="000000"/>
                <w:sz w:val="17"/>
                <w:szCs w:val="17"/>
              </w:rPr>
              <w:t>REST</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B879E9" w14:textId="77777777" w:rsidR="00C34357" w:rsidRDefault="00000000">
            <w:pPr>
              <w:jc w:val="center"/>
            </w:pPr>
            <w:r>
              <w:rPr>
                <w:color w:val="000000"/>
                <w:sz w:val="17"/>
                <w:szCs w:val="17"/>
              </w:rPr>
              <w:t>Síncrono</w:t>
            </w:r>
          </w:p>
        </w:tc>
        <w:tc>
          <w:tcPr>
            <w:tcW w:w="3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29A999" w14:textId="77777777" w:rsidR="00C34357" w:rsidRDefault="00000000">
            <w:r>
              <w:rPr>
                <w:color w:val="000000"/>
                <w:sz w:val="16"/>
                <w:szCs w:val="16"/>
              </w:rPr>
              <w:t>Ruta legacy en standby durante coexistencia. Controlada por Feature Flag.</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5C3724" w14:textId="77777777" w:rsidR="00C34357" w:rsidRDefault="00000000">
            <w:pPr>
              <w:jc w:val="center"/>
            </w:pPr>
            <w:r>
              <w:rPr>
                <w:b/>
                <w:bCs/>
                <w:color w:val="C62828"/>
                <w:sz w:val="17"/>
                <w:szCs w:val="17"/>
              </w:rPr>
              <w:t>Standby</w:t>
            </w:r>
          </w:p>
        </w:tc>
      </w:tr>
    </w:tbl>
    <w:p w14:paraId="38EE0FC7" w14:textId="77777777" w:rsidR="00C34357" w:rsidRDefault="00000000">
      <w:pPr>
        <w:pBdr>
          <w:left w:val="single" w:sz="12" w:space="8" w:color="4472C4"/>
        </w:pBdr>
        <w:spacing w:before="100" w:after="160"/>
        <w:ind w:left="360" w:right="360"/>
      </w:pPr>
      <w:r>
        <w:rPr>
          <w:i/>
          <w:iCs/>
          <w:color w:val="444444"/>
          <w:sz w:val="20"/>
          <w:szCs w:val="20"/>
        </w:rPr>
        <w:t>Nota: Las integraciones INT-01 a INT-03 y INT-10 a INT-11 permanecen idénticas a la arquitectura AS-IS. Las integraciones INT-04 a INT-09 son nuevas o redirigidas como parte del proyecto. INT-12 es la ruta legacy hacia BluePlanet que permanece en standby durante toda la fase de coexistencia, controlada por Feature Flags.</w:t>
      </w:r>
    </w:p>
    <w:p w14:paraId="1FE01A7D" w14:textId="77777777" w:rsidR="00C34357" w:rsidRDefault="00000000">
      <w:pPr>
        <w:spacing w:after="80"/>
        <w:jc w:val="center"/>
      </w:pPr>
      <w:r>
        <w:rPr>
          <w:noProof/>
        </w:rPr>
        <w:drawing>
          <wp:inline distT="0" distB="0" distL="0" distR="0" wp14:anchorId="12C67753" wp14:editId="62DC5E07">
            <wp:extent cx="5905500" cy="4533900"/>
            <wp:effectExtent l="0" t="0" r="0" b="0"/>
            <wp:docPr id="7" name="s8_intmap" descr="s8_intmap" title="s8_in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8"/>
                    <a:srcRect/>
                    <a:stretch>
                      <a:fillRect/>
                    </a:stretch>
                  </pic:blipFill>
                  <pic:spPr bwMode="auto">
                    <a:xfrm>
                      <a:off x="0" y="0"/>
                      <a:ext cx="5905500" cy="4533900"/>
                    </a:xfrm>
                    <a:prstGeom prst="rect">
                      <a:avLst/>
                    </a:prstGeom>
                  </pic:spPr>
                </pic:pic>
              </a:graphicData>
            </a:graphic>
          </wp:inline>
        </w:drawing>
      </w:r>
    </w:p>
    <w:p w14:paraId="7364F50A" w14:textId="77777777" w:rsidR="00C34357" w:rsidRDefault="00000000">
      <w:pPr>
        <w:spacing w:before="80" w:after="200"/>
        <w:jc w:val="center"/>
      </w:pPr>
      <w:r>
        <w:rPr>
          <w:i/>
          <w:iCs/>
          <w:color w:val="666666"/>
          <w:sz w:val="20"/>
          <w:szCs w:val="20"/>
        </w:rPr>
        <w:lastRenderedPageBreak/>
        <w:t>Figura 8.1 — Mapa de integraciones — Ecosistema Génesis TO-BE (12 flujos entre 8 sistemas)</w:t>
      </w:r>
    </w:p>
    <w:p w14:paraId="0319735A" w14:textId="77777777" w:rsidR="00C34357" w:rsidRDefault="00000000">
      <w:r>
        <w:br w:type="page"/>
      </w:r>
    </w:p>
    <w:p w14:paraId="026AFAC6" w14:textId="77777777" w:rsidR="00C34357" w:rsidRDefault="00000000">
      <w:pPr>
        <w:pStyle w:val="Ttulo2"/>
      </w:pPr>
      <w:bookmarkStart w:id="95" w:name="_Toc226041880"/>
      <w:r>
        <w:lastRenderedPageBreak/>
        <w:t>8.2 Capa API Management dual</w:t>
      </w:r>
      <w:bookmarkEnd w:id="95"/>
    </w:p>
    <w:p w14:paraId="5D231E73" w14:textId="77777777" w:rsidR="00C34357" w:rsidRDefault="00000000">
      <w:pPr>
        <w:spacing w:after="160"/>
        <w:jc w:val="both"/>
      </w:pPr>
      <w:r>
        <w:t>Una de las decisiones arquitectónicas clave del proyecto (ADR-002) es la adopción de un modelo dual de API Management, donde dos plataformas de gateway coexisten con responsabilidades claramente segregadas. Esta decisión responde a la restricción de no modificar las interfaces hacia las VNOs (principio de transparencia) y a la directriz de ON·NET de migrar progresivamente hacia Axway como plataforma corporativa de API Management.</w:t>
      </w:r>
    </w:p>
    <w:p w14:paraId="27540C2C" w14:textId="77777777" w:rsidR="00C34357" w:rsidRDefault="00000000">
      <w:pPr>
        <w:pStyle w:val="Ttulo3"/>
      </w:pPr>
      <w:bookmarkStart w:id="96" w:name="_Toc226041881"/>
      <w:r>
        <w:t>8.2.1 WSO2 APIM — Canal VNOs y sistemas internos (se mantiene)</w:t>
      </w:r>
      <w:bookmarkEnd w:id="96"/>
    </w:p>
    <w:p w14:paraId="5E63C37B" w14:textId="77777777" w:rsidR="00C34357" w:rsidRDefault="00000000">
      <w:pPr>
        <w:spacing w:after="160"/>
        <w:jc w:val="both"/>
      </w:pPr>
      <w:r>
        <w:t>WSO2 APIM es la plataforma de API Management que actualmente gestiona todas las comunicaciones entre las VNOs y el ecosistema Génesis, así como las integraciones con sistemas internos de ON·NET como OSP (CPQD) y MAM. En la arquitectura TO-BE, WSO2 se mantiene sin modificaciones, preservando absolutamente todas las interfaces, formatos, códigos de error y tiempos de respuesta que las 4 VNOs consumen actualmente.</w:t>
      </w:r>
    </w:p>
    <w:p w14:paraId="344F3B2C" w14:textId="77777777" w:rsidR="00C34357" w:rsidRDefault="00000000">
      <w:pPr>
        <w:spacing w:after="160"/>
        <w:jc w:val="both"/>
      </w:pPr>
      <w:r>
        <w:rPr>
          <w:b/>
          <w:bCs/>
        </w:rPr>
        <w:t>Responsabilidades de WSO2 APIM:</w:t>
      </w:r>
    </w:p>
    <w:p w14:paraId="5E9DD9A1" w14:textId="77777777" w:rsidR="00C34357" w:rsidRDefault="00000000">
      <w:pPr>
        <w:pStyle w:val="Prrafodelista"/>
        <w:spacing w:after="80"/>
        <w:ind w:left="720" w:hanging="360"/>
      </w:pPr>
      <w:r>
        <w:t>• Autenticación y autorización de las solicitudes entrantes de las VNOs (DTV, ClaroVTR, Entel, TCH/Movistar).</w:t>
      </w:r>
    </w:p>
    <w:p w14:paraId="68B2DCBD" w14:textId="77777777" w:rsidR="00C34357" w:rsidRDefault="00000000">
      <w:pPr>
        <w:pStyle w:val="Prrafodelista"/>
        <w:spacing w:after="80"/>
        <w:ind w:left="720" w:hanging="360"/>
      </w:pPr>
      <w:r>
        <w:t>• Rate limiting y throttling por VNO para protección de los sistemas backend.</w:t>
      </w:r>
    </w:p>
    <w:p w14:paraId="30CB240A" w14:textId="77777777" w:rsidR="00C34357" w:rsidRDefault="00000000">
      <w:pPr>
        <w:pStyle w:val="Prrafodelista"/>
        <w:spacing w:after="80"/>
        <w:ind w:left="720" w:hanging="360"/>
      </w:pPr>
      <w:r>
        <w:t>• Enrutamiento de requests hacia ServiceNow SOM para procesamiento.</w:t>
      </w:r>
    </w:p>
    <w:p w14:paraId="7C326441" w14:textId="77777777" w:rsidR="00C34357" w:rsidRDefault="00000000">
      <w:pPr>
        <w:pStyle w:val="Prrafodelista"/>
        <w:spacing w:after="80"/>
        <w:ind w:left="720" w:hanging="360"/>
      </w:pPr>
      <w:r>
        <w:t>• Retransmisión de respuestas desde ServiceNow hacia las VNOs, manteniendo el formato JSON contractual.</w:t>
      </w:r>
    </w:p>
    <w:p w14:paraId="343CFC89" w14:textId="77777777" w:rsidR="00C34357" w:rsidRDefault="00000000">
      <w:pPr>
        <w:pStyle w:val="Prrafodelista"/>
        <w:spacing w:after="80"/>
        <w:ind w:left="720" w:hanging="360"/>
      </w:pPr>
      <w:r>
        <w:t>• Gestión de las APIs internas de OSP (factibilidad y asignación vía SOAP/XML) y MAM.</w:t>
      </w:r>
    </w:p>
    <w:p w14:paraId="22B0F567" w14:textId="77777777" w:rsidR="00C34357" w:rsidRDefault="00000000">
      <w:pPr>
        <w:pStyle w:val="Prrafodelista"/>
        <w:spacing w:after="80"/>
        <w:ind w:left="720" w:hanging="360"/>
      </w:pPr>
      <w:r>
        <w:t>• Gestión de certificados SSL y políticas de seguridad para el canal de VNOs.</w:t>
      </w:r>
    </w:p>
    <w:p w14:paraId="79C33DE4" w14:textId="77777777" w:rsidR="00C34357" w:rsidRDefault="00000000">
      <w:pPr>
        <w:pBdr>
          <w:left w:val="single" w:sz="12" w:space="8" w:color="4472C4"/>
        </w:pBdr>
        <w:spacing w:before="100" w:after="160"/>
        <w:ind w:left="360" w:right="360"/>
      </w:pPr>
      <w:r>
        <w:rPr>
          <w:i/>
          <w:iCs/>
          <w:color w:val="444444"/>
          <w:sz w:val="20"/>
          <w:szCs w:val="20"/>
        </w:rPr>
        <w:t>Nota: El proyecto Sunset BluePlanet NO modifica WSO2 APIM. Cualquier cambio en WSO2 está explícitamente fuera del alcance (EXC-01 y EXC-02). Las VNOs continúan interactuando con exactamente las mismas APIs, mismos endpoints, mismos formatos de request/response que utilizan actualmente.</w:t>
      </w:r>
    </w:p>
    <w:p w14:paraId="522A4CFD" w14:textId="77777777" w:rsidR="00C34357" w:rsidRDefault="00000000">
      <w:pPr>
        <w:pStyle w:val="Ttulo3"/>
      </w:pPr>
      <w:bookmarkStart w:id="97" w:name="_Toc226041882"/>
      <w:r>
        <w:t xml:space="preserve">8.2.2 </w:t>
      </w:r>
      <w:commentRangeStart w:id="98"/>
      <w:r>
        <w:t>Axway APIM — Canal ServiceNow ↔ Komands (nuevo)</w:t>
      </w:r>
      <w:bookmarkEnd w:id="97"/>
      <w:commentRangeEnd w:id="98"/>
      <w:r>
        <w:rPr>
          <w:rStyle w:val="Refdecomentario"/>
          <w:sz w:val="22"/>
          <w:szCs w:val="22"/>
        </w:rPr>
        <w:commentReference w:id="98"/>
      </w:r>
    </w:p>
    <w:p w14:paraId="3BD854CF" w14:textId="77777777" w:rsidR="00C34357" w:rsidRDefault="00000000">
      <w:pPr>
        <w:spacing w:after="160"/>
        <w:jc w:val="both"/>
      </w:pPr>
      <w:r>
        <w:t>Axway APIM se establece como el gateway exclusivo para la comunicación entre ServiceNow SOM y la plataforma Komands. ON·NET está realizando una migración corporativa progresiva hacia Axway como plataforma de API Management, y las nuevas APIs del proyecto Sunset BluePlanet nacen directamente en esta plataforma, sin pasar por WSO2. Como parte de esta integración, ServiceNow debe ser modificado para que sus llamadas apunten a los nuevos endpoints publicados en Axway APIM, reemplazando los endpoints actuales de BluePlanet. Este cambio aplica a los 13 flujos FlowDesigner que actualmente invocan servicios de BPI/BPO, según la matriz de la sección 2.1.5.</w:t>
      </w:r>
    </w:p>
    <w:p w14:paraId="753A6D4D" w14:textId="77777777" w:rsidR="00C34357" w:rsidRDefault="00000000">
      <w:pPr>
        <w:spacing w:after="160"/>
        <w:jc w:val="both"/>
      </w:pPr>
      <w:r>
        <w:rPr>
          <w:b/>
          <w:bCs/>
        </w:rPr>
        <w:t>Responsabilidades de Axway APIM:</w:t>
      </w:r>
    </w:p>
    <w:p w14:paraId="5D801696" w14:textId="77777777" w:rsidR="00C34357" w:rsidRDefault="00000000">
      <w:pPr>
        <w:pStyle w:val="Prrafodelista"/>
        <w:spacing w:after="80"/>
        <w:ind w:left="720" w:hanging="360"/>
      </w:pPr>
      <w:r>
        <w:t>• Autenticación de requests de ServiceNow mediante OAuth 2.0 con tokens JWT (Bearer). Los tokens son emitidos por Axway y tienen expiración configurable.</w:t>
      </w:r>
    </w:p>
    <w:p w14:paraId="15EF5CD3" w14:textId="77777777" w:rsidR="00C34357" w:rsidRDefault="00000000">
      <w:pPr>
        <w:pStyle w:val="Prrafodelista"/>
        <w:spacing w:after="80"/>
        <w:ind w:left="720" w:hanging="360"/>
      </w:pPr>
      <w:r>
        <w:t>• Rate limiting y throttling para proteger a Komands de sobrecarga. Los límites se configuran por API y por consumidor.</w:t>
      </w:r>
    </w:p>
    <w:p w14:paraId="1AC8C673" w14:textId="77777777" w:rsidR="00C34357" w:rsidRDefault="00000000">
      <w:pPr>
        <w:pStyle w:val="Prrafodelista"/>
        <w:spacing w:after="80"/>
        <w:ind w:left="720" w:hanging="360"/>
      </w:pPr>
      <w:r>
        <w:t>• Enrutamiento de requests desde ServiceNow hacia el API Gateway de Komands (INT-05).</w:t>
      </w:r>
    </w:p>
    <w:p w14:paraId="2371DB4F" w14:textId="77777777" w:rsidR="00C34357" w:rsidRDefault="00000000">
      <w:pPr>
        <w:pStyle w:val="Prrafodelista"/>
        <w:spacing w:after="80"/>
        <w:ind w:left="720" w:hanging="360"/>
      </w:pPr>
      <w:r>
        <w:t>• Recepción y reenvío de callbacks desde el Service Listener de Komands hacia ServiceNow (INT-06 e INT-07).</w:t>
      </w:r>
    </w:p>
    <w:p w14:paraId="61F71BA5" w14:textId="77777777" w:rsidR="00C34357" w:rsidRDefault="00000000">
      <w:pPr>
        <w:pStyle w:val="Prrafodelista"/>
        <w:spacing w:after="80"/>
        <w:ind w:left="720" w:hanging="360"/>
      </w:pPr>
      <w:r>
        <w:lastRenderedPageBreak/>
        <w:t>• Publicación de las APIs REST de Komands documentadas en formato OpenAPI 3.0, con catálogo visible para los consumidores autorizados.</w:t>
      </w:r>
    </w:p>
    <w:p w14:paraId="5FEC80C0" w14:textId="77777777" w:rsidR="00C34357" w:rsidRDefault="00000000">
      <w:pPr>
        <w:pStyle w:val="Prrafodelista"/>
        <w:spacing w:after="80"/>
        <w:ind w:left="720" w:hanging="360"/>
      </w:pPr>
      <w:r>
        <w:t>• Logging y auditoría de todas las transacciones que cruzan el gateway, con correlación mediante el UUID de transacción generado por Komands.</w:t>
      </w:r>
    </w:p>
    <w:p w14:paraId="0F14309A" w14:textId="77777777" w:rsidR="00C34357" w:rsidRDefault="00000000">
      <w:pPr>
        <w:spacing w:after="160"/>
        <w:jc w:val="both"/>
      </w:pPr>
      <w:r>
        <w:rPr>
          <w:b/>
          <w:bCs/>
        </w:rPr>
        <w:t>Proceso de publicación de APIs:</w:t>
      </w:r>
    </w:p>
    <w:p w14:paraId="1499382C" w14:textId="77777777" w:rsidR="00C34357" w:rsidRDefault="00000000">
      <w:pPr>
        <w:pStyle w:val="Prrafodelista"/>
        <w:spacing w:after="80"/>
        <w:ind w:left="720" w:hanging="360"/>
      </w:pPr>
      <w:r>
        <w:t>• MOS-iT desarrolla las APIs de Komands y genera la documentación completa en formato OpenAPI 3.0 (archivos YAML/JSON).</w:t>
      </w:r>
    </w:p>
    <w:p w14:paraId="550CBA9D" w14:textId="77777777" w:rsidR="00C34357" w:rsidRDefault="00000000">
      <w:pPr>
        <w:pStyle w:val="Prrafodelista"/>
        <w:spacing w:after="80"/>
        <w:ind w:left="720" w:hanging="360"/>
      </w:pPr>
      <w:r>
        <w:t>• MOS-iT especifica las políticas de seguridad requeridas (OAuth 2.0/JWT, rate limiting, throttling).</w:t>
      </w:r>
    </w:p>
    <w:p w14:paraId="645FEF93" w14:textId="77777777" w:rsidR="00C34357" w:rsidRDefault="00000000">
      <w:pPr>
        <w:pStyle w:val="Prrafodelista"/>
        <w:spacing w:after="80"/>
        <w:ind w:left="720" w:hanging="360"/>
      </w:pPr>
      <w:r>
        <w:t>• Axway ON·NET (ON·NET), con apoyo del proveedor Axway, ejecuta la publicación de las APIs en la plataforma, configura los tokens de autenticación y valida la integración end-to-end.</w:t>
      </w:r>
    </w:p>
    <w:p w14:paraId="4F76D2BD" w14:textId="77777777" w:rsidR="00C34357" w:rsidRDefault="00000000">
      <w:pPr>
        <w:pStyle w:val="Prrafodelista"/>
        <w:spacing w:after="80"/>
        <w:ind w:left="720" w:hanging="360"/>
      </w:pPr>
      <w:r>
        <w:t>• MOS-iT ejecuta pruebas de integración vía Axway para certificar el correcto funcionamiento del flujo completo.</w:t>
      </w:r>
    </w:p>
    <w:p w14:paraId="1C7F6B90" w14:textId="77777777" w:rsidR="00C34357" w:rsidRDefault="00000000">
      <w:pPr>
        <w:pBdr>
          <w:left w:val="single" w:sz="12" w:space="8" w:color="4472C4"/>
        </w:pBdr>
        <w:spacing w:before="100" w:after="160"/>
        <w:ind w:left="360" w:right="360"/>
      </w:pPr>
      <w:r>
        <w:rPr>
          <w:i/>
          <w:iCs/>
          <w:color w:val="444444"/>
          <w:sz w:val="20"/>
          <w:szCs w:val="20"/>
        </w:rPr>
        <w:t>Nota: La disponibilidad de Axway en ambiente QA es una dependencia alta (semana 10 del proyecto) y en ambiente de producción es una dependencia crítica (semana 26). Sin Axway en producción, el Go-Live no puede ejecutarse. La gestión de esta dependencia es responsabilidad de Axway ON·NET con apoyo del proveedor Axway.</w:t>
      </w:r>
    </w:p>
    <w:p w14:paraId="5F4E310D" w14:textId="77777777" w:rsidR="00C34357" w:rsidRDefault="00000000">
      <w:r>
        <w:br w:type="page"/>
      </w:r>
    </w:p>
    <w:p w14:paraId="55BCB356" w14:textId="77777777" w:rsidR="00C34357" w:rsidRDefault="00000000">
      <w:pPr>
        <w:pStyle w:val="Ttulo2"/>
      </w:pPr>
      <w:bookmarkStart w:id="99" w:name="_Toc226041883"/>
      <w:r>
        <w:lastRenderedPageBreak/>
        <w:t>8.3 Flujo de entrada: VNO → WSO2 → ServiceNow → Axway → Komands</w:t>
      </w:r>
      <w:bookmarkEnd w:id="99"/>
    </w:p>
    <w:p w14:paraId="4338CE7F" w14:textId="77777777" w:rsidR="00C34357" w:rsidRDefault="00000000">
      <w:pPr>
        <w:spacing w:after="160"/>
        <w:jc w:val="both"/>
      </w:pPr>
      <w:r>
        <w:t>El flujo de entrada describe la secuencia completa desde que una VNO inicia una solicitud de operación de red hasta que Komands recibe la instrucción y responde con un acknowledgement. Este flujo combina dos patrones de comunicación: síncrono en el tramo VNO→WSO2→ServiceNow (la VNO recibe respuesta inmediata de ServiceNow), y asíncrono en el tramo ServiceNow→Axway→Komands (ServiceNow no espera la ejecución completa en la OLT).</w:t>
      </w:r>
    </w:p>
    <w:p w14:paraId="7556B952" w14:textId="77777777" w:rsidR="00C34357" w:rsidRDefault="00000000">
      <w:pPr>
        <w:pStyle w:val="Prrafodelista"/>
        <w:spacing w:after="80"/>
        <w:ind w:left="720" w:hanging="360"/>
      </w:pPr>
      <w:r>
        <w:t>• La VNO envía un request HTTP POST a la API expuesta por WSO2 APIM. El request contiene la operación solicitada (activación, baja, modificación, etc.) con todos los datos del servicio (identificador del cliente, serial ONT, velocidad contratada, VLANs, etc.). WSO2 autentica la solicitud, aplica rate limiting, y reenvía a ServiceNow SOM.</w:t>
      </w:r>
    </w:p>
    <w:p w14:paraId="1B10812B" w14:textId="77777777" w:rsidR="00C34357" w:rsidRDefault="00000000">
      <w:pPr>
        <w:pStyle w:val="Prrafodelista"/>
        <w:spacing w:after="80"/>
        <w:ind w:left="720" w:hanging="360"/>
      </w:pPr>
      <w:r>
        <w:t>• ServiceNow SOM recibe el request, crea la orden de servicio, ejecuta validaciones de negocio (datos del cliente, estado de la cuenta, reglas comerciales), y para las operaciones que requieren asignación de recursos, consulta a OSP (CPQD) vía SOAP/XML para validar factibilidad y obtener recursos de red disponibles.</w:t>
      </w:r>
    </w:p>
    <w:p w14:paraId="63380431" w14:textId="77777777" w:rsidR="00C34357" w:rsidRDefault="00000000">
      <w:pPr>
        <w:pStyle w:val="Prrafodelista"/>
        <w:spacing w:after="80"/>
        <w:ind w:left="720" w:hanging="360"/>
      </w:pPr>
      <w:r>
        <w:t>• ServiceNow SOM evalúa el Feature Flag para la combinación específica de VNO + producto + tecnología + operación. Si el Feature Flag indica ‘Komands’, construye el payload de la operación de red y lo envía a la API de Komands a través de Axway APIM. Si el Feature Flag indica ‘BluePlanet’, redirige al flujo legacy (INT-12, standby).</w:t>
      </w:r>
    </w:p>
    <w:p w14:paraId="7705C721" w14:textId="77777777" w:rsidR="00C34357" w:rsidRDefault="00000000">
      <w:pPr>
        <w:pStyle w:val="Prrafodelista"/>
        <w:spacing w:after="80"/>
        <w:ind w:left="720" w:hanging="360"/>
      </w:pPr>
      <w:r>
        <w:t>• Axway APIM recibe el request de ServiceNow, valida el token OAuth 2.0/JWT, aplica rate limiting, y reenvía la solicitud al API Gateway de Komands.</w:t>
      </w:r>
    </w:p>
    <w:p w14:paraId="33B53C71" w14:textId="77777777" w:rsidR="00C34357" w:rsidRDefault="00000000">
      <w:pPr>
        <w:pStyle w:val="Prrafodelista"/>
        <w:spacing w:after="80"/>
        <w:ind w:left="720" w:hanging="360"/>
      </w:pPr>
      <w:r>
        <w:t>• El API Gateway de Komands valida el request (formato, campos obligatorios, tipos de datos), genera un UUID de transacción único (UUIDv4), registra la transacción en PostgreSQL con estado PENDING, encola la transacción en Redis para procesamiento asíncrono por el Orchestrator, y responde inmediatamente con un ACK HTTP 202 Accepted conteniendo el UUID.</w:t>
      </w:r>
    </w:p>
    <w:p w14:paraId="4ADC93D7" w14:textId="77777777" w:rsidR="00C34357" w:rsidRDefault="00000000">
      <w:pPr>
        <w:pStyle w:val="Prrafodelista"/>
        <w:spacing w:after="80"/>
        <w:ind w:left="720" w:hanging="360"/>
      </w:pPr>
      <w:r>
        <w:t>• Axway reenvía el ACK 202 a ServiceNow. ServiceNow almacena el UUID para correlación con el callback futuro, y responde a la VNO a través de WSO2 indicando que la operación fue aceptada y está en proceso.</w:t>
      </w:r>
    </w:p>
    <w:p w14:paraId="0B208250" w14:textId="77777777" w:rsidR="00C34357" w:rsidRDefault="00000000">
      <w:pPr>
        <w:spacing w:after="160"/>
        <w:jc w:val="both"/>
      </w:pPr>
      <w:r>
        <w:t>El tiempo total del flujo de entrada, desde que la VNO envía el request hasta que recibe el ACK de aceptación, debe ser inferior a 500ms (P95) según el requerimiento RNF-03. La ejecución real de los comandos CLI en la OLT ocurre de forma asíncrona después del ACK, y su resultado se comunica mediante el flujo de salida (callback).</w:t>
      </w:r>
    </w:p>
    <w:p w14:paraId="7933FD6B" w14:textId="77777777" w:rsidR="00C34357" w:rsidRDefault="00000000">
      <w:pPr>
        <w:pStyle w:val="Ttulo2"/>
      </w:pPr>
      <w:bookmarkStart w:id="100" w:name="_Toc226041884"/>
      <w:r>
        <w:t>8.4 Flujo de salida: Komands → Axway → ServiceNow (callback)</w:t>
      </w:r>
      <w:bookmarkEnd w:id="100"/>
    </w:p>
    <w:p w14:paraId="5A8DE137" w14:textId="77777777" w:rsidR="00C34357" w:rsidRDefault="00000000">
      <w:pPr>
        <w:spacing w:after="160"/>
        <w:jc w:val="both"/>
      </w:pPr>
      <w:r>
        <w:t>El flujo de salida describe la comunicación del resultado de la ejecución de una transacción desde Komands de vuelta a ServiceNow, completando el ciclo asíncrono iniciado en el flujo de entrada. Este flujo es crítico porque si el callback no llega a ServiceNow, la orden de servicio queda en estado intermedio y requiere intervención manual.</w:t>
      </w:r>
    </w:p>
    <w:p w14:paraId="1005D1D3" w14:textId="77777777" w:rsidR="00C34357" w:rsidRDefault="00000000">
      <w:pPr>
        <w:pStyle w:val="Prrafodelista"/>
        <w:spacing w:after="80"/>
        <w:ind w:left="720" w:hanging="360"/>
      </w:pPr>
      <w:r>
        <w:t>• El Orchestrator de Komands completa la ejecución de la transacción (exitosa, fallida o con rollback) y entrega el resultado al Service Listener vía cola Redis.</w:t>
      </w:r>
    </w:p>
    <w:p w14:paraId="4A4F5322" w14:textId="77777777" w:rsidR="00C34357" w:rsidRDefault="00000000">
      <w:pPr>
        <w:pStyle w:val="Prrafodelista"/>
        <w:spacing w:after="80"/>
        <w:ind w:left="720" w:hanging="360"/>
      </w:pPr>
      <w:r>
        <w:t xml:space="preserve">• El Service Listener formatea el payload del callback según el contrato de API acordado con ServiceNow. El payload incluye: UUID de la transacción (para correlación), estado final (COMPLETED, FAILED, ROLLED_BACK, TIMEOUT), detalle de cada paso </w:t>
      </w:r>
      <w:r>
        <w:lastRenderedPageBreak/>
        <w:t>ejecutado (comando, respuesta de la OLT, duración, estado individual), y metadatos (timestamp, OLT destino, vendor, VNO, operación).</w:t>
      </w:r>
    </w:p>
    <w:p w14:paraId="60352421" w14:textId="77777777" w:rsidR="00C34357" w:rsidRDefault="00000000">
      <w:pPr>
        <w:pStyle w:val="Prrafodelista"/>
        <w:spacing w:after="80"/>
        <w:ind w:left="720" w:hanging="360"/>
      </w:pPr>
      <w:r>
        <w:t>• El Service Listener envía un HTTP POST al endpoint de callback de Axway APIM, autenticado con OAuth 2.0/JWT. Axway valida el token y reenvía el callback a ServiceNow SOM.</w:t>
      </w:r>
    </w:p>
    <w:p w14:paraId="71B7EB97" w14:textId="77777777" w:rsidR="00C34357" w:rsidRDefault="00000000">
      <w:pPr>
        <w:pStyle w:val="Prrafodelista"/>
        <w:spacing w:after="80"/>
        <w:ind w:left="720" w:hanging="360"/>
      </w:pPr>
      <w:r>
        <w:t>• Si el envío del callback falla (error de red, timeout, HTTP 5xx), el Service Listener implementa una política de reintentos con backoff exponencial: 5s, 15s, 45s, 120s, 300s (5 intentos máximo). Después de 5 intentos fallidos, la transacción se marca como CALLBACK_FAILED y genera una alerta para intervención manual.</w:t>
      </w:r>
    </w:p>
    <w:p w14:paraId="37D5E562" w14:textId="77777777" w:rsidR="00C34357" w:rsidRDefault="00000000">
      <w:pPr>
        <w:pStyle w:val="Prrafodelista"/>
        <w:spacing w:after="80"/>
        <w:ind w:left="720" w:hanging="360"/>
      </w:pPr>
      <w:r>
        <w:t>• ServiceNow SOM recibe el callback, actualiza la orden de servicio con el resultado, actualiza CMDB con el estado del servicio provisionado, y notifica a la VNO el resultado final a través de WSO2 APIM.</w:t>
      </w:r>
    </w:p>
    <w:p w14:paraId="23CDBF3D" w14:textId="77777777" w:rsidR="00C34357" w:rsidRDefault="00000000">
      <w:pPr>
        <w:pBdr>
          <w:left w:val="single" w:sz="12" w:space="8" w:color="4472C4"/>
        </w:pBdr>
        <w:spacing w:before="100" w:after="160"/>
        <w:ind w:left="360" w:right="360"/>
      </w:pPr>
      <w:r>
        <w:rPr>
          <w:i/>
          <w:iCs/>
          <w:color w:val="444444"/>
          <w:sz w:val="20"/>
          <w:szCs w:val="20"/>
        </w:rPr>
        <w:t>Nota: El formato del callback de Komands debe mantener paridad funcional con las respuestas que antes generaba BluePlanet BPO. Esto incluye los mismos campos de resultado, los mismos códigos de estado, y la misma estructura JSON. ServiceNow no debe requerir modificaciones adicionales para interpretar los callbacks de Komands respecto a los que recibía de BluePlanet.</w:t>
      </w:r>
    </w:p>
    <w:p w14:paraId="272E4A73" w14:textId="77777777" w:rsidR="00C34357" w:rsidRDefault="00000000">
      <w:pPr>
        <w:spacing w:after="160"/>
        <w:jc w:val="both"/>
      </w:pPr>
      <w:r>
        <w:t>El siguiente diagrama de secuencia ilustra el flujo completo del patrón asíncrono ACK + Callback, mostrando las tres fases (síncrona, ejecución en OLT, y callback) con sus tiempos de referencia:</w:t>
      </w:r>
    </w:p>
    <w:p w14:paraId="35EAD59A" w14:textId="77777777" w:rsidR="00C34357" w:rsidRDefault="00000000">
      <w:pPr>
        <w:spacing w:after="80"/>
        <w:jc w:val="center"/>
      </w:pPr>
      <w:commentRangeStart w:id="101"/>
      <w:r>
        <w:rPr>
          <w:noProof/>
        </w:rPr>
        <w:lastRenderedPageBreak/>
        <w:drawing>
          <wp:inline distT="0" distB="0" distL="0" distR="0" wp14:anchorId="3B101932" wp14:editId="73A36728">
            <wp:extent cx="5905500" cy="5629275"/>
            <wp:effectExtent l="0" t="0" r="0" b="0"/>
            <wp:docPr id="8" name="s8_sequence" descr="s8_sequence" title="s8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9"/>
                    <a:srcRect/>
                    <a:stretch>
                      <a:fillRect/>
                    </a:stretch>
                  </pic:blipFill>
                  <pic:spPr bwMode="auto">
                    <a:xfrm>
                      <a:off x="0" y="0"/>
                      <a:ext cx="5905500" cy="5629275"/>
                    </a:xfrm>
                    <a:prstGeom prst="rect">
                      <a:avLst/>
                    </a:prstGeom>
                  </pic:spPr>
                </pic:pic>
              </a:graphicData>
            </a:graphic>
          </wp:inline>
        </w:drawing>
      </w:r>
      <w:commentRangeEnd w:id="101"/>
      <w:r>
        <w:rPr>
          <w:rStyle w:val="Refdecomentario"/>
          <w:sz w:val="22"/>
          <w:szCs w:val="22"/>
        </w:rPr>
        <w:commentReference w:id="101"/>
      </w:r>
    </w:p>
    <w:p w14:paraId="0D1134CA" w14:textId="77777777" w:rsidR="00C34357" w:rsidRDefault="00000000">
      <w:pPr>
        <w:spacing w:before="80" w:after="200"/>
        <w:jc w:val="center"/>
      </w:pPr>
      <w:r>
        <w:rPr>
          <w:i/>
          <w:iCs/>
          <w:color w:val="666666"/>
          <w:sz w:val="20"/>
          <w:szCs w:val="20"/>
        </w:rPr>
        <w:t>Figura 8.2 — Diagrama de secuencia: Patrón asíncrono ACK 202 + Callback</w:t>
      </w:r>
    </w:p>
    <w:p w14:paraId="6822D391" w14:textId="77777777" w:rsidR="00C34357" w:rsidRDefault="00000000">
      <w:r>
        <w:br w:type="page"/>
      </w:r>
    </w:p>
    <w:p w14:paraId="6822D392" w14:textId="77777777" w:rsidR="00C34357" w:rsidRDefault="00000000">
      <w:pPr>
        <w:pStyle w:val="Ttulo3"/>
      </w:pPr>
      <w:r>
        <w:lastRenderedPageBreak/>
        <w:t>8.2.3 Manejo de Timeouts y Método de Consulta por UUID</w:t>
      </w:r>
    </w:p>
    <w:p w14:paraId="6822D393" w14:textId="77777777" w:rsidR="00C34357" w:rsidRDefault="00000000">
      <w:pPr>
        <w:spacing w:after="160"/>
        <w:jc w:val="both"/>
      </w:pPr>
      <w:r>
        <w:t>Cada API asíncrona de Komands expone un método GET de consulta por UUID que permite verificar el estado y resultado de la operación correspondiente. Este método es parte integrante de cada API funcional (asignación, activación, modificación, baja, etc.) y no constituye una API separada. La respuesta del método GET es idéntica a la respuesta que se obtiene a través del método Respond/listener de la misma API, garantizando consistencia en el tratamiento de resultados por parte de ServiceNow.</w:t>
      </w:r>
    </w:p>
    <w:p w14:paraId="6822D394" w14:textId="77777777" w:rsidR="00C34357" w:rsidRDefault="00000000">
      <w:pPr>
        <w:spacing w:after="160"/>
        <w:jc w:val="both"/>
      </w:pPr>
      <w:r>
        <w:t>Ante la ausencia de respuesta de Komands dentro del tiempo máximo de espera (120 segundos), ServiceNow debe invocar este método GET utilizando el UUID de la transacción original. Si la consulta confirma que la acción fue ejecutada exitosamente, ServiceNow asume respuesta correcta y continúa el flujo con normalidad. Si la consulta retorna error o indica que la acción no fue ejecutada, la invocación se trata como un error y se gestiona según el flujo de excepciones correspondiente.</w:t>
      </w:r>
    </w:p>
    <w:p w14:paraId="1B1B45A2" w14:textId="77777777" w:rsidR="00C34357" w:rsidRDefault="00000000">
      <w:pPr>
        <w:pStyle w:val="Ttulo2"/>
      </w:pPr>
      <w:bookmarkStart w:id="102" w:name="_Toc226041885"/>
      <w:r>
        <w:t>8.5 Integración con BluePlanet UAA</w:t>
      </w:r>
      <w:bookmarkEnd w:id="102"/>
    </w:p>
    <w:p w14:paraId="004B172C" w14:textId="77777777" w:rsidR="00C34357" w:rsidRDefault="00000000">
      <w:pPr>
        <w:spacing w:after="160"/>
        <w:jc w:val="both"/>
      </w:pPr>
      <w:r>
        <w:t>BluePlanet UAA (Unified Activation and Automation) es el módulo de alarmas y assurance que se mantiene operativo en Kubernetes sin modificaciones (ADR-004). UAA cumple una función crítica en la gestión de fallas masivas de la red GPON, monitoreando las alarmas generadas por las OLTs, agrupándolas por criterios geográficos y de impacto, y notificando a ServiceNow para la gestión de incidentes de assurance.</w:t>
      </w:r>
    </w:p>
    <w:p w14:paraId="5BC492C1" w14:textId="77777777" w:rsidR="00C34357" w:rsidRDefault="00000000">
      <w:pPr>
        <w:spacing w:after="160"/>
        <w:jc w:val="both"/>
      </w:pPr>
      <w:r>
        <w:rPr>
          <w:b/>
          <w:bCs/>
        </w:rPr>
        <w:t>Flujos de integración de UAA:</w:t>
      </w:r>
    </w:p>
    <w:p w14:paraId="1F3ED08E" w14:textId="77777777" w:rsidR="00C34357" w:rsidRDefault="00000000">
      <w:pPr>
        <w:pStyle w:val="Prrafodelista"/>
        <w:spacing w:after="80"/>
        <w:ind w:left="720" w:hanging="360"/>
      </w:pPr>
      <w:r>
        <w:rPr>
          <w:b/>
          <w:bCs/>
        </w:rPr>
        <w:t xml:space="preserve">• UAA → OLTs (monitoreo): </w:t>
      </w:r>
      <w:r>
        <w:t>UAA se conecta directamente a las OLTs de la red GPON para recolectar alarmas y eventos. Esta conexión utiliza protocolos SNMP y/o SSH según el vendor. Este flujo es completamente independiente de Komands y no se modifica.</w:t>
      </w:r>
    </w:p>
    <w:p w14:paraId="47D3A2AA" w14:textId="77777777" w:rsidR="00C34357" w:rsidRDefault="00000000">
      <w:pPr>
        <w:pStyle w:val="Prrafodelista"/>
        <w:spacing w:after="80"/>
        <w:ind w:left="720" w:hanging="360"/>
      </w:pPr>
      <w:r>
        <w:rPr>
          <w:b/>
          <w:bCs/>
        </w:rPr>
        <w:t xml:space="preserve">• UAA → ServiceNow (notificación): </w:t>
      </w:r>
      <w:r>
        <w:t>Cuando UAA detecta una condición de falla masiva (múltiples alarmas correlacionadas), notifica a ServiceNow ITSM para la creación automática de tickets de incidente. Este flujo también es independiente de Komands y no se modifica.</w:t>
      </w:r>
    </w:p>
    <w:p w14:paraId="1D142DC0" w14:textId="77777777" w:rsidR="00C34357" w:rsidRDefault="00000000">
      <w:pPr>
        <w:pStyle w:val="Prrafodelista"/>
        <w:spacing w:after="80"/>
        <w:ind w:left="720" w:hanging="360"/>
      </w:pPr>
      <w:r>
        <w:rPr>
          <w:b/>
          <w:bCs/>
        </w:rPr>
        <w:t xml:space="preserve">• UAA → APIs de assurance (consulta): </w:t>
      </w:r>
      <w:r>
        <w:t>UAA expone APIs de consulta en Kubernetes que son consumidas por otros sistemas para obtener información de estado de la red. Estas APIs se mantienen sin cambios.</w:t>
      </w:r>
    </w:p>
    <w:p w14:paraId="2A2BD7FF" w14:textId="77777777" w:rsidR="00C34357" w:rsidRDefault="00000000">
      <w:pPr>
        <w:spacing w:after="160"/>
        <w:jc w:val="both"/>
      </w:pPr>
      <w:r>
        <w:t>El proyecto debe validar durante el Sprint 0 si existe alguna dependencia de datos entre BluePlanet BPO (que se elimina) y UAA (que se mantiene). Si BPO alimentó a UAA con información de provisión, esa fuente de datos deberá ser sustituida. Sin embargo, el análisis preliminar indica que UAA opera de forma autónoma con datos obtenidos directamente de las OLTs, sin dependencia de BPO.</w:t>
      </w:r>
    </w:p>
    <w:p w14:paraId="6F0A22C8" w14:textId="77777777" w:rsidR="00C34357" w:rsidRDefault="00000000">
      <w:pPr>
        <w:pStyle w:val="Ttulo2"/>
      </w:pPr>
      <w:bookmarkStart w:id="103" w:name="_Toc226041886"/>
      <w:r>
        <w:t>8.6 Integración con CMDB</w:t>
      </w:r>
      <w:bookmarkEnd w:id="103"/>
    </w:p>
    <w:p w14:paraId="72E547FE" w14:textId="77777777" w:rsidR="00C34357" w:rsidRDefault="00000000">
      <w:pPr>
        <w:spacing w:after="160"/>
        <w:jc w:val="both"/>
      </w:pPr>
      <w:r>
        <w:t>La CMDB (Configuration Management Database) de ServiceNow se convierte en la fuente autoritativa del inventario de OLTs y servicios activos de ON·NET Fibra, reemplazando la función que antes cumplía BluePlanet BPI con su base de datos Neo4j. Esta decisión (ADR-005) centraliza el inventario en una plataforma gestionada por ON·NET, evitando la fragmentación de datos entre múltiples sistemas.</w:t>
      </w:r>
    </w:p>
    <w:p w14:paraId="6107C67E" w14:textId="77777777" w:rsidR="00C34357" w:rsidRDefault="00000000">
      <w:pPr>
        <w:spacing w:after="160"/>
        <w:jc w:val="both"/>
      </w:pPr>
      <w:r>
        <w:rPr>
          <w:b/>
          <w:bCs/>
        </w:rPr>
        <w:t>Modelo de sincronización CMDB → Komands:</w:t>
      </w:r>
    </w:p>
    <w:p w14:paraId="0256CD48" w14:textId="77777777" w:rsidR="00C34357" w:rsidRDefault="00000000">
      <w:pPr>
        <w:pStyle w:val="Prrafodelista"/>
        <w:spacing w:after="80"/>
        <w:ind w:left="720" w:hanging="360"/>
      </w:pPr>
      <w:r>
        <w:lastRenderedPageBreak/>
        <w:t>• CMDB mantiene el registro maestro de todas las ~618 OLTs activas de ON·NET, incluyendo: dirección IP de gestión, vendor (Nokia/Huawei), modelo, versión de software, ubicación física, estado operativo, y relaciones con otros CIs (shelves, cards, puertos PON).</w:t>
      </w:r>
    </w:p>
    <w:p w14:paraId="570E0026" w14:textId="77777777" w:rsidR="00C34357" w:rsidRDefault="00000000">
      <w:pPr>
        <w:pStyle w:val="Prrafodelista"/>
        <w:spacing w:after="80"/>
        <w:ind w:left="720" w:hanging="360"/>
      </w:pPr>
      <w:r>
        <w:t>• El usuario operativo de ON·NET (Ingeniería de Redes o Mesa de Operaciones) registra y actualiza el inventario de OLTs directamente en CMDB. Cualquier alta, baja o modificación de OLTs se realiza primero en CMDB.</w:t>
      </w:r>
    </w:p>
    <w:p w14:paraId="4F28861A" w14:textId="77777777" w:rsidR="00C34357" w:rsidRDefault="00000000">
      <w:pPr>
        <w:pStyle w:val="Prrafodelista"/>
        <w:spacing w:after="80"/>
        <w:ind w:left="720" w:hanging="360"/>
      </w:pPr>
      <w:r>
        <w:t>• El Catálogo Técnico de Komands sincroniza periódicamente el inventario de OLTs desde CMDB, obteniendo los datos necesarios para la ejecución de comandos: IP, vendor, modelo, tecnología soportada. La sincronización puede ser periódica (batch) o bajo demanda (REST).</w:t>
      </w:r>
    </w:p>
    <w:p w14:paraId="60AD6B2F" w14:textId="77777777" w:rsidR="00C34357" w:rsidRDefault="00000000">
      <w:pPr>
        <w:pStyle w:val="Prrafodelista"/>
        <w:spacing w:after="80"/>
        <w:ind w:left="720" w:hanging="360"/>
      </w:pPr>
      <w:r>
        <w:t>• Las credenciales SSH de las OLTs NO se almacenan en CMDB por política de seguridad. Las credenciales se registran directamente en Komands (cifradas con AES-256) a través del Portal Web, por personal autorizado con rol ADMIN.</w:t>
      </w:r>
    </w:p>
    <w:p w14:paraId="77F5DECF" w14:textId="77777777" w:rsidR="00C34357" w:rsidRDefault="00000000">
      <w:pPr>
        <w:pStyle w:val="Prrafodelista"/>
        <w:spacing w:after="80"/>
        <w:ind w:left="720" w:hanging="360"/>
      </w:pPr>
      <w:r>
        <w:t>• Después de cada operación exitosa de provisión (activación, baja, modificación), ServiceNow SOM actualiza CMDB con el estado del servicio, manteniendo el inventario actualizado.</w:t>
      </w:r>
    </w:p>
    <w:p w14:paraId="2E71AB41" w14:textId="77777777" w:rsidR="00C34357" w:rsidRDefault="00000000">
      <w:pPr>
        <w:pBdr>
          <w:left w:val="single" w:sz="12" w:space="8" w:color="4472C4"/>
        </w:pBdr>
        <w:spacing w:before="100" w:after="160"/>
        <w:ind w:left="360" w:right="360"/>
      </w:pPr>
      <w:r>
        <w:rPr>
          <w:i/>
          <w:iCs/>
          <w:color w:val="444444"/>
          <w:sz w:val="20"/>
          <w:szCs w:val="20"/>
        </w:rPr>
        <w:t>Nota: Komands NO actualiza CMDB directamente. El flujo es unidireccional para el inventario (CMDB → Komands) y la actualización de servicios provisionados la realiza ServiceNow SOM al recibir el callback de Komands. Esto mantiene a ServiceNow como único escritor de CMDB, simplificando la consistencia de datos.</w:t>
      </w:r>
    </w:p>
    <w:p w14:paraId="59C3A06C" w14:textId="77777777" w:rsidR="00C34357" w:rsidRDefault="00000000">
      <w:pPr>
        <w:pStyle w:val="Ttulo2"/>
      </w:pPr>
      <w:bookmarkStart w:id="104" w:name="_Toc226041887"/>
      <w:r>
        <w:t>8.7 Integración con OSP (CPQD)</w:t>
      </w:r>
      <w:bookmarkEnd w:id="104"/>
    </w:p>
    <w:p w14:paraId="40EE37D6" w14:textId="77777777" w:rsidR="00C34357" w:rsidRDefault="00000000">
      <w:pPr>
        <w:spacing w:after="160"/>
        <w:jc w:val="both"/>
      </w:pPr>
      <w:r>
        <w:t>OSP (Operations Support Platform) de CPQD es la plataforma GIS que gestiona el inventario de planta externa de ON·NET Fibra. OSP es el master de disponibilidad de recursos de red y es responsable de los procesos de factibilidad (verificar si existe infraestructura de fibra en la ubicación del cliente) y asignación (reservar recursos de red específicos como puerto PON, OLT, splitter, etc.).</w:t>
      </w:r>
    </w:p>
    <w:p w14:paraId="0DE0D61A" w14:textId="77777777" w:rsidR="00C34357" w:rsidRDefault="00000000">
      <w:pPr>
        <w:spacing w:after="160"/>
        <w:jc w:val="both"/>
      </w:pPr>
      <w:r>
        <w:rPr>
          <w:b/>
          <w:bCs/>
        </w:rPr>
        <w:t>Modelo de integración TO-BE:</w:t>
      </w:r>
    </w:p>
    <w:p w14:paraId="05825042" w14:textId="77777777" w:rsidR="00C34357" w:rsidRDefault="00000000">
      <w:pPr>
        <w:pStyle w:val="Prrafodelista"/>
        <w:spacing w:after="80"/>
        <w:ind w:left="720" w:hanging="360"/>
      </w:pPr>
      <w:r>
        <w:t>• ServiceNow SOM consulta directamente a OSP vía SOAP/XML para las operaciones de factibilidad y asignación. Este flujo (INT-03) se mantiene idéntico al AS-IS y no es modificado por el proyecto.</w:t>
      </w:r>
    </w:p>
    <w:p w14:paraId="734D98EA" w14:textId="77777777" w:rsidR="00C34357" w:rsidRDefault="00000000">
      <w:pPr>
        <w:pStyle w:val="Prrafodelista"/>
        <w:spacing w:after="80"/>
        <w:ind w:left="720" w:hanging="360"/>
      </w:pPr>
      <w:r>
        <w:t>• Komands NO interactúa directamente con OSP. La plataforma Komands solo ejecuta comandos CLI en las OLTs; no necesita consultar ni actualizar el inventario de planta externa.</w:t>
      </w:r>
    </w:p>
    <w:p w14:paraId="02F037E8" w14:textId="77777777" w:rsidR="00C34357" w:rsidRDefault="00000000">
      <w:pPr>
        <w:pStyle w:val="Prrafodelista"/>
        <w:spacing w:after="80"/>
        <w:ind w:left="720" w:hanging="360"/>
      </w:pPr>
      <w:r>
        <w:t>• WSO2 APIM continúa gestionando las APIs de integración entre ServiceNow y OSP, así como las de MAM, sin modificaciones.</w:t>
      </w:r>
    </w:p>
    <w:p w14:paraId="549D6C2A" w14:textId="77777777" w:rsidR="00C34357" w:rsidRDefault="00000000">
      <w:pPr>
        <w:spacing w:after="160"/>
        <w:jc w:val="both"/>
      </w:pPr>
      <w:r>
        <w:t>Esta separación es consistente con el principio de responsabilidad única: ServiceNow gestiona la lógica de negocio (factibilidad, asignación, orden de servicio), OSP gestiona la planta externa, y Komands gestiona exclusivamente la ejecución de comandos en la red activa.</w:t>
      </w:r>
    </w:p>
    <w:p w14:paraId="364B5988" w14:textId="77777777" w:rsidR="00C34357" w:rsidRDefault="00000000">
      <w:r>
        <w:br w:type="page"/>
      </w:r>
    </w:p>
    <w:p w14:paraId="03B691D3" w14:textId="77777777" w:rsidR="00C34357" w:rsidRDefault="00000000">
      <w:pPr>
        <w:pStyle w:val="Ttulo2"/>
      </w:pPr>
      <w:bookmarkStart w:id="105" w:name="_Toc226041888"/>
      <w:r>
        <w:lastRenderedPageBreak/>
        <w:t>8.8 Dependencias críticas entre sistemas</w:t>
      </w:r>
      <w:bookmarkEnd w:id="105"/>
    </w:p>
    <w:p w14:paraId="0E04EFD9" w14:textId="7FE396B1" w:rsidR="00C34357" w:rsidRDefault="00000000">
      <w:pPr>
        <w:spacing w:after="160"/>
        <w:jc w:val="both"/>
      </w:pPr>
      <w:r>
        <w:t xml:space="preserve">La arquitectura de integración genera dependencias operativas entre los sistemas que deben ser gestionadas para garantizar la continuidad del servicio. A </w:t>
      </w:r>
      <w:del w:id="106" w:author="Christian A. Isla Ch." w:date="2026-04-07T10:03:00Z" w16du:dateUtc="2026-04-07T14:03:00Z">
        <w:r>
          <w:delText>continuación</w:delText>
        </w:r>
      </w:del>
      <w:ins w:id="107" w:author="Christian A. Isla Ch." w:date="2026-04-07T10:03:00Z" w16du:dateUtc="2026-04-07T14:03:00Z">
        <w:r>
          <w:t>continuación,</w:t>
        </w:r>
      </w:ins>
      <w:r>
        <w:t xml:space="preserve"> se documentan las dependencias críticas, su impacto en caso de indisponibilidad, y las mitigaciones diseñadas: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90"/>
        <w:gridCol w:w="2294"/>
        <w:gridCol w:w="1157"/>
        <w:gridCol w:w="2415"/>
        <w:gridCol w:w="2104"/>
      </w:tblGrid>
      <w:tr w:rsidR="00C34357" w14:paraId="6082F329"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E72010A" w14:textId="77777777" w:rsidR="00C34357" w:rsidRDefault="00000000">
            <w:pPr>
              <w:jc w:val="center"/>
            </w:pPr>
            <w:r>
              <w:rPr>
                <w:b/>
                <w:bCs/>
                <w:color w:val="FFFFFF"/>
                <w:sz w:val="20"/>
                <w:szCs w:val="20"/>
              </w:rPr>
              <w:t>Sistema</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69ED917" w14:textId="77777777" w:rsidR="00C34357" w:rsidRDefault="00000000">
            <w:pPr>
              <w:jc w:val="center"/>
            </w:pPr>
            <w:r>
              <w:rPr>
                <w:b/>
                <w:bCs/>
                <w:color w:val="FFFFFF"/>
                <w:sz w:val="20"/>
                <w:szCs w:val="20"/>
              </w:rPr>
              <w:t>Impacto si indisponible</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6FB15F5" w14:textId="77777777" w:rsidR="00C34357" w:rsidRDefault="00000000">
            <w:pPr>
              <w:jc w:val="center"/>
            </w:pPr>
            <w:r>
              <w:rPr>
                <w:b/>
                <w:bCs/>
                <w:color w:val="FFFFFF"/>
                <w:sz w:val="20"/>
                <w:szCs w:val="20"/>
              </w:rPr>
              <w:t>Severidad</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986203C" w14:textId="77777777" w:rsidR="00C34357" w:rsidRDefault="00000000">
            <w:pPr>
              <w:jc w:val="center"/>
            </w:pPr>
            <w:r>
              <w:rPr>
                <w:b/>
                <w:bCs/>
                <w:color w:val="FFFFFF"/>
                <w:sz w:val="20"/>
                <w:szCs w:val="20"/>
              </w:rPr>
              <w:t>Mitigación</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98F7B89" w14:textId="77777777" w:rsidR="00C34357" w:rsidRDefault="00000000">
            <w:pPr>
              <w:jc w:val="center"/>
            </w:pPr>
            <w:r>
              <w:rPr>
                <w:b/>
                <w:bCs/>
                <w:color w:val="FFFFFF"/>
                <w:sz w:val="20"/>
                <w:szCs w:val="20"/>
              </w:rPr>
              <w:t>Mecanismo</w:t>
            </w:r>
          </w:p>
        </w:tc>
      </w:tr>
      <w:tr w:rsidR="00C34357" w14:paraId="144F6AD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B7552C" w14:textId="77777777" w:rsidR="00C34357" w:rsidRDefault="00000000">
            <w:r>
              <w:rPr>
                <w:b/>
                <w:bCs/>
                <w:color w:val="000000"/>
                <w:sz w:val="17"/>
                <w:szCs w:val="17"/>
              </w:rPr>
              <w:t>ServiceNow SOM</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64B3455" w14:textId="77777777" w:rsidR="00C34357" w:rsidRDefault="00000000">
            <w:r>
              <w:rPr>
                <w:color w:val="000000"/>
                <w:sz w:val="16"/>
                <w:szCs w:val="16"/>
              </w:rPr>
              <w:t>Orquestador central. Si SN está indisponible, ninguna operación de provisión puede iniciarse.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234EF7" w14:textId="77777777" w:rsidR="00C34357" w:rsidRDefault="00000000">
            <w:pPr>
              <w:jc w:val="center"/>
            </w:pPr>
            <w:r>
              <w:rPr>
                <w:b/>
                <w:bCs/>
                <w:color w:val="C62828"/>
                <w:sz w:val="17"/>
                <w:szCs w:val="17"/>
              </w:rPr>
              <w:t>Crítica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99020A" w14:textId="77777777" w:rsidR="00C34357" w:rsidRDefault="00000000">
            <w:r>
              <w:rPr>
                <w:color w:val="000000"/>
                <w:sz w:val="16"/>
                <w:szCs w:val="16"/>
              </w:rPr>
              <w:t>SN opera como SaaS con SLA 99.9%. ON·NET mantiene plan de contingencia manual.</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F02F32" w14:textId="77777777" w:rsidR="00C34357" w:rsidRDefault="00000000">
            <w:r>
              <w:rPr>
                <w:color w:val="000000"/>
                <w:sz w:val="16"/>
                <w:szCs w:val="16"/>
              </w:rPr>
              <w:t>Proyecto no aplica</w:t>
            </w:r>
          </w:p>
        </w:tc>
      </w:tr>
      <w:tr w:rsidR="00C34357" w14:paraId="1BE3AAE8"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C3174B" w14:textId="77777777" w:rsidR="00C34357" w:rsidRDefault="00000000">
            <w:r>
              <w:rPr>
                <w:b/>
                <w:bCs/>
                <w:color w:val="000000"/>
                <w:sz w:val="17"/>
                <w:szCs w:val="17"/>
              </w:rPr>
              <w:t>Axway APIM</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6179E0" w14:textId="77777777" w:rsidR="00C34357" w:rsidRDefault="00000000">
            <w:r>
              <w:rPr>
                <w:color w:val="000000"/>
                <w:sz w:val="16"/>
                <w:szCs w:val="16"/>
              </w:rPr>
              <w:t>Gateway entre SN y Komands. Si Axway está caído, SN no puede enviar requests ni recibir callbacks.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E8D7A36" w14:textId="77777777" w:rsidR="00C34357" w:rsidRDefault="00000000">
            <w:pPr>
              <w:jc w:val="center"/>
            </w:pPr>
            <w:r>
              <w:rPr>
                <w:b/>
                <w:bCs/>
                <w:color w:val="C62828"/>
                <w:sz w:val="17"/>
                <w:szCs w:val="17"/>
              </w:rPr>
              <w:t>Crítica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9662C7" w14:textId="77777777" w:rsidR="00C34357" w:rsidRDefault="00000000">
            <w:r>
              <w:rPr>
                <w:color w:val="000000"/>
                <w:sz w:val="16"/>
                <w:szCs w:val="16"/>
              </w:rPr>
              <w:t>Axway desplegado en HA. Feature Flag permite redirigir a BluePlanet (standby) durante coexistencia.</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583B31" w14:textId="77777777" w:rsidR="00C34357" w:rsidRDefault="00000000">
            <w:r>
              <w:rPr>
                <w:color w:val="000000"/>
                <w:sz w:val="16"/>
                <w:szCs w:val="16"/>
              </w:rPr>
              <w:t>Feature Flag → BP</w:t>
            </w:r>
          </w:p>
        </w:tc>
      </w:tr>
      <w:tr w:rsidR="00C34357" w14:paraId="5AE1CD6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205389" w14:textId="77777777" w:rsidR="00C34357" w:rsidRDefault="00000000">
            <w:r>
              <w:rPr>
                <w:b/>
                <w:bCs/>
                <w:color w:val="000000"/>
                <w:sz w:val="17"/>
                <w:szCs w:val="17"/>
              </w:rPr>
              <w:t>Komands API Gateway</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316CA9" w14:textId="77777777" w:rsidR="00C34357" w:rsidRDefault="00000000">
            <w:r>
              <w:rPr>
                <w:color w:val="000000"/>
                <w:sz w:val="16"/>
                <w:szCs w:val="16"/>
              </w:rPr>
              <w:t>Punto de entrada a la plataforma. Si está caído, las transacciones se encolan en Axway y/o SN.</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2226A96" w14:textId="77777777" w:rsidR="00C34357" w:rsidRDefault="00000000">
            <w:pPr>
              <w:jc w:val="center"/>
            </w:pPr>
            <w:r>
              <w:rPr>
                <w:b/>
                <w:bCs/>
                <w:color w:val="E65100"/>
                <w:sz w:val="17"/>
                <w:szCs w:val="17"/>
              </w:rPr>
              <w:t>Alta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5FB224" w14:textId="77777777" w:rsidR="00C34357" w:rsidRDefault="00000000">
            <w:r>
              <w:rPr>
                <w:color w:val="000000"/>
                <w:sz w:val="16"/>
                <w:szCs w:val="16"/>
              </w:rPr>
              <w:t>Mínimo 2 réplicas en K8s. Health checks con restart automático. Load balancer activo.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B41EB03" w14:textId="77777777" w:rsidR="00C34357" w:rsidRDefault="00000000">
            <w:r>
              <w:rPr>
                <w:color w:val="000000"/>
                <w:sz w:val="16"/>
                <w:szCs w:val="16"/>
              </w:rPr>
              <w:t>K8s HA + 2 réplicas</w:t>
            </w:r>
          </w:p>
        </w:tc>
      </w:tr>
      <w:tr w:rsidR="00C34357" w14:paraId="5C3C3D6B"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92817A" w14:textId="77777777" w:rsidR="00C34357" w:rsidRDefault="00000000">
            <w:r>
              <w:rPr>
                <w:b/>
                <w:bCs/>
                <w:color w:val="000000"/>
                <w:sz w:val="17"/>
                <w:szCs w:val="17"/>
              </w:rPr>
              <w:t>PostgreSQL</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7DE59C" w14:textId="77777777" w:rsidR="00C34357" w:rsidRDefault="00000000">
            <w:r>
              <w:rPr>
                <w:color w:val="000000"/>
                <w:sz w:val="16"/>
                <w:szCs w:val="16"/>
              </w:rPr>
              <w:t>Base de datos de transacciones. Sin PG, Komands no puede registrar ni consultar transacciones.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DE65AA" w14:textId="77777777" w:rsidR="00C34357" w:rsidRDefault="00000000">
            <w:pPr>
              <w:jc w:val="center"/>
            </w:pPr>
            <w:r>
              <w:rPr>
                <w:b/>
                <w:bCs/>
                <w:color w:val="C62828"/>
                <w:sz w:val="17"/>
                <w:szCs w:val="17"/>
              </w:rPr>
              <w:t>Crítica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EF1C59" w14:textId="77777777" w:rsidR="00C34357" w:rsidRDefault="00000000">
            <w:r>
              <w:rPr>
                <w:color w:val="000000"/>
                <w:sz w:val="16"/>
                <w:szCs w:val="16"/>
              </w:rPr>
              <w:t>PostgreSQL HA: Primary + Standby con failover automático (Patroni). RPO &lt; 1h, RTO &lt; 4h.</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1F6A41" w14:textId="77777777" w:rsidR="00C34357" w:rsidRDefault="00000000">
            <w:r>
              <w:rPr>
                <w:color w:val="000000"/>
                <w:sz w:val="16"/>
                <w:szCs w:val="16"/>
              </w:rPr>
              <w:t>Patroni failover auto</w:t>
            </w:r>
          </w:p>
        </w:tc>
      </w:tr>
      <w:tr w:rsidR="00C34357" w14:paraId="3AF2519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0D0AD0" w14:textId="77777777" w:rsidR="00C34357" w:rsidRDefault="00000000">
            <w:r>
              <w:rPr>
                <w:b/>
                <w:bCs/>
                <w:color w:val="000000"/>
                <w:sz w:val="17"/>
                <w:szCs w:val="17"/>
              </w:rPr>
              <w:t>Redis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649858" w14:textId="77777777" w:rsidR="00C34357" w:rsidRDefault="00000000">
            <w:r>
              <w:rPr>
                <w:color w:val="000000"/>
                <w:sz w:val="16"/>
                <w:szCs w:val="16"/>
              </w:rPr>
              <w:t>Cola de transacciones y cache. Sin Redis, el API Gateway no puede encolar y el Orchestrator no puede consumir.</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352616" w14:textId="77777777" w:rsidR="00C34357" w:rsidRDefault="00000000">
            <w:pPr>
              <w:jc w:val="center"/>
            </w:pPr>
            <w:r>
              <w:rPr>
                <w:b/>
                <w:bCs/>
                <w:color w:val="E65100"/>
                <w:sz w:val="17"/>
                <w:szCs w:val="17"/>
              </w:rPr>
              <w:t>Alta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502E3B8" w14:textId="77777777" w:rsidR="00C34357" w:rsidRDefault="00000000">
            <w:r>
              <w:rPr>
                <w:color w:val="000000"/>
                <w:sz w:val="16"/>
                <w:szCs w:val="16"/>
              </w:rPr>
              <w:t>Redis + Sentinel con failover automático. 3 nodos Sentinel para quorum.</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AE6FFDA" w14:textId="77777777" w:rsidR="00C34357" w:rsidRDefault="00000000">
            <w:r>
              <w:rPr>
                <w:color w:val="000000"/>
                <w:sz w:val="16"/>
                <w:szCs w:val="16"/>
              </w:rPr>
              <w:t>Sentinel failover</w:t>
            </w:r>
          </w:p>
        </w:tc>
      </w:tr>
      <w:tr w:rsidR="00C34357" w14:paraId="140EFD25"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320B50" w14:textId="77777777" w:rsidR="00C34357" w:rsidRDefault="00000000">
            <w:r>
              <w:rPr>
                <w:b/>
                <w:bCs/>
                <w:color w:val="000000"/>
                <w:sz w:val="17"/>
                <w:szCs w:val="17"/>
              </w:rPr>
              <w:t>OLTs Nokia/Huawei</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E8F201" w14:textId="77777777" w:rsidR="00C34357" w:rsidRDefault="00000000">
            <w:r>
              <w:rPr>
                <w:color w:val="000000"/>
                <w:sz w:val="16"/>
                <w:szCs w:val="16"/>
              </w:rPr>
              <w:t>Equipos de red destino. Si una OLT no responde SSH, la transacción falla para esa OLT.</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98C03F" w14:textId="77777777" w:rsidR="00C34357" w:rsidRDefault="00000000">
            <w:pPr>
              <w:jc w:val="center"/>
            </w:pPr>
            <w:r>
              <w:rPr>
                <w:b/>
                <w:bCs/>
                <w:color w:val="666666"/>
                <w:sz w:val="17"/>
                <w:szCs w:val="17"/>
              </w:rPr>
              <w:t>Media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13E6FB" w14:textId="77777777" w:rsidR="00C34357" w:rsidRDefault="00000000">
            <w:r>
              <w:rPr>
                <w:color w:val="000000"/>
                <w:sz w:val="16"/>
                <w:szCs w:val="16"/>
              </w:rPr>
              <w:t>Timeout + reintentos por conexión SSH. Circuit breaker en Dispatcher. Error clasificado para Mesa de Quiebre.</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9130EF" w14:textId="77777777" w:rsidR="00C34357" w:rsidRDefault="00000000">
            <w:r>
              <w:rPr>
                <w:color w:val="000000"/>
                <w:sz w:val="16"/>
                <w:szCs w:val="16"/>
              </w:rPr>
              <w:t>Timeout + retry + CB</w:t>
            </w:r>
          </w:p>
        </w:tc>
      </w:tr>
      <w:tr w:rsidR="00C34357" w14:paraId="4B5905F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E123063" w14:textId="77777777" w:rsidR="00C34357" w:rsidRDefault="00000000">
            <w:r>
              <w:rPr>
                <w:b/>
                <w:bCs/>
                <w:color w:val="000000"/>
                <w:sz w:val="17"/>
                <w:szCs w:val="17"/>
              </w:rPr>
              <w:t>OSP (CPQD)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D7056E" w14:textId="77777777" w:rsidR="00C34357" w:rsidRDefault="00000000">
            <w:r>
              <w:rPr>
                <w:color w:val="000000"/>
                <w:sz w:val="16"/>
                <w:szCs w:val="16"/>
              </w:rPr>
              <w:t>Factibilidad y asignación. Si OSP está caído, no se pueden iniciar nuevas instalaciones.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F82107" w14:textId="77777777" w:rsidR="00C34357" w:rsidRDefault="00000000">
            <w:pPr>
              <w:jc w:val="center"/>
            </w:pPr>
            <w:r>
              <w:rPr>
                <w:b/>
                <w:bCs/>
                <w:color w:val="E65100"/>
                <w:sz w:val="17"/>
                <w:szCs w:val="17"/>
              </w:rPr>
              <w:t>Alta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180219" w14:textId="77777777" w:rsidR="00C34357" w:rsidRDefault="00000000">
            <w:r>
              <w:rPr>
                <w:color w:val="000000"/>
                <w:sz w:val="16"/>
                <w:szCs w:val="16"/>
              </w:rPr>
              <w:t>SN maneja timeout de OSP. Operaciones post-venta (baja, mod) no dependen de OSP.</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15833F" w14:textId="77777777" w:rsidR="00C34357" w:rsidRDefault="00000000">
            <w:r>
              <w:rPr>
                <w:color w:val="000000"/>
                <w:sz w:val="16"/>
                <w:szCs w:val="16"/>
              </w:rPr>
              <w:t>PV no depende de OSP</w:t>
            </w:r>
          </w:p>
        </w:tc>
      </w:tr>
      <w:tr w:rsidR="00C34357" w14:paraId="6FC57E50"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47AFA6" w14:textId="77777777" w:rsidR="00C34357" w:rsidRDefault="00000000">
            <w:r>
              <w:rPr>
                <w:b/>
                <w:bCs/>
                <w:color w:val="000000"/>
                <w:sz w:val="17"/>
                <w:szCs w:val="17"/>
              </w:rPr>
              <w:t>CMDB</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2A4CFF" w14:textId="77777777" w:rsidR="00C34357" w:rsidRDefault="00000000">
            <w:r>
              <w:rPr>
                <w:color w:val="000000"/>
                <w:sz w:val="16"/>
                <w:szCs w:val="16"/>
              </w:rPr>
              <w:t>Inventario OLTs. Si CMDB no sincroniza, el Catálogo de Komands puede tener datos desactualizados.</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D8965F" w14:textId="77777777" w:rsidR="00C34357" w:rsidRDefault="00000000">
            <w:pPr>
              <w:jc w:val="center"/>
            </w:pPr>
            <w:r>
              <w:rPr>
                <w:b/>
                <w:bCs/>
                <w:color w:val="666666"/>
                <w:sz w:val="17"/>
                <w:szCs w:val="17"/>
              </w:rPr>
              <w:t>Media</w:t>
            </w:r>
          </w:p>
        </w:tc>
        <w:tc>
          <w:tcPr>
            <w:tcW w:w="2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0D9C24" w14:textId="77777777" w:rsidR="00C34357" w:rsidRDefault="00000000">
            <w:r>
              <w:rPr>
                <w:color w:val="000000"/>
                <w:sz w:val="16"/>
                <w:szCs w:val="16"/>
              </w:rPr>
              <w:t>Catálogo local con cache. Si una OLT nueva no está sincronizada, se registra manualmente vía Portal.</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C2C04EA" w14:textId="77777777" w:rsidR="00C34357" w:rsidRDefault="00000000">
            <w:r>
              <w:rPr>
                <w:color w:val="000000"/>
                <w:sz w:val="16"/>
                <w:szCs w:val="16"/>
              </w:rPr>
              <w:t>Cache local + manual</w:t>
            </w:r>
          </w:p>
        </w:tc>
      </w:tr>
    </w:tbl>
    <w:p w14:paraId="068BC644" w14:textId="77777777" w:rsidR="00C34357" w:rsidRDefault="00000000">
      <w:pPr>
        <w:spacing w:after="160"/>
        <w:jc w:val="both"/>
      </w:pPr>
      <w:r>
        <w:t>El siguiente diagrama visualiza las dependencias entre sistemas organizadas por severidad, con las relaciones de dependencia y los mecanismos de mitigación:</w:t>
      </w:r>
    </w:p>
    <w:p w14:paraId="3B41D447" w14:textId="77777777" w:rsidR="00C34357" w:rsidRDefault="00000000">
      <w:pPr>
        <w:spacing w:after="80"/>
        <w:jc w:val="center"/>
      </w:pPr>
      <w:r>
        <w:rPr>
          <w:noProof/>
        </w:rPr>
        <w:lastRenderedPageBreak/>
        <w:drawing>
          <wp:inline distT="0" distB="0" distL="0" distR="0" wp14:anchorId="5EB95B1F" wp14:editId="07E99C31">
            <wp:extent cx="5905500" cy="4029075"/>
            <wp:effectExtent l="0" t="0" r="0" b="0"/>
            <wp:docPr id="9" name="s8_depmap" descr="s8_depmap" title="s8_dep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0"/>
                    <a:srcRect/>
                    <a:stretch>
                      <a:fillRect/>
                    </a:stretch>
                  </pic:blipFill>
                  <pic:spPr bwMode="auto">
                    <a:xfrm>
                      <a:off x="0" y="0"/>
                      <a:ext cx="5905500" cy="4029075"/>
                    </a:xfrm>
                    <a:prstGeom prst="rect">
                      <a:avLst/>
                    </a:prstGeom>
                  </pic:spPr>
                </pic:pic>
              </a:graphicData>
            </a:graphic>
          </wp:inline>
        </w:drawing>
      </w:r>
    </w:p>
    <w:p w14:paraId="67797CC2" w14:textId="77777777" w:rsidR="00C34357" w:rsidRDefault="00000000">
      <w:pPr>
        <w:spacing w:before="80" w:after="200"/>
        <w:jc w:val="center"/>
      </w:pPr>
      <w:r>
        <w:rPr>
          <w:i/>
          <w:iCs/>
          <w:color w:val="666666"/>
          <w:sz w:val="20"/>
          <w:szCs w:val="20"/>
        </w:rPr>
        <w:t>Figura 8.3 — Mapa de dependencias críticas entre sistemas (severidad y mitigación)</w:t>
      </w:r>
    </w:p>
    <w:p w14:paraId="3AB41DEE" w14:textId="77777777" w:rsidR="00C34357" w:rsidRDefault="00000000">
      <w:r>
        <w:br w:type="page"/>
      </w:r>
    </w:p>
    <w:p w14:paraId="2AED0C2D" w14:textId="77777777" w:rsidR="00C34357" w:rsidRDefault="00000000">
      <w:pPr>
        <w:pStyle w:val="Ttulo2"/>
      </w:pPr>
      <w:bookmarkStart w:id="108" w:name="_Toc226041889"/>
      <w:r>
        <w:lastRenderedPageBreak/>
        <w:t>8.9 Patrón síncrono vs asíncrono por operación</w:t>
      </w:r>
      <w:bookmarkEnd w:id="108"/>
    </w:p>
    <w:p w14:paraId="62F8F695" w14:textId="77777777" w:rsidR="00C34357" w:rsidRDefault="00000000">
      <w:pPr>
        <w:spacing w:after="160"/>
        <w:jc w:val="both"/>
      </w:pPr>
      <w:r>
        <w:t>El ecosistema Génesis utiliza dos patrones de comunicación según la naturaleza de cada operación. La elección del patrón responde al tiempo de ejecución esperado: las operaciones que implican ejecución de comandos CLI en OLTs (que puede tomar entre 2 y 120 segundos) utilizan el patrón asíncrono para no bloquear al consumidor, mientras que las operaciones de consulta pura (que solo leen datos de la base de datos o ejecutan un único comando de consulta en la OLT) utilizan el patrón síncrono con respuesta inmediata.</w:t>
      </w:r>
    </w:p>
    <w:p w14:paraId="0418A2FA" w14:textId="77777777" w:rsidR="00C34357" w:rsidRDefault="00000000">
      <w:pPr>
        <w:spacing w:after="160"/>
        <w:jc w:val="both"/>
      </w:pPr>
      <w:r>
        <w:rPr>
          <w:b/>
          <w:bCs/>
        </w:rPr>
        <w:t>Patrón Asíncrono (ACK + Callback):</w:t>
      </w:r>
    </w:p>
    <w:p w14:paraId="6DC4E3B2" w14:textId="77777777" w:rsidR="00C50FB1" w:rsidRDefault="00000000">
      <w:pPr>
        <w:spacing w:after="160"/>
        <w:jc w:val="both"/>
        <w:rPr>
          <w:ins w:id="109" w:author="Christian A. Isla Ch." w:date="2026-04-07T10:05:00Z" w16du:dateUtc="2026-04-07T14:05:00Z"/>
        </w:rPr>
        <w:pPrChange w:id="110" w:author="Christian A. Isla Ch." w:date="2026-04-07T10:05:00Z" w16du:dateUtc="2026-04-07T14:05:00Z">
          <w:pPr>
            <w:pStyle w:val="Prrafodelista"/>
            <w:numPr>
              <w:numId w:val="30"/>
            </w:numPr>
            <w:spacing w:after="160"/>
            <w:ind w:left="720" w:hanging="360"/>
            <w:jc w:val="both"/>
          </w:pPr>
        </w:pPrChange>
      </w:pPr>
      <w:r>
        <w:t xml:space="preserve">Utilizado para todas las operaciones de provisión que modifican la configuración de la OLT. </w:t>
      </w:r>
    </w:p>
    <w:p w14:paraId="260915D1" w14:textId="37BD21C2" w:rsidR="0014549A" w:rsidRDefault="00000000">
      <w:pPr>
        <w:pStyle w:val="Prrafodelista"/>
        <w:numPr>
          <w:ilvl w:val="0"/>
          <w:numId w:val="30"/>
        </w:numPr>
        <w:spacing w:after="160"/>
        <w:jc w:val="both"/>
        <w:rPr>
          <w:ins w:id="111" w:author="Christian A. Isla Ch." w:date="2026-04-07T10:04:00Z" w16du:dateUtc="2026-04-07T14:04:00Z"/>
        </w:rPr>
        <w:pPrChange w:id="112" w:author="Christian A. Isla Ch." w:date="2026-04-07T10:05:00Z" w16du:dateUtc="2026-04-07T14:05:00Z">
          <w:pPr>
            <w:spacing w:after="160"/>
            <w:jc w:val="both"/>
          </w:pPr>
        </w:pPrChange>
      </w:pPr>
      <w:r>
        <w:t xml:space="preserve">ServiceNow envía el request a Komands vía Axway; </w:t>
      </w:r>
    </w:p>
    <w:p w14:paraId="19E4EB8C" w14:textId="77777777" w:rsidR="00757508" w:rsidRDefault="00000000">
      <w:pPr>
        <w:pStyle w:val="Prrafodelista"/>
        <w:numPr>
          <w:ilvl w:val="0"/>
          <w:numId w:val="30"/>
        </w:numPr>
        <w:spacing w:after="160"/>
        <w:jc w:val="both"/>
        <w:rPr>
          <w:ins w:id="113" w:author="Christian A. Isla Ch." w:date="2026-04-07T10:04:00Z" w16du:dateUtc="2026-04-07T14:04:00Z"/>
        </w:rPr>
        <w:pPrChange w:id="114" w:author="Christian A. Isla Ch." w:date="2026-04-07T10:05:00Z" w16du:dateUtc="2026-04-07T14:05:00Z">
          <w:pPr>
            <w:spacing w:after="160"/>
            <w:jc w:val="both"/>
          </w:pPr>
        </w:pPrChange>
      </w:pPr>
      <w:r>
        <w:t xml:space="preserve">Komands responde inmediatamente con un ACK HTTP 202 Accepted conteniendo el UUID de la transacción; ServiceNow registra el UUID; </w:t>
      </w:r>
    </w:p>
    <w:p w14:paraId="3B89CF4C" w14:textId="77777777" w:rsidR="00757508" w:rsidRDefault="00000000">
      <w:pPr>
        <w:pStyle w:val="Prrafodelista"/>
        <w:numPr>
          <w:ilvl w:val="0"/>
          <w:numId w:val="30"/>
        </w:numPr>
        <w:spacing w:after="160"/>
        <w:jc w:val="both"/>
        <w:rPr>
          <w:ins w:id="115" w:author="Christian A. Isla Ch." w:date="2026-04-07T10:05:00Z" w16du:dateUtc="2026-04-07T14:05:00Z"/>
        </w:rPr>
        <w:pPrChange w:id="116" w:author="Christian A. Isla Ch." w:date="2026-04-07T10:05:00Z" w16du:dateUtc="2026-04-07T14:05:00Z">
          <w:pPr>
            <w:spacing w:after="160"/>
            <w:jc w:val="both"/>
          </w:pPr>
        </w:pPrChange>
      </w:pPr>
      <w:r>
        <w:t xml:space="preserve">Komands ejecuta los comandos CLI de forma asíncrona; al finalizar, Komands envía un callback HTTP POST con el resultado completo a través de Axway hacia ServiceNow. </w:t>
      </w:r>
    </w:p>
    <w:p w14:paraId="4030F310" w14:textId="116A7150" w:rsidR="00C34357" w:rsidRDefault="00000000">
      <w:pPr>
        <w:spacing w:after="160"/>
        <w:jc w:val="both"/>
      </w:pPr>
      <w:r>
        <w:t xml:space="preserve">Este patrón garantiza que ServiceNow no quede bloqueado durante la ejecución de comandos SSH </w:t>
      </w:r>
      <w:commentRangeStart w:id="117"/>
      <w:r>
        <w:t>que pueden tomar hasta 120 segundos</w:t>
      </w:r>
      <w:commentRangeEnd w:id="117"/>
      <w:r>
        <w:rPr>
          <w:rStyle w:val="Refdecomentario"/>
          <w:sz w:val="22"/>
          <w:szCs w:val="22"/>
        </w:rPr>
        <w:commentReference w:id="117"/>
      </w:r>
      <w:r>
        <w:t>.</w:t>
      </w:r>
    </w:p>
    <w:p w14:paraId="30E98707" w14:textId="77777777" w:rsidR="00C34357" w:rsidRDefault="00000000">
      <w:pPr>
        <w:spacing w:after="160"/>
        <w:jc w:val="both"/>
      </w:pPr>
      <w:r>
        <w:rPr>
          <w:b/>
          <w:bCs/>
        </w:rPr>
        <w:t>Patrón Síncrono (Request/Response):</w:t>
      </w:r>
    </w:p>
    <w:p w14:paraId="09EDE5B2" w14:textId="77777777" w:rsidR="00C34357" w:rsidRDefault="00000000">
      <w:pPr>
        <w:spacing w:after="160"/>
        <w:jc w:val="both"/>
      </w:pPr>
      <w:r>
        <w:t>Utilizado para operaciones de consulta que no modifican la configuración de la OLT. ServiceNow envía el request a Komands vía Axway; Komands ejecuta la consulta (contra su base de datos local o mediante un comando de consulta SSH en la OLT); y responde directamente con el resultado completo en la misma conexión HTTP. El tiempo máximo de respuesta es de 500ms (P95) para consultas locales y de 5 segundos para consultas que requieren acceso SSH a la OLT.</w:t>
      </w:r>
    </w:p>
    <w:p w14:paraId="0691A274" w14:textId="77777777" w:rsidR="00C34357" w:rsidRDefault="00000000">
      <w:pPr>
        <w:spacing w:after="160"/>
        <w:jc w:val="both"/>
      </w:pPr>
      <w:r>
        <w:t>La siguiente tabla clasifica cada operación según su patrón de comunicación: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97"/>
        <w:gridCol w:w="2196"/>
        <w:gridCol w:w="1041"/>
        <w:gridCol w:w="1988"/>
        <w:gridCol w:w="2738"/>
      </w:tblGrid>
      <w:tr w:rsidR="00C34357" w14:paraId="2BAE2234"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C11E5E1" w14:textId="77777777" w:rsidR="00C34357" w:rsidRDefault="00000000">
            <w:pPr>
              <w:jc w:val="center"/>
            </w:pPr>
            <w:r>
              <w:rPr>
                <w:b/>
                <w:bCs/>
                <w:color w:val="FFFFFF"/>
                <w:sz w:val="20"/>
                <w:szCs w:val="20"/>
              </w:rPr>
              <w:t>Operación</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5ACA2E1" w14:textId="77777777" w:rsidR="00C34357" w:rsidRDefault="00000000">
            <w:pPr>
              <w:jc w:val="center"/>
            </w:pPr>
            <w:r>
              <w:rPr>
                <w:b/>
                <w:bCs/>
                <w:color w:val="FFFFFF"/>
                <w:sz w:val="20"/>
                <w:szCs w:val="20"/>
              </w:rPr>
              <w:t>Endpoint</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AF19024" w14:textId="77777777" w:rsidR="00C34357" w:rsidRDefault="00000000">
            <w:pPr>
              <w:jc w:val="center"/>
            </w:pPr>
            <w:r>
              <w:rPr>
                <w:b/>
                <w:bCs/>
                <w:color w:val="FFFFFF"/>
                <w:sz w:val="20"/>
                <w:szCs w:val="20"/>
              </w:rPr>
              <w:t>Patrón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0339F67" w14:textId="77777777" w:rsidR="00C34357" w:rsidRDefault="00000000">
            <w:pPr>
              <w:jc w:val="center"/>
            </w:pPr>
            <w:r>
              <w:rPr>
                <w:b/>
                <w:bCs/>
                <w:color w:val="FFFFFF"/>
                <w:sz w:val="20"/>
                <w:szCs w:val="20"/>
              </w:rPr>
              <w:t>Mecanismo</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77702AA" w14:textId="77777777" w:rsidR="00C34357" w:rsidRDefault="00000000">
            <w:pPr>
              <w:jc w:val="center"/>
            </w:pPr>
            <w:r>
              <w:rPr>
                <w:b/>
                <w:bCs/>
                <w:color w:val="FFFFFF"/>
                <w:sz w:val="20"/>
                <w:szCs w:val="20"/>
              </w:rPr>
              <w:t>Justificación</w:t>
            </w:r>
          </w:p>
        </w:tc>
      </w:tr>
      <w:tr w:rsidR="00C34357" w14:paraId="1F729C7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62F4D7" w14:textId="77777777" w:rsidR="00C34357" w:rsidRDefault="00000000">
            <w:r>
              <w:rPr>
                <w:b/>
                <w:bCs/>
                <w:color w:val="000000"/>
                <w:sz w:val="17"/>
                <w:szCs w:val="17"/>
              </w:rPr>
              <w:t>Activación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57AEAD" w14:textId="77777777" w:rsidR="00C34357" w:rsidRDefault="00000000">
            <w:r>
              <w:rPr>
                <w:color w:val="C62828"/>
                <w:sz w:val="16"/>
                <w:szCs w:val="16"/>
              </w:rPr>
              <w:t>POST /api/v1/activation</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D50321" w14:textId="77777777" w:rsidR="00C34357" w:rsidRDefault="00000000">
            <w:pPr>
              <w:jc w:val="center"/>
            </w:pPr>
            <w:r>
              <w:rPr>
                <w:b/>
                <w:bCs/>
                <w:color w:val="2E7D32"/>
                <w:sz w:val="17"/>
                <w:szCs w:val="17"/>
              </w:rPr>
              <w:t>Asíncrono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E5F27D" w14:textId="77777777" w:rsidR="00C34357" w:rsidRDefault="00000000">
            <w:r>
              <w:rPr>
                <w:color w:val="000000"/>
                <w:sz w:val="16"/>
                <w:szCs w:val="16"/>
              </w:rPr>
              <w:t>ACK 202 + UUID → Callback</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99475A9" w14:textId="77777777" w:rsidR="00C34357" w:rsidRDefault="00000000">
            <w:r>
              <w:rPr>
                <w:color w:val="000000"/>
                <w:sz w:val="16"/>
                <w:szCs w:val="16"/>
              </w:rPr>
              <w:t>Alta servicio FTTH o SSAA en OLT. Múltiples comandos CLI.</w:t>
            </w:r>
          </w:p>
        </w:tc>
      </w:tr>
      <w:tr w:rsidR="00C34357" w14:paraId="4E8CE77F"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E9C41F" w14:textId="77777777" w:rsidR="00C34357" w:rsidRDefault="00000000">
            <w:r>
              <w:rPr>
                <w:b/>
                <w:bCs/>
                <w:color w:val="000000"/>
                <w:sz w:val="17"/>
                <w:szCs w:val="17"/>
              </w:rPr>
              <w:t>Baja de Acceso</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159DE5" w14:textId="77777777" w:rsidR="00C34357" w:rsidRDefault="00000000">
            <w:r>
              <w:rPr>
                <w:color w:val="C62828"/>
                <w:sz w:val="16"/>
                <w:szCs w:val="16"/>
              </w:rPr>
              <w:t>POST /api/v1/deactivation</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5742B7" w14:textId="77777777" w:rsidR="00C34357" w:rsidRDefault="00000000">
            <w:pPr>
              <w:jc w:val="center"/>
            </w:pPr>
            <w:r>
              <w:rPr>
                <w:b/>
                <w:bCs/>
                <w:color w:val="2E7D32"/>
                <w:sz w:val="17"/>
                <w:szCs w:val="17"/>
              </w:rPr>
              <w:t>Asíncrono</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A74F3B" w14:textId="77777777" w:rsidR="00C34357" w:rsidRDefault="00000000">
            <w:r>
              <w:rPr>
                <w:color w:val="000000"/>
                <w:sz w:val="16"/>
                <w:szCs w:val="16"/>
              </w:rPr>
              <w:t>ACK 202 + UUID → Callback</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49761B9" w14:textId="77777777" w:rsidR="00C34357" w:rsidRDefault="00000000">
            <w:r>
              <w:rPr>
                <w:color w:val="000000"/>
                <w:sz w:val="16"/>
                <w:szCs w:val="16"/>
              </w:rPr>
              <w:t>Eliminación de servicio. Huawei: hasta 25 SP individuales.</w:t>
            </w:r>
          </w:p>
        </w:tc>
      </w:tr>
      <w:tr w:rsidR="00C34357" w14:paraId="633809C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99E58E" w14:textId="77777777" w:rsidR="00C34357" w:rsidRDefault="00000000">
            <w:r>
              <w:rPr>
                <w:b/>
                <w:bCs/>
                <w:color w:val="000000"/>
                <w:sz w:val="17"/>
                <w:szCs w:val="17"/>
              </w:rPr>
              <w:t>Modificación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083A13" w14:textId="77777777" w:rsidR="00C34357" w:rsidRDefault="00000000">
            <w:r>
              <w:rPr>
                <w:color w:val="C62828"/>
                <w:sz w:val="16"/>
                <w:szCs w:val="16"/>
              </w:rPr>
              <w:t>POST /api/v1/modification</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A8BB4C" w14:textId="77777777" w:rsidR="00C34357" w:rsidRDefault="00000000">
            <w:pPr>
              <w:jc w:val="center"/>
            </w:pPr>
            <w:r>
              <w:rPr>
                <w:b/>
                <w:bCs/>
                <w:color w:val="2E7D32"/>
                <w:sz w:val="17"/>
                <w:szCs w:val="17"/>
              </w:rPr>
              <w:t>Asíncrono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B264EFE" w14:textId="77777777" w:rsidR="00C34357" w:rsidRDefault="00000000">
            <w:r>
              <w:rPr>
                <w:color w:val="000000"/>
                <w:sz w:val="16"/>
                <w:szCs w:val="16"/>
              </w:rPr>
              <w:t>ACK 202 + UUID → Callback</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B12DD4" w14:textId="77777777" w:rsidR="00C34357" w:rsidRDefault="00000000">
            <w:r>
              <w:rPr>
                <w:color w:val="000000"/>
                <w:sz w:val="16"/>
                <w:szCs w:val="16"/>
              </w:rPr>
              <w:t>Cambio velocidad, ServiceType. Puede implicar baja + alta.</w:t>
            </w:r>
          </w:p>
        </w:tc>
      </w:tr>
      <w:tr w:rsidR="00C34357" w14:paraId="1E3D7782"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DB5F78" w14:textId="77777777" w:rsidR="00C34357" w:rsidRDefault="00000000">
            <w:r>
              <w:rPr>
                <w:b/>
                <w:bCs/>
                <w:color w:val="000000"/>
                <w:sz w:val="17"/>
                <w:szCs w:val="17"/>
              </w:rPr>
              <w:t>Cambio ONT</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EA726F" w14:textId="77777777" w:rsidR="00C34357" w:rsidRPr="005D78BF" w:rsidRDefault="00000000">
            <w:pPr>
              <w:rPr>
                <w:lang w:val="en-US"/>
              </w:rPr>
            </w:pPr>
            <w:r>
              <w:rPr>
                <w:color w:val="C62828"/>
                <w:sz w:val="16"/>
                <w:szCs w:val="16"/>
                <w:lang w:val="en-US"/>
              </w:rPr>
              <w:t>POST /api/v1/device-modification</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E34DF44" w14:textId="77777777" w:rsidR="00C34357" w:rsidRDefault="00000000">
            <w:pPr>
              <w:jc w:val="center"/>
            </w:pPr>
            <w:r>
              <w:rPr>
                <w:b/>
                <w:bCs/>
                <w:color w:val="2E7D32"/>
                <w:sz w:val="17"/>
                <w:szCs w:val="17"/>
              </w:rPr>
              <w:t>Asíncrono</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D6636D4" w14:textId="77777777" w:rsidR="00C34357" w:rsidRDefault="00000000">
            <w:r>
              <w:rPr>
                <w:color w:val="000000"/>
                <w:sz w:val="16"/>
                <w:szCs w:val="16"/>
              </w:rPr>
              <w:t>ACK 202 + UUID → Callback</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52380F" w14:textId="77777777" w:rsidR="00C34357" w:rsidRDefault="00000000">
            <w:r>
              <w:rPr>
                <w:color w:val="000000"/>
                <w:sz w:val="16"/>
                <w:szCs w:val="16"/>
              </w:rPr>
              <w:t>Swap de serial ONT. Baja ONT anterior + Alta nueva ONT.</w:t>
            </w:r>
          </w:p>
        </w:tc>
      </w:tr>
      <w:tr w:rsidR="00C34357" w14:paraId="470B855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1E8AD2" w14:textId="77777777" w:rsidR="00C34357" w:rsidRDefault="00000000">
            <w:r>
              <w:rPr>
                <w:b/>
                <w:bCs/>
                <w:color w:val="000000"/>
                <w:sz w:val="17"/>
                <w:szCs w:val="17"/>
              </w:rPr>
              <w:t>Reset ONT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C076E7" w14:textId="77777777" w:rsidR="00C34357" w:rsidRDefault="00000000">
            <w:r>
              <w:rPr>
                <w:color w:val="C62828"/>
                <w:sz w:val="16"/>
                <w:szCs w:val="16"/>
              </w:rPr>
              <w:t>POST /api/v1/reset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9E42E0" w14:textId="77777777" w:rsidR="00C34357" w:rsidRDefault="00000000">
            <w:pPr>
              <w:jc w:val="center"/>
            </w:pPr>
            <w:r>
              <w:rPr>
                <w:b/>
                <w:bCs/>
                <w:color w:val="2E7D32"/>
                <w:sz w:val="17"/>
                <w:szCs w:val="17"/>
              </w:rPr>
              <w:t>Asíncrono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D7865BC" w14:textId="77777777" w:rsidR="00C34357" w:rsidRDefault="00000000">
            <w:r>
              <w:rPr>
                <w:color w:val="000000"/>
                <w:sz w:val="16"/>
                <w:szCs w:val="16"/>
              </w:rPr>
              <w:t>ACK 202 + UUID → Callback</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EE3DFBF" w14:textId="77777777" w:rsidR="00C34357" w:rsidRDefault="00000000">
            <w:r>
              <w:rPr>
                <w:color w:val="000000"/>
                <w:sz w:val="16"/>
                <w:szCs w:val="16"/>
              </w:rPr>
              <w:t>Reinicio de ONT vía CLI. Comando simple pero modifica OLT.</w:t>
            </w:r>
          </w:p>
        </w:tc>
      </w:tr>
      <w:tr w:rsidR="00C34357" w14:paraId="3773B0AF"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083EF7" w14:textId="77777777" w:rsidR="00C34357" w:rsidRDefault="00000000">
            <w:r>
              <w:rPr>
                <w:b/>
                <w:bCs/>
                <w:color w:val="000000"/>
                <w:sz w:val="17"/>
                <w:szCs w:val="17"/>
              </w:rPr>
              <w:t>Cancel Order</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645F12" w14:textId="77777777" w:rsidR="00C34357" w:rsidRPr="005D78BF" w:rsidRDefault="00000000">
            <w:pPr>
              <w:rPr>
                <w:lang w:val="en-US"/>
              </w:rPr>
            </w:pPr>
            <w:r>
              <w:rPr>
                <w:color w:val="C62828"/>
                <w:sz w:val="16"/>
                <w:szCs w:val="16"/>
                <w:lang w:val="en-US"/>
              </w:rPr>
              <w:t>POST /api/v1/cancel-order</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0A03178" w14:textId="77777777" w:rsidR="00C34357" w:rsidRDefault="00000000">
            <w:pPr>
              <w:jc w:val="center"/>
            </w:pPr>
            <w:r>
              <w:rPr>
                <w:b/>
                <w:bCs/>
                <w:color w:val="2E7D32"/>
                <w:sz w:val="17"/>
                <w:szCs w:val="17"/>
              </w:rPr>
              <w:t>Asíncrono</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96B337" w14:textId="77777777" w:rsidR="00C34357" w:rsidRDefault="00000000">
            <w:r>
              <w:rPr>
                <w:color w:val="000000"/>
                <w:sz w:val="16"/>
                <w:szCs w:val="16"/>
              </w:rPr>
              <w:t>ACK 202 + UUID → Callback</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663107" w14:textId="77777777" w:rsidR="00C34357" w:rsidRDefault="00000000">
            <w:r>
              <w:rPr>
                <w:color w:val="000000"/>
                <w:sz w:val="16"/>
                <w:szCs w:val="16"/>
              </w:rPr>
              <w:t>Si el servicio ya fue activado, envía baja a la red.</w:t>
            </w:r>
          </w:p>
        </w:tc>
      </w:tr>
      <w:tr w:rsidR="00C34357" w14:paraId="162A7776"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4E0CED" w14:textId="77777777" w:rsidR="00C34357" w:rsidRDefault="00000000">
            <w:r>
              <w:rPr>
                <w:b/>
                <w:bCs/>
                <w:color w:val="000000"/>
                <w:sz w:val="17"/>
                <w:szCs w:val="17"/>
              </w:rPr>
              <w:t>Consulta Acceso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952DAC2" w14:textId="77777777" w:rsidR="00C34357" w:rsidRPr="005D78BF" w:rsidRDefault="00000000">
            <w:pPr>
              <w:rPr>
                <w:lang w:val="en-US"/>
              </w:rPr>
            </w:pPr>
            <w:r>
              <w:rPr>
                <w:color w:val="C62828"/>
                <w:sz w:val="16"/>
                <w:szCs w:val="16"/>
                <w:lang w:val="en-US"/>
              </w:rPr>
              <w:t>GET /api/v1/access/{id}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9F054A" w14:textId="77777777" w:rsidR="00C34357" w:rsidRDefault="00000000">
            <w:pPr>
              <w:jc w:val="center"/>
            </w:pPr>
            <w:r>
              <w:rPr>
                <w:b/>
                <w:bCs/>
                <w:color w:val="185FA5"/>
                <w:sz w:val="17"/>
                <w:szCs w:val="17"/>
              </w:rPr>
              <w:t>Síncrono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19AC64B" w14:textId="77777777" w:rsidR="00C34357" w:rsidRDefault="00000000">
            <w:r>
              <w:rPr>
                <w:color w:val="000000"/>
                <w:sz w:val="16"/>
                <w:szCs w:val="16"/>
              </w:rPr>
              <w:t>Respuesta directa</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B5FFFE" w14:textId="77777777" w:rsidR="00C34357" w:rsidRDefault="00000000">
            <w:r>
              <w:rPr>
                <w:color w:val="000000"/>
                <w:sz w:val="16"/>
                <w:szCs w:val="16"/>
              </w:rPr>
              <w:t>Consulta estado de un acceso. Lee PG o ejecuta display en OLT.</w:t>
            </w:r>
          </w:p>
        </w:tc>
      </w:tr>
      <w:tr w:rsidR="00C34357" w14:paraId="624C332E"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35A894" w14:textId="77777777" w:rsidR="00C34357" w:rsidRDefault="00000000">
            <w:r>
              <w:rPr>
                <w:b/>
                <w:bCs/>
                <w:color w:val="000000"/>
                <w:sz w:val="17"/>
                <w:szCs w:val="17"/>
              </w:rPr>
              <w:t>Ocupación PON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91373F" w14:textId="77777777" w:rsidR="00C34357" w:rsidRPr="005D78BF" w:rsidRDefault="00000000">
            <w:pPr>
              <w:rPr>
                <w:lang w:val="en-US"/>
              </w:rPr>
            </w:pPr>
            <w:r>
              <w:rPr>
                <w:color w:val="C62828"/>
                <w:sz w:val="16"/>
                <w:szCs w:val="16"/>
                <w:lang w:val="en-US"/>
              </w:rPr>
              <w:t>GET /api/v1/port-occupancy</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5011A90" w14:textId="77777777" w:rsidR="00C34357" w:rsidRDefault="00000000">
            <w:pPr>
              <w:jc w:val="center"/>
            </w:pPr>
            <w:commentRangeStart w:id="118"/>
            <w:r>
              <w:rPr>
                <w:b/>
                <w:bCs/>
                <w:color w:val="185FA5"/>
                <w:sz w:val="17"/>
                <w:szCs w:val="17"/>
              </w:rPr>
              <w:t>Síncrono</w:t>
            </w:r>
          </w:p>
        </w:tc>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650CBC" w14:textId="77777777" w:rsidR="00C34357" w:rsidRDefault="00000000">
            <w:r>
              <w:rPr>
                <w:color w:val="000000"/>
                <w:sz w:val="16"/>
                <w:szCs w:val="16"/>
              </w:rPr>
              <w:t>Respuesta directa</w:t>
            </w:r>
          </w:p>
        </w:tc>
        <w:tc>
          <w:tcPr>
            <w:tcW w:w="2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A65D0B" w14:textId="77777777" w:rsidR="00C34357" w:rsidRDefault="00000000">
            <w:r>
              <w:rPr>
                <w:color w:val="000000"/>
                <w:sz w:val="16"/>
                <w:szCs w:val="16"/>
              </w:rPr>
              <w:t xml:space="preserve">Consulta ocupación puerto PON. Ejecuta display en OLT. Nota: Esta funcionalidad se mantiene sin modificaciones respecto a la operación actual, continuando a </w:t>
            </w:r>
            <w:r>
              <w:rPr>
                <w:color w:val="000000"/>
                <w:sz w:val="16"/>
                <w:szCs w:val="16"/>
              </w:rPr>
              <w:lastRenderedPageBreak/>
              <w:t>través de ServiceNow y el módulo de consulta UAA. Está fuera del alcance de Komands.</w:t>
            </w:r>
            <w:commentRangeEnd w:id="118"/>
            <w:r>
              <w:rPr>
                <w:rStyle w:val="Refdecomentario"/>
                <w:sz w:val="22"/>
                <w:szCs w:val="22"/>
              </w:rPr>
              <w:commentReference w:id="118"/>
            </w:r>
          </w:p>
        </w:tc>
      </w:tr>
      <w:tr w:rsidR="00C34357" w14:paraId="2D35188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05450CB" w14:textId="77777777" w:rsidR="00C34357" w:rsidRDefault="00000000">
            <w:r>
              <w:rPr>
                <w:b/>
                <w:bCs/>
                <w:color w:val="000000"/>
                <w:sz w:val="17"/>
                <w:szCs w:val="17"/>
              </w:rPr>
              <w:lastRenderedPageBreak/>
              <w:t>Estado Transacción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DAC307E" w14:textId="77777777" w:rsidR="00C34357" w:rsidRPr="005D78BF" w:rsidRDefault="00000000">
            <w:pPr>
              <w:rPr>
                <w:lang w:val="en-US"/>
              </w:rPr>
            </w:pPr>
            <w:r>
              <w:rPr>
                <w:color w:val="C62828"/>
                <w:sz w:val="16"/>
                <w:szCs w:val="16"/>
                <w:lang w:val="en-US"/>
              </w:rPr>
              <w:t>GET /api/v1/transaction/{uuid}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CD4D2E" w14:textId="77777777" w:rsidR="00C34357" w:rsidRDefault="00000000">
            <w:pPr>
              <w:jc w:val="center"/>
            </w:pPr>
            <w:r>
              <w:rPr>
                <w:b/>
                <w:bCs/>
                <w:color w:val="185FA5"/>
                <w:sz w:val="17"/>
                <w:szCs w:val="17"/>
              </w:rPr>
              <w:t>Síncrono</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16BDC5" w14:textId="77777777" w:rsidR="00C34357" w:rsidRDefault="00000000">
            <w:r>
              <w:rPr>
                <w:color w:val="000000"/>
                <w:sz w:val="16"/>
                <w:szCs w:val="16"/>
              </w:rPr>
              <w:t>Respuesta directa</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F7B0328" w14:textId="77777777" w:rsidR="00C34357" w:rsidRDefault="00000000">
            <w:r>
              <w:rPr>
                <w:color w:val="000000"/>
                <w:sz w:val="16"/>
                <w:szCs w:val="16"/>
              </w:rPr>
              <w:t>Consulta estado de transacción. Lee PG (sin SSH).</w:t>
            </w:r>
          </w:p>
        </w:tc>
      </w:tr>
    </w:tbl>
    <w:p w14:paraId="68F9FA2E" w14:textId="77777777" w:rsidR="00C34357" w:rsidRDefault="00000000">
      <w:pPr>
        <w:pBdr>
          <w:left w:val="single" w:sz="12" w:space="8" w:color="4472C4"/>
        </w:pBdr>
        <w:spacing w:before="100" w:after="160"/>
        <w:ind w:left="360" w:right="360"/>
      </w:pPr>
      <w:r>
        <w:rPr>
          <w:i/>
          <w:iCs/>
          <w:color w:val="444444"/>
          <w:sz w:val="20"/>
          <w:szCs w:val="20"/>
        </w:rPr>
        <w:t>Nota: El patrón asíncrono (ACK + Callback) se mantiene idéntico al que ServiceNow utilizaba con BluePlanet BPO. ServiceNow ya implementa la lógica de esperar callbacks asíncronos y correlacionarlos por identificador único. El UUID de Komands cumple la misma función que el identifier de BluePlanet, lo que minimiza los cambios requeridos en los flujos FlowDesigner de ServiceNow.</w:t>
      </w:r>
    </w:p>
    <w:p w14:paraId="58FFB770" w14:textId="77777777" w:rsidR="00C34357" w:rsidRDefault="00000000">
      <w:r>
        <w:br w:type="page"/>
      </w:r>
    </w:p>
    <w:p w14:paraId="652D1FC6" w14:textId="77777777" w:rsidR="00C34357" w:rsidRDefault="00000000">
      <w:pPr>
        <w:pStyle w:val="Ttulo2"/>
      </w:pPr>
      <w:bookmarkStart w:id="119" w:name="_Toc226041890"/>
      <w:r>
        <w:lastRenderedPageBreak/>
        <w:t>8.10 Contrato de callback y formato de respuesta</w:t>
      </w:r>
      <w:bookmarkEnd w:id="119"/>
    </w:p>
    <w:p w14:paraId="0F28D1D7" w14:textId="77777777" w:rsidR="00C34357" w:rsidRDefault="00000000">
      <w:pPr>
        <w:spacing w:after="160"/>
        <w:jc w:val="both"/>
      </w:pPr>
      <w:r>
        <w:t>El callback de Komands hacia ServiceNow (INT-06/INT-07) utiliza un formato propio diseñado por MOS-iT que reutiliza parcialmente campos de TMForum pero no replica el estándar al 100%. El contrato detallado campo por campo se documenta en la sección 9 (Especificación de APIs) y en el Anexo A (OpenAPI 3.0 YAML). ServiceNow adapta sus flujos FlowDesigner para interpretar este formato nuevo. La validación de que ServiceNow produce la misma respuesta hacia las VNOs (independientemente del formato de callback interno) se realiza mediante los tests de paridad T6 en el extremo VNO (sección 19.3.3).</w:t>
      </w:r>
    </w:p>
    <w:p w14:paraId="2C06CF97" w14:textId="77777777" w:rsidR="00C34357" w:rsidRDefault="00000000">
      <w:pPr>
        <w:pStyle w:val="Ttulo2"/>
      </w:pPr>
      <w:bookmarkStart w:id="120" w:name="_Toc226041891"/>
      <w:r>
        <w:t>8.11 Idempotencia de las integraciones</w:t>
      </w:r>
      <w:bookmarkEnd w:id="120"/>
    </w:p>
    <w:p w14:paraId="1C56AD53" w14:textId="77777777" w:rsidR="00C34357" w:rsidRDefault="00000000">
      <w:pPr>
        <w:spacing w:after="160"/>
        <w:jc w:val="both"/>
      </w:pPr>
      <w:r>
        <w:t>Todas las integraciones de entrada (INT-04/INT-05) implementan idempotencia basada en el UUID de transacción (RNF-11, sección 5). Si ServiceNow reenvía un request con el mismo UUID (por timeout, falla de red, o reintento manual), Komands detecta el duplicado y retorna el resultado de la ejecución original sin volver a ejecutar los comandos CLI en la OLT. Para los callbacks de salida (INT-06/INT-07), el Service Listener implementa idempotencia de entrega: si ServiceNow solicita reenvío de un callback, Komands regenera y reenvía el callback a partir de los datos almacenados en PostgreSQL sin re-ejecutar la transacción.</w:t>
      </w:r>
    </w:p>
    <w:p w14:paraId="4443F7FC" w14:textId="77777777" w:rsidR="00C34357" w:rsidRDefault="00000000">
      <w:pPr>
        <w:pStyle w:val="Ttulo2"/>
      </w:pPr>
      <w:bookmarkStart w:id="121" w:name="_Toc226041892"/>
      <w:r>
        <w:t>8.12 Gestión de ROLLBACK_FAILED</w:t>
      </w:r>
      <w:bookmarkEnd w:id="121"/>
    </w:p>
    <w:p w14:paraId="7E8D462D" w14:textId="77777777" w:rsidR="00C34357" w:rsidRDefault="00000000">
      <w:pPr>
        <w:spacing w:after="160"/>
        <w:jc w:val="both"/>
      </w:pPr>
      <w:r>
        <w:t>Cuando una transacción falla y el rollback automático de los pasos previamente ejecutados también falla (por ejemplo, la OLT no responde durante el rollback o un comando de limpieza es rechazado), la transacción queda en estado ROLLBACK_FAILED. Este estado indica que la OLT puede tener una configuración parcial inconsistente que requiere intervención manual. El procedimiento ante un ROLLBACK_FAILED es el siguiente:</w:t>
      </w:r>
    </w:p>
    <w:p w14:paraId="0CCA1F11" w14:textId="77777777" w:rsidR="00C34357" w:rsidRDefault="00000000">
      <w:pPr>
        <w:pStyle w:val="Prrafodelista"/>
        <w:spacing w:after="80"/>
        <w:ind w:left="720" w:hanging="360"/>
      </w:pPr>
      <w:r>
        <w:t>• El Orchestrator registra el estado ROLLBACK_FAILED en PostgreSQL con el detalle de qué pasos se ejecutaron exitosamente, qué paso falló, y qué pasos de rollback se intentaron y cuáles fallaron.</w:t>
      </w:r>
    </w:p>
    <w:p w14:paraId="41168640" w14:textId="77777777" w:rsidR="00C34357" w:rsidRDefault="00000000">
      <w:pPr>
        <w:pStyle w:val="Prrafodelista"/>
        <w:spacing w:after="80"/>
        <w:ind w:left="720" w:hanging="360"/>
      </w:pPr>
      <w:r>
        <w:t>• Se envía una notificación automática al equipo L2 de MOS-iT (vía correo electrónico y mensajería instantánea) con el UUID de la transacción, la OLT afectada, y el detalle de los pasos fallidos. El equipo L2 evalúa la severidad y decide si escalar.</w:t>
      </w:r>
    </w:p>
    <w:p w14:paraId="18290C23" w14:textId="77777777" w:rsidR="00C34357" w:rsidRDefault="00000000">
      <w:pPr>
        <w:pStyle w:val="Prrafodelista"/>
        <w:spacing w:after="80"/>
        <w:ind w:left="720" w:hanging="360"/>
      </w:pPr>
      <w:r>
        <w:t>• El callback a ServiceNow se envía con estado ROLLBACK_FAILED, incluyendo los datos necesarios para que el Gestor de Quiebres registre la incidencia.</w:t>
      </w:r>
    </w:p>
    <w:p w14:paraId="79C347BE" w14:textId="77777777" w:rsidR="00C34357" w:rsidRDefault="00000000">
      <w:pPr>
        <w:pStyle w:val="Prrafodelista"/>
        <w:spacing w:after="80"/>
        <w:ind w:left="720" w:hanging="360"/>
      </w:pPr>
      <w:r>
        <w:t>• El runbook operacional incluye un procedimiento de limpieza manual de la OLT para casos ROLLBACK_FAILED: conexión SSH directa a la OLT (vía Web Contingencia Cero o Bastion), ejecución manual de los comandos de limpieza, y confirmación de que la OLT queda en estado limpio.</w:t>
      </w:r>
    </w:p>
    <w:p w14:paraId="53A44A98" w14:textId="77777777" w:rsidR="00C34357" w:rsidRDefault="00000000">
      <w:pPr>
        <w:pStyle w:val="Ttulo2"/>
      </w:pPr>
      <w:bookmarkStart w:id="122" w:name="_Toc226041893"/>
      <w:r>
        <w:t>8.13 Versionamiento de APIs</w:t>
      </w:r>
      <w:bookmarkEnd w:id="122"/>
    </w:p>
    <w:p w14:paraId="60CE8BBF" w14:textId="77777777" w:rsidR="00C34357" w:rsidRDefault="00000000">
      <w:pPr>
        <w:spacing w:after="160"/>
        <w:jc w:val="both"/>
      </w:pPr>
      <w:r>
        <w:t xml:space="preserve">Las APIs de Komands se versionan mediante prefijo en el path del endpoint (/api/v1/). La estrategia de versionamiento para evoluciones futuras es la siguiente: la versión v1 se mantiene activa mientras existan consumidores (ServiceNow). Nuevas versiones (v2, v3) se introducen de forma aditiva sin romper la versión anterior. La deprecación de una versión requiere un aviso previo mínimo de 3 meses y la confirmación de que todos los consumidores han migrado a la nueva versión. Los cambios que no rompen compatibilidad (agregar campos opcionales en la </w:t>
      </w:r>
      <w:r>
        <w:lastRenderedPageBreak/>
        <w:t>respuesta, agregar nuevos endpoints) se realizan dentro de la misma versión sin incrementar el número.</w:t>
      </w:r>
    </w:p>
    <w:p w14:paraId="6ED4191E" w14:textId="77777777" w:rsidR="00C34357" w:rsidRDefault="00000000">
      <w:pPr>
        <w:pStyle w:val="Ttulo2"/>
      </w:pPr>
      <w:bookmarkStart w:id="123" w:name="_Toc226041894"/>
      <w:r>
        <w:t>8.14 Modos de falla y respuesta</w:t>
      </w:r>
      <w:bookmarkEnd w:id="123"/>
    </w:p>
    <w:p w14:paraId="59D481F8" w14:textId="77777777" w:rsidR="00C34357" w:rsidRDefault="00000000">
      <w:pPr>
        <w:spacing w:after="160"/>
        <w:jc w:val="both"/>
      </w:pPr>
      <w:r>
        <w:t>La siguiente tabla resume los principales modos de falla de las integraciones, su efecto en la operación, y la respuesta automática o manual de la plataforma: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2200"/>
        <w:gridCol w:w="3400"/>
        <w:gridCol w:w="2360"/>
      </w:tblGrid>
      <w:tr w:rsidR="00C34357" w14:paraId="7D8DC115"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88ADA7D" w14:textId="77777777" w:rsidR="00C34357" w:rsidRDefault="00000000">
            <w:pPr>
              <w:jc w:val="center"/>
            </w:pPr>
            <w:r>
              <w:rPr>
                <w:b/>
                <w:bCs/>
                <w:color w:val="FFFFFF"/>
                <w:sz w:val="20"/>
                <w:szCs w:val="20"/>
              </w:rPr>
              <w:t>Modo de falla</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1ECCD9F" w14:textId="77777777" w:rsidR="00C34357" w:rsidRDefault="00000000">
            <w:pPr>
              <w:jc w:val="center"/>
            </w:pPr>
            <w:r>
              <w:rPr>
                <w:b/>
                <w:bCs/>
                <w:color w:val="FFFFFF"/>
                <w:sz w:val="20"/>
                <w:szCs w:val="20"/>
              </w:rPr>
              <w:t>Efecto</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49908EE" w14:textId="77777777" w:rsidR="00C34357" w:rsidRDefault="00000000">
            <w:pPr>
              <w:jc w:val="center"/>
            </w:pPr>
            <w:r>
              <w:rPr>
                <w:b/>
                <w:bCs/>
                <w:color w:val="FFFFFF"/>
                <w:sz w:val="20"/>
                <w:szCs w:val="20"/>
              </w:rPr>
              <w:t>Respuesta</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DF866D5" w14:textId="77777777" w:rsidR="00C34357" w:rsidRDefault="00000000">
            <w:pPr>
              <w:jc w:val="center"/>
            </w:pPr>
            <w:r>
              <w:rPr>
                <w:b/>
                <w:bCs/>
                <w:color w:val="FFFFFF"/>
                <w:sz w:val="20"/>
                <w:szCs w:val="20"/>
              </w:rPr>
              <w:t>Responsable</w:t>
            </w:r>
          </w:p>
        </w:tc>
      </w:tr>
      <w:tr w:rsidR="00C34357" w14:paraId="182A607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2353C50" w14:textId="77777777" w:rsidR="00C34357" w:rsidRDefault="00000000">
            <w:r>
              <w:rPr>
                <w:b/>
                <w:bCs/>
                <w:color w:val="000000"/>
                <w:sz w:val="17"/>
                <w:szCs w:val="17"/>
              </w:rPr>
              <w:t>Axway caído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57A24E" w14:textId="77777777" w:rsidR="00C34357" w:rsidRDefault="00000000">
            <w:r>
              <w:rPr>
                <w:color w:val="000000"/>
                <w:sz w:val="16"/>
                <w:szCs w:val="16"/>
              </w:rPr>
              <w:t>SN no puede enviar requests a Komands ni recibir callbacks</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FA4AA0" w14:textId="77777777" w:rsidR="00C34357" w:rsidRDefault="00000000">
            <w:r>
              <w:rPr>
                <w:color w:val="000000"/>
                <w:sz w:val="16"/>
                <w:szCs w:val="16"/>
              </w:rPr>
              <w:t>Transacciones se encolan en SN. Web Contingencia Cero para operaciones críticas manuales.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0DB01F" w14:textId="77777777" w:rsidR="00C34357" w:rsidRDefault="00000000">
            <w:r>
              <w:rPr>
                <w:color w:val="000000"/>
                <w:sz w:val="17"/>
                <w:szCs w:val="17"/>
              </w:rPr>
              <w:t>ON·NET (Axway)</w:t>
            </w:r>
          </w:p>
        </w:tc>
      </w:tr>
      <w:tr w:rsidR="00C34357" w14:paraId="5E02F151"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C48356" w14:textId="77777777" w:rsidR="00C34357" w:rsidRDefault="00000000">
            <w:r>
              <w:rPr>
                <w:b/>
                <w:bCs/>
                <w:color w:val="000000"/>
                <w:sz w:val="17"/>
                <w:szCs w:val="17"/>
              </w:rPr>
              <w:t>Komands API GW caído</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EF519D" w14:textId="77777777" w:rsidR="00C34357" w:rsidRDefault="00000000">
            <w:r>
              <w:rPr>
                <w:color w:val="000000"/>
                <w:sz w:val="16"/>
                <w:szCs w:val="16"/>
              </w:rPr>
              <w:t>Axway recibe HTTP 503 / timeout</w:t>
            </w:r>
          </w:p>
        </w:tc>
        <w:tc>
          <w:tcPr>
            <w:tcW w:w="3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1A9F92" w14:textId="77777777" w:rsidR="00C34357" w:rsidRDefault="00000000">
            <w:r>
              <w:rPr>
                <w:color w:val="000000"/>
                <w:sz w:val="16"/>
                <w:szCs w:val="16"/>
              </w:rPr>
              <w:t>K8s reinicia pods automáticamente (&lt;10s). SN reintenta. Feature Flag a BP si persiste.</w:t>
            </w:r>
          </w:p>
        </w:tc>
        <w:tc>
          <w:tcPr>
            <w:tcW w:w="2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686BF8" w14:textId="77777777" w:rsidR="00C34357" w:rsidRDefault="00000000">
            <w:r>
              <w:rPr>
                <w:color w:val="000000"/>
                <w:sz w:val="17"/>
                <w:szCs w:val="17"/>
              </w:rPr>
              <w:t>MOS-iT (K8s)</w:t>
            </w:r>
          </w:p>
        </w:tc>
      </w:tr>
      <w:tr w:rsidR="00C34357" w14:paraId="3ED3BE4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F0A3AB" w14:textId="77777777" w:rsidR="00C34357" w:rsidRDefault="00000000">
            <w:r>
              <w:rPr>
                <w:b/>
                <w:bCs/>
                <w:color w:val="000000"/>
                <w:sz w:val="17"/>
                <w:szCs w:val="17"/>
              </w:rPr>
              <w:t>PostgreSQL Primary caído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C39888" w14:textId="77777777" w:rsidR="00C34357" w:rsidRDefault="00000000">
            <w:r>
              <w:rPr>
                <w:color w:val="000000"/>
                <w:sz w:val="16"/>
                <w:szCs w:val="16"/>
              </w:rPr>
              <w:t>Transacciones no se pueden registrar ni consultar</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BF8934" w14:textId="77777777" w:rsidR="00C34357" w:rsidRDefault="00000000">
            <w:r>
              <w:rPr>
                <w:color w:val="000000"/>
                <w:sz w:val="16"/>
                <w:szCs w:val="16"/>
              </w:rPr>
              <w:t>Patroni promueve Standby (&lt;30s). PgBouncer redirige conexiones.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FFF43AB" w14:textId="77777777" w:rsidR="00C34357" w:rsidRDefault="00000000">
            <w:r>
              <w:rPr>
                <w:color w:val="000000"/>
                <w:sz w:val="17"/>
                <w:szCs w:val="17"/>
              </w:rPr>
              <w:t>MOS-iT (Patroni)</w:t>
            </w:r>
          </w:p>
        </w:tc>
      </w:tr>
      <w:tr w:rsidR="00C34357" w14:paraId="26A8DCEA"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387F3D" w14:textId="77777777" w:rsidR="00C34357" w:rsidRDefault="00000000">
            <w:r>
              <w:rPr>
                <w:b/>
                <w:bCs/>
                <w:color w:val="000000"/>
                <w:sz w:val="17"/>
                <w:szCs w:val="17"/>
              </w:rPr>
              <w:t>Redis caído</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E763D3E" w14:textId="77777777" w:rsidR="00C34357" w:rsidRDefault="00000000">
            <w:r>
              <w:rPr>
                <w:color w:val="000000"/>
                <w:sz w:val="16"/>
                <w:szCs w:val="16"/>
              </w:rPr>
              <w:t>Cola de transacciones no disponible, cache perdido</w:t>
            </w:r>
          </w:p>
        </w:tc>
        <w:tc>
          <w:tcPr>
            <w:tcW w:w="3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187DEB" w14:textId="77777777" w:rsidR="00C34357" w:rsidRDefault="00000000">
            <w:r>
              <w:rPr>
                <w:color w:val="000000"/>
                <w:sz w:val="16"/>
                <w:szCs w:val="16"/>
              </w:rPr>
              <w:t>Sentinel promueve réplica (&lt;15s). Degradación graceful: pods consultan PG directo.</w:t>
            </w:r>
          </w:p>
        </w:tc>
        <w:tc>
          <w:tcPr>
            <w:tcW w:w="2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A366BA" w14:textId="77777777" w:rsidR="00C34357" w:rsidRDefault="00000000">
            <w:r>
              <w:rPr>
                <w:color w:val="000000"/>
                <w:sz w:val="17"/>
                <w:szCs w:val="17"/>
              </w:rPr>
              <w:t>MOS-iT (Sentinel)</w:t>
            </w:r>
          </w:p>
        </w:tc>
      </w:tr>
      <w:tr w:rsidR="00C34357" w14:paraId="7710AF8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2FD3B3" w14:textId="77777777" w:rsidR="00C34357" w:rsidRDefault="00000000">
            <w:r>
              <w:rPr>
                <w:b/>
                <w:bCs/>
                <w:color w:val="000000"/>
                <w:sz w:val="17"/>
                <w:szCs w:val="17"/>
              </w:rPr>
              <w:t>OLT no responde SSH</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0D959F0" w14:textId="77777777" w:rsidR="00C34357" w:rsidRDefault="00000000">
            <w:r>
              <w:rPr>
                <w:color w:val="000000"/>
                <w:sz w:val="16"/>
                <w:szCs w:val="16"/>
              </w:rPr>
              <w:t>Transacción individual falla por timeout</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D5C12D8" w14:textId="77777777" w:rsidR="00C34357" w:rsidRDefault="00000000">
            <w:r>
              <w:rPr>
                <w:color w:val="000000"/>
                <w:sz w:val="16"/>
                <w:szCs w:val="16"/>
              </w:rPr>
              <w:t>Adapter retorna error al Orchestrator. Transacción marcada FAILED. Gestor de Quiebres notificado.</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4BCD54" w14:textId="77777777" w:rsidR="00C34357" w:rsidRDefault="00000000">
            <w:r>
              <w:rPr>
                <w:color w:val="000000"/>
                <w:sz w:val="17"/>
                <w:szCs w:val="17"/>
              </w:rPr>
              <w:t>Ing. Redes ON·NET</w:t>
            </w:r>
          </w:p>
        </w:tc>
      </w:tr>
      <w:tr w:rsidR="00C34357" w14:paraId="5F173568"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29FD92" w14:textId="77777777" w:rsidR="00C34357" w:rsidRDefault="00000000">
            <w:r>
              <w:rPr>
                <w:b/>
                <w:bCs/>
                <w:color w:val="000000"/>
                <w:sz w:val="17"/>
                <w:szCs w:val="17"/>
              </w:rPr>
              <w:t>VPN IFX↔ON·NET caída</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F1AF1F" w14:textId="77777777" w:rsidR="00C34357" w:rsidRDefault="00000000">
            <w:r>
              <w:rPr>
                <w:color w:val="000000"/>
                <w:sz w:val="16"/>
                <w:szCs w:val="16"/>
              </w:rPr>
              <w:t>Ninguna OLT es alcanzable por SSH</w:t>
            </w:r>
          </w:p>
        </w:tc>
        <w:tc>
          <w:tcPr>
            <w:tcW w:w="3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D7ED04" w14:textId="77777777" w:rsidR="00C34357" w:rsidRDefault="00000000">
            <w:r>
              <w:rPr>
                <w:color w:val="000000"/>
                <w:sz w:val="16"/>
                <w:szCs w:val="16"/>
              </w:rPr>
              <w:t>Todas las transacciones fallan. Feature Flag a BP. Web Contingencia Cero si tiene ruta alternativa.</w:t>
            </w:r>
          </w:p>
        </w:tc>
        <w:tc>
          <w:tcPr>
            <w:tcW w:w="2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BAC6122" w14:textId="77777777" w:rsidR="00C34357" w:rsidRDefault="00000000">
            <w:r>
              <w:rPr>
                <w:color w:val="000000"/>
                <w:sz w:val="17"/>
                <w:szCs w:val="17"/>
              </w:rPr>
              <w:t>IFX + ON·NET</w:t>
            </w:r>
          </w:p>
        </w:tc>
      </w:tr>
      <w:tr w:rsidR="00C34357" w14:paraId="69F0529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68D1BE" w14:textId="77777777" w:rsidR="00C34357" w:rsidRDefault="00000000">
            <w:r>
              <w:rPr>
                <w:b/>
                <w:bCs/>
                <w:color w:val="000000"/>
                <w:sz w:val="17"/>
                <w:szCs w:val="17"/>
              </w:rPr>
              <w:t>Callback fallido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431C46" w14:textId="77777777" w:rsidR="00C34357" w:rsidRDefault="00000000">
            <w:r>
              <w:rPr>
                <w:color w:val="000000"/>
                <w:sz w:val="16"/>
                <w:szCs w:val="16"/>
              </w:rPr>
              <w:t>SN no recibe resultado de transacción</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A07064" w14:textId="77777777" w:rsidR="00C34357" w:rsidRDefault="00000000">
            <w:r>
              <w:rPr>
                <w:color w:val="000000"/>
                <w:sz w:val="16"/>
                <w:szCs w:val="16"/>
              </w:rPr>
              <w:t>Reintentos backoff exponencial (5s→15s→45s→120s→300s). Después de 5 intentos: CALLBACK_FAILED + notificación L2.</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046054" w14:textId="77777777" w:rsidR="00C34357" w:rsidRDefault="00000000">
            <w:r>
              <w:rPr>
                <w:color w:val="000000"/>
                <w:sz w:val="17"/>
                <w:szCs w:val="17"/>
              </w:rPr>
              <w:t>MOS-iT (Listener)</w:t>
            </w:r>
          </w:p>
        </w:tc>
      </w:tr>
      <w:tr w:rsidR="00C34357" w14:paraId="20AF0472"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39DC0DA" w14:textId="77777777" w:rsidR="00C34357" w:rsidRDefault="00000000">
            <w:r>
              <w:rPr>
                <w:b/>
                <w:bCs/>
                <w:color w:val="000000"/>
                <w:sz w:val="17"/>
                <w:szCs w:val="17"/>
              </w:rPr>
              <w:t>CMDB sync falla</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5FC3C0C" w14:textId="77777777" w:rsidR="00C34357" w:rsidRDefault="00000000">
            <w:r>
              <w:rPr>
                <w:color w:val="000000"/>
                <w:sz w:val="16"/>
                <w:szCs w:val="16"/>
              </w:rPr>
              <w:t>Catálogo Técnico desactualizado (máx 24h)</w:t>
            </w:r>
          </w:p>
        </w:tc>
        <w:tc>
          <w:tcPr>
            <w:tcW w:w="3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984B77" w14:textId="77777777" w:rsidR="00C34357" w:rsidRDefault="00000000">
            <w:r>
              <w:rPr>
                <w:color w:val="000000"/>
                <w:sz w:val="16"/>
                <w:szCs w:val="16"/>
              </w:rPr>
              <w:t>Operaciones continúan con datos del último sync exitoso. Sync manual disponible desde Portal.</w:t>
            </w:r>
          </w:p>
        </w:tc>
        <w:tc>
          <w:tcPr>
            <w:tcW w:w="2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93C30F" w14:textId="77777777" w:rsidR="00C34357" w:rsidRDefault="00000000">
            <w:r>
              <w:rPr>
                <w:color w:val="000000"/>
                <w:sz w:val="17"/>
                <w:szCs w:val="17"/>
              </w:rPr>
              <w:t>MOS-iT + ON·NET</w:t>
            </w:r>
          </w:p>
        </w:tc>
      </w:tr>
    </w:tbl>
    <w:p w14:paraId="754A55C3" w14:textId="77777777" w:rsidR="00C34357" w:rsidRDefault="00000000">
      <w:r>
        <w:br w:type="page"/>
      </w:r>
    </w:p>
    <w:p w14:paraId="3FC91D90" w14:textId="77777777" w:rsidR="00C34357" w:rsidRDefault="00000000">
      <w:pPr>
        <w:pStyle w:val="Ttulo2"/>
      </w:pPr>
      <w:bookmarkStart w:id="124" w:name="_Toc226041895"/>
      <w:r>
        <w:lastRenderedPageBreak/>
        <w:t>8.15 Ownership operativo post Go-Live</w:t>
      </w:r>
      <w:bookmarkEnd w:id="124"/>
    </w:p>
    <w:p w14:paraId="218003BE" w14:textId="77777777" w:rsidR="00C34357" w:rsidRDefault="00000000">
      <w:pPr>
        <w:spacing w:after="160"/>
        <w:jc w:val="both"/>
      </w:pPr>
      <w:r>
        <w:t>La siguiente tabla define la responsabilidad operativa de cada integración después del Go-Live, durante Hypercare, garantía y post-garantía: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279"/>
        <w:gridCol w:w="1387"/>
        <w:gridCol w:w="1199"/>
        <w:gridCol w:w="1194"/>
        <w:gridCol w:w="1193"/>
        <w:gridCol w:w="3108"/>
      </w:tblGrid>
      <w:tr w:rsidR="00C34357" w14:paraId="2B83B76E"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71C4F1D" w14:textId="77777777" w:rsidR="00C34357" w:rsidRDefault="00000000">
            <w:pPr>
              <w:jc w:val="center"/>
            </w:pPr>
            <w:r>
              <w:rPr>
                <w:b/>
                <w:bCs/>
                <w:color w:val="FFFFFF"/>
                <w:sz w:val="20"/>
                <w:szCs w:val="20"/>
              </w:rPr>
              <w:t>Integración</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413E321" w14:textId="77777777" w:rsidR="00C34357" w:rsidRDefault="00000000">
            <w:pPr>
              <w:jc w:val="center"/>
            </w:pPr>
            <w:r>
              <w:rPr>
                <w:b/>
                <w:bCs/>
                <w:color w:val="FFFFFF"/>
                <w:sz w:val="20"/>
                <w:szCs w:val="20"/>
              </w:rPr>
              <w:t>Flujo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9FD296E" w14:textId="77777777" w:rsidR="00C34357" w:rsidRDefault="00000000">
            <w:pPr>
              <w:jc w:val="center"/>
            </w:pPr>
            <w:r>
              <w:rPr>
                <w:b/>
                <w:bCs/>
                <w:color w:val="FFFFFF"/>
                <w:sz w:val="20"/>
                <w:szCs w:val="20"/>
              </w:rPr>
              <w:t>Hypercare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02B1C87" w14:textId="77777777" w:rsidR="00C34357" w:rsidRDefault="00000000">
            <w:pPr>
              <w:jc w:val="center"/>
            </w:pPr>
            <w:r>
              <w:rPr>
                <w:b/>
                <w:bCs/>
                <w:color w:val="FFFFFF"/>
                <w:sz w:val="20"/>
                <w:szCs w:val="20"/>
              </w:rPr>
              <w:t>Garantía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0F25064" w14:textId="77777777" w:rsidR="00C34357" w:rsidRDefault="00000000">
            <w:pPr>
              <w:jc w:val="center"/>
            </w:pPr>
            <w:r>
              <w:rPr>
                <w:b/>
                <w:bCs/>
                <w:color w:val="FFFFFF"/>
                <w:sz w:val="20"/>
                <w:szCs w:val="20"/>
              </w:rPr>
              <w:t>Post-garantía</w:t>
            </w:r>
          </w:p>
        </w:tc>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B02F528" w14:textId="77777777" w:rsidR="00C34357" w:rsidRDefault="00000000">
            <w:pPr>
              <w:jc w:val="center"/>
            </w:pPr>
            <w:r>
              <w:rPr>
                <w:b/>
                <w:bCs/>
                <w:color w:val="FFFFFF"/>
                <w:sz w:val="20"/>
                <w:szCs w:val="20"/>
              </w:rPr>
              <w:t>Observación</w:t>
            </w:r>
          </w:p>
        </w:tc>
      </w:tr>
      <w:tr w:rsidR="00C34357" w14:paraId="0C2528D1"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20BDC4" w14:textId="77777777" w:rsidR="00C34357" w:rsidRDefault="00000000">
            <w:r>
              <w:rPr>
                <w:b/>
                <w:bCs/>
                <w:color w:val="000000"/>
                <w:sz w:val="17"/>
                <w:szCs w:val="17"/>
              </w:rPr>
              <w:t>INT-01 a INT-03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E1CFAFE" w14:textId="77777777" w:rsidR="00C34357" w:rsidRDefault="00000000">
            <w:r>
              <w:rPr>
                <w:color w:val="000000"/>
                <w:sz w:val="16"/>
                <w:szCs w:val="16"/>
              </w:rPr>
              <w:t>VNOs → WSO2 → SN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D5C699" w14:textId="77777777" w:rsidR="00C34357" w:rsidRDefault="00000000">
            <w:pPr>
              <w:jc w:val="center"/>
            </w:pPr>
            <w:r>
              <w:rPr>
                <w:color w:val="000000"/>
                <w:sz w:val="17"/>
                <w:szCs w:val="17"/>
              </w:rPr>
              <w:t>ON·NET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C30E41A" w14:textId="77777777" w:rsidR="00C34357" w:rsidRDefault="00000000">
            <w:pPr>
              <w:jc w:val="center"/>
            </w:pPr>
            <w:r>
              <w:rPr>
                <w:color w:val="000000"/>
                <w:sz w:val="17"/>
                <w:szCs w:val="17"/>
              </w:rPr>
              <w:t>ON·NET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AB917D" w14:textId="77777777" w:rsidR="00C34357" w:rsidRDefault="00000000">
            <w:pPr>
              <w:jc w:val="center"/>
            </w:pPr>
            <w:r>
              <w:rPr>
                <w:color w:val="000000"/>
                <w:sz w:val="17"/>
                <w:szCs w:val="17"/>
              </w:rPr>
              <w:t>ON·NET</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F92C4B" w14:textId="77777777" w:rsidR="00C34357" w:rsidRDefault="00000000">
            <w:r>
              <w:rPr>
                <w:color w:val="000000"/>
                <w:sz w:val="16"/>
                <w:szCs w:val="16"/>
              </w:rPr>
              <w:t>Sin cambios. Operación existente.</w:t>
            </w:r>
          </w:p>
        </w:tc>
      </w:tr>
      <w:tr w:rsidR="00C34357" w14:paraId="62A06BE9"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9B9F2A" w14:textId="77777777" w:rsidR="00C34357" w:rsidRDefault="00000000">
            <w:r>
              <w:rPr>
                <w:b/>
                <w:bCs/>
                <w:color w:val="000000"/>
                <w:sz w:val="17"/>
                <w:szCs w:val="17"/>
              </w:rPr>
              <w:t>INT-04 / INT-07</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35BB70" w14:textId="77777777" w:rsidR="00C34357" w:rsidRDefault="00000000">
            <w:r>
              <w:rPr>
                <w:color w:val="000000"/>
                <w:sz w:val="16"/>
                <w:szCs w:val="16"/>
              </w:rPr>
              <w:t>SN ↔ Axway</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64A5D6" w14:textId="77777777" w:rsidR="00C34357" w:rsidRDefault="00000000">
            <w:pPr>
              <w:jc w:val="center"/>
            </w:pPr>
            <w:r>
              <w:rPr>
                <w:color w:val="000000"/>
                <w:sz w:val="17"/>
                <w:szCs w:val="17"/>
              </w:rPr>
              <w:t>ON·NET (C. Alvear)</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53AB6AA" w14:textId="77777777" w:rsidR="00C34357" w:rsidRDefault="00000000">
            <w:pPr>
              <w:jc w:val="center"/>
            </w:pPr>
            <w:r>
              <w:rPr>
                <w:color w:val="000000"/>
                <w:sz w:val="17"/>
                <w:szCs w:val="17"/>
              </w:rPr>
              <w:t>ON·NET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7E933D" w14:textId="77777777" w:rsidR="00C34357" w:rsidRDefault="00000000">
            <w:pPr>
              <w:jc w:val="center"/>
            </w:pPr>
            <w:r>
              <w:rPr>
                <w:color w:val="000000"/>
                <w:sz w:val="17"/>
                <w:szCs w:val="17"/>
              </w:rPr>
              <w:t>ON·NET</w:t>
            </w:r>
          </w:p>
        </w:tc>
        <w:tc>
          <w:tcPr>
            <w:tcW w:w="3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AE3722F" w14:textId="77777777" w:rsidR="00C34357" w:rsidRDefault="00000000">
            <w:r>
              <w:rPr>
                <w:color w:val="000000"/>
                <w:sz w:val="16"/>
                <w:szCs w:val="16"/>
              </w:rPr>
              <w:t>ON·NET opera Axway con soporte del proveedor.</w:t>
            </w:r>
          </w:p>
        </w:tc>
      </w:tr>
      <w:tr w:rsidR="00C34357" w14:paraId="534E0CE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F58A6A2" w14:textId="77777777" w:rsidR="00C34357" w:rsidRDefault="00000000">
            <w:r>
              <w:rPr>
                <w:b/>
                <w:bCs/>
                <w:color w:val="000000"/>
                <w:sz w:val="17"/>
                <w:szCs w:val="17"/>
              </w:rPr>
              <w:t>INT-05 / INT-06</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6FD5849" w14:textId="77777777" w:rsidR="00C34357" w:rsidRDefault="00000000">
            <w:r>
              <w:rPr>
                <w:color w:val="000000"/>
                <w:sz w:val="16"/>
                <w:szCs w:val="16"/>
              </w:rPr>
              <w:t>Axway ↔ Komands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30D4A5" w14:textId="77777777" w:rsidR="00C34357" w:rsidRDefault="00000000">
            <w:pPr>
              <w:jc w:val="center"/>
            </w:pPr>
            <w:r>
              <w:rPr>
                <w:color w:val="000000"/>
                <w:sz w:val="17"/>
                <w:szCs w:val="17"/>
              </w:rPr>
              <w:t>MOS-iT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5A7589" w14:textId="77777777" w:rsidR="00C34357" w:rsidRDefault="00000000">
            <w:pPr>
              <w:jc w:val="center"/>
            </w:pPr>
            <w:r>
              <w:rPr>
                <w:color w:val="000000"/>
                <w:sz w:val="17"/>
                <w:szCs w:val="17"/>
              </w:rPr>
              <w:t>MOS-iT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5C006E" w14:textId="77777777" w:rsidR="00C34357" w:rsidRDefault="00000000">
            <w:pPr>
              <w:jc w:val="center"/>
            </w:pPr>
            <w:r>
              <w:rPr>
                <w:color w:val="000000"/>
                <w:sz w:val="17"/>
                <w:szCs w:val="17"/>
              </w:rPr>
              <w:t>ON·NET</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896756" w14:textId="77777777" w:rsidR="00C34357" w:rsidRDefault="00000000">
            <w:r>
              <w:rPr>
                <w:color w:val="000000"/>
                <w:sz w:val="16"/>
                <w:szCs w:val="16"/>
              </w:rPr>
              <w:t>Transferencia a ON·NET al cierre de garantía.</w:t>
            </w:r>
          </w:p>
        </w:tc>
      </w:tr>
      <w:tr w:rsidR="00C34357" w14:paraId="533F6DC7"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510E3E" w14:textId="77777777" w:rsidR="00C34357" w:rsidRDefault="00000000">
            <w:r>
              <w:rPr>
                <w:b/>
                <w:bCs/>
                <w:color w:val="000000"/>
                <w:sz w:val="17"/>
                <w:szCs w:val="17"/>
              </w:rPr>
              <w:t>INT-08</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9C600D" w14:textId="77777777" w:rsidR="00C34357" w:rsidRDefault="00000000">
            <w:r>
              <w:rPr>
                <w:color w:val="000000"/>
                <w:sz w:val="16"/>
                <w:szCs w:val="16"/>
              </w:rPr>
              <w:t>CMDB → Catálogo</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1DB28E" w14:textId="77777777" w:rsidR="00C34357" w:rsidRDefault="00000000">
            <w:pPr>
              <w:jc w:val="center"/>
            </w:pPr>
            <w:r>
              <w:rPr>
                <w:color w:val="000000"/>
                <w:sz w:val="17"/>
                <w:szCs w:val="17"/>
              </w:rPr>
              <w:t>MOS-iT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57D7A4" w14:textId="77777777" w:rsidR="00C34357" w:rsidRDefault="00000000">
            <w:pPr>
              <w:jc w:val="center"/>
            </w:pPr>
            <w:r>
              <w:rPr>
                <w:color w:val="000000"/>
                <w:sz w:val="17"/>
                <w:szCs w:val="17"/>
              </w:rPr>
              <w:t>MOS-iT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F87131" w14:textId="77777777" w:rsidR="00C34357" w:rsidRDefault="00000000">
            <w:pPr>
              <w:jc w:val="center"/>
            </w:pPr>
            <w:r>
              <w:rPr>
                <w:color w:val="000000"/>
                <w:sz w:val="17"/>
                <w:szCs w:val="17"/>
              </w:rPr>
              <w:t>ON·NET</w:t>
            </w:r>
          </w:p>
        </w:tc>
        <w:tc>
          <w:tcPr>
            <w:tcW w:w="3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1B2AA2" w14:textId="77777777" w:rsidR="00C34357" w:rsidRDefault="00000000">
            <w:r>
              <w:rPr>
                <w:color w:val="000000"/>
                <w:sz w:val="16"/>
                <w:szCs w:val="16"/>
              </w:rPr>
              <w:t>Proceso batch automático. Mnto. mínimo.</w:t>
            </w:r>
          </w:p>
        </w:tc>
      </w:tr>
      <w:tr w:rsidR="00C34357" w14:paraId="5427DD8B"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3635ED5" w14:textId="77777777" w:rsidR="00C34357" w:rsidRDefault="00000000">
            <w:r>
              <w:rPr>
                <w:b/>
                <w:bCs/>
                <w:color w:val="000000"/>
                <w:sz w:val="17"/>
                <w:szCs w:val="17"/>
              </w:rPr>
              <w:t>INT-09</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39EEAA" w14:textId="77777777" w:rsidR="00C34357" w:rsidRDefault="00000000">
            <w:r>
              <w:rPr>
                <w:color w:val="000000"/>
                <w:sz w:val="16"/>
                <w:szCs w:val="16"/>
              </w:rPr>
              <w:t>Komands → OLTs SSH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785CF12" w14:textId="77777777" w:rsidR="00C34357" w:rsidRDefault="00000000">
            <w:pPr>
              <w:jc w:val="center"/>
            </w:pPr>
            <w:r>
              <w:rPr>
                <w:color w:val="000000"/>
                <w:sz w:val="17"/>
                <w:szCs w:val="17"/>
              </w:rPr>
              <w:t>MOS-iT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659AD0" w14:textId="77777777" w:rsidR="00C34357" w:rsidRDefault="00000000">
            <w:pPr>
              <w:jc w:val="center"/>
            </w:pPr>
            <w:r>
              <w:rPr>
                <w:color w:val="000000"/>
                <w:sz w:val="17"/>
                <w:szCs w:val="17"/>
              </w:rPr>
              <w:t>MOS-iT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F0FD05" w14:textId="77777777" w:rsidR="00C34357" w:rsidRDefault="00000000">
            <w:pPr>
              <w:jc w:val="center"/>
            </w:pPr>
            <w:r>
              <w:rPr>
                <w:color w:val="000000"/>
                <w:sz w:val="17"/>
                <w:szCs w:val="17"/>
              </w:rPr>
              <w:t>ON·NET</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7279264" w14:textId="77777777" w:rsidR="00C34357" w:rsidRDefault="00000000">
            <w:r>
              <w:rPr>
                <w:color w:val="000000"/>
                <w:sz w:val="16"/>
                <w:szCs w:val="16"/>
              </w:rPr>
              <w:t>Templates CLI transferidos en TK-06.</w:t>
            </w:r>
          </w:p>
        </w:tc>
      </w:tr>
      <w:tr w:rsidR="00C34357" w14:paraId="44BE31C6"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6B07D2" w14:textId="77777777" w:rsidR="00C34357" w:rsidRDefault="00000000">
            <w:r>
              <w:rPr>
                <w:b/>
                <w:bCs/>
                <w:color w:val="000000"/>
                <w:sz w:val="17"/>
                <w:szCs w:val="17"/>
              </w:rPr>
              <w:t>INT-10 / INT-11</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D17D376" w14:textId="77777777" w:rsidR="00C34357" w:rsidRDefault="00000000">
            <w:r>
              <w:rPr>
                <w:color w:val="000000"/>
                <w:sz w:val="16"/>
                <w:szCs w:val="16"/>
              </w:rPr>
              <w:t>UAA ↔ OLTs/SN</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183D57" w14:textId="77777777" w:rsidR="00C34357" w:rsidRDefault="00000000">
            <w:pPr>
              <w:jc w:val="center"/>
            </w:pPr>
            <w:r>
              <w:rPr>
                <w:color w:val="000000"/>
                <w:sz w:val="17"/>
                <w:szCs w:val="17"/>
              </w:rPr>
              <w:t>ON·NET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F62CE4" w14:textId="77777777" w:rsidR="00C34357" w:rsidRDefault="00000000">
            <w:pPr>
              <w:jc w:val="center"/>
            </w:pPr>
            <w:r>
              <w:rPr>
                <w:color w:val="000000"/>
                <w:sz w:val="17"/>
                <w:szCs w:val="17"/>
              </w:rPr>
              <w:t>ON·NET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24EB16" w14:textId="77777777" w:rsidR="00C34357" w:rsidRDefault="00000000">
            <w:pPr>
              <w:jc w:val="center"/>
            </w:pPr>
            <w:r>
              <w:rPr>
                <w:color w:val="000000"/>
                <w:sz w:val="17"/>
                <w:szCs w:val="17"/>
              </w:rPr>
              <w:t>ON·NET</w:t>
            </w:r>
          </w:p>
        </w:tc>
        <w:tc>
          <w:tcPr>
            <w:tcW w:w="3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5B970A" w14:textId="77777777" w:rsidR="00C34357" w:rsidRDefault="00000000">
            <w:r>
              <w:rPr>
                <w:color w:val="000000"/>
                <w:sz w:val="16"/>
                <w:szCs w:val="16"/>
              </w:rPr>
              <w:t>Sin cambios. No forma parte del proyecto.</w:t>
            </w:r>
          </w:p>
        </w:tc>
      </w:tr>
      <w:tr w:rsidR="00C34357" w14:paraId="3F0D40D7"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F885C49" w14:textId="77777777" w:rsidR="00C34357" w:rsidRDefault="00000000">
            <w:r>
              <w:rPr>
                <w:b/>
                <w:bCs/>
                <w:color w:val="000000"/>
                <w:sz w:val="17"/>
                <w:szCs w:val="17"/>
              </w:rPr>
              <w:t>INT-12</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4930D0" w14:textId="77777777" w:rsidR="00C34357" w:rsidRDefault="00000000">
            <w:r>
              <w:rPr>
                <w:color w:val="000000"/>
                <w:sz w:val="16"/>
                <w:szCs w:val="16"/>
              </w:rPr>
              <w:t>SN → BluePlanet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BE282AA" w14:textId="77777777" w:rsidR="00C34357" w:rsidRDefault="00000000">
            <w:pPr>
              <w:jc w:val="center"/>
            </w:pPr>
            <w:r>
              <w:rPr>
                <w:color w:val="000000"/>
                <w:sz w:val="17"/>
                <w:szCs w:val="17"/>
              </w:rPr>
              <w:t>ON·NET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BB8B32" w14:textId="77777777" w:rsidR="00C34357" w:rsidRDefault="00000000">
            <w:pPr>
              <w:jc w:val="center"/>
            </w:pPr>
            <w:r>
              <w:rPr>
                <w:color w:val="000000"/>
                <w:sz w:val="17"/>
                <w:szCs w:val="17"/>
              </w:rPr>
              <w:t>N/A</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D7FC64" w14:textId="77777777" w:rsidR="00C34357" w:rsidRDefault="00000000">
            <w:pPr>
              <w:jc w:val="center"/>
            </w:pPr>
            <w:r>
              <w:rPr>
                <w:color w:val="000000"/>
                <w:sz w:val="17"/>
                <w:szCs w:val="17"/>
              </w:rPr>
              <w:t>N/A</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FA72A7" w14:textId="77777777" w:rsidR="00C34357" w:rsidRDefault="00000000">
            <w:r>
              <w:rPr>
                <w:color w:val="000000"/>
                <w:sz w:val="16"/>
                <w:szCs w:val="16"/>
              </w:rPr>
              <w:t>Se elimina con la decomisión de BP.</w:t>
            </w:r>
          </w:p>
        </w:tc>
      </w:tr>
    </w:tbl>
    <w:p w14:paraId="7A7D5F94" w14:textId="77777777" w:rsidR="00C34357" w:rsidRDefault="00000000">
      <w:pPr>
        <w:pStyle w:val="Ttulo2"/>
      </w:pPr>
      <w:bookmarkStart w:id="125" w:name="_Toc226041896"/>
      <w:r>
        <w:t>8.16 Axway como punto crítico post-decomisión</w:t>
      </w:r>
      <w:bookmarkEnd w:id="125"/>
    </w:p>
    <w:p w14:paraId="36C8AB0D" w14:textId="77777777" w:rsidR="00C34357" w:rsidRDefault="00000000">
      <w:pPr>
        <w:spacing w:after="160"/>
        <w:jc w:val="both"/>
      </w:pPr>
      <w:r>
        <w:t>En la arquitectura AS-IS, BluePlanet era el punto único de falla (SPOF) de la cadena de provisión. En la arquitectura TO-BE, después de la decomisión de BluePlanet, Axway APIM se convierte en el nuevo componente crítico de la cadena: si Axway está caído, ServiceNow no puede comunicarse con Komands y ninguna transacción de provisión puede ejecutarse. Es importante reconocer esta realidad y las mitigaciones disponibles:</w:t>
      </w:r>
    </w:p>
    <w:p w14:paraId="4B56D5FB" w14:textId="77777777" w:rsidR="00C34357" w:rsidRDefault="00000000">
      <w:pPr>
        <w:pStyle w:val="Prrafodelista"/>
        <w:spacing w:after="80"/>
        <w:ind w:left="720" w:hanging="360"/>
      </w:pPr>
      <w:r>
        <w:t>• Axway es gestionado por ON·NET con soporte del proveedor Axway. ON·NET es responsable de garantizar la disponibilidad de Axway según sus SLAs internos.</w:t>
      </w:r>
    </w:p>
    <w:p w14:paraId="5D5BEA3B" w14:textId="77777777" w:rsidR="00C34357" w:rsidRDefault="00000000">
      <w:pPr>
        <w:pStyle w:val="Prrafodelista"/>
        <w:spacing w:after="80"/>
        <w:ind w:left="720" w:hanging="360"/>
      </w:pPr>
      <w:r>
        <w:t>• Axway opera en modo HA (alta disponibilidad) con sus propios mecanismos de redundancia, gestionados por el equipo de Axway ON·NET.</w:t>
      </w:r>
    </w:p>
    <w:p w14:paraId="2A35B06D" w14:textId="77777777" w:rsidR="00C34357" w:rsidRDefault="00000000">
      <w:pPr>
        <w:pStyle w:val="Prrafodelista"/>
        <w:spacing w:after="80"/>
        <w:ind w:left="720" w:hanging="360"/>
      </w:pPr>
      <w:r>
        <w:t>• Durante la fase de coexistencia (antes de la decomisión de BluePlanet), si Axway cae, el Feature Flag permite redirigir el tráfico a BluePlanet (ruta legacy INT-12) que no depende de Axway.</w:t>
      </w:r>
    </w:p>
    <w:p w14:paraId="68BE1B04" w14:textId="77777777" w:rsidR="00C34357" w:rsidRDefault="00000000">
      <w:pPr>
        <w:pStyle w:val="Prrafodelista"/>
        <w:spacing w:after="80"/>
        <w:ind w:left="720" w:hanging="360"/>
      </w:pPr>
      <w:r>
        <w:t>• Post-decomisión, si Axway cae, la Web Contingencia Cero permite ejecutar operaciones críticas de emergencia directamente en las OLTs sin depender de Axway ni de ServiceNow.</w:t>
      </w:r>
    </w:p>
    <w:p w14:paraId="601F44FD" w14:textId="77777777" w:rsidR="00C34357" w:rsidRDefault="00000000">
      <w:pPr>
        <w:pStyle w:val="Prrafodelista"/>
        <w:spacing w:after="80"/>
        <w:ind w:left="720" w:hanging="360"/>
      </w:pPr>
      <w:r>
        <w:t>• El monitoreo de disponibilidad de Axway está incluido en el dashboard Operations Center de Dynatrace (sección 16.5).</w:t>
      </w:r>
    </w:p>
    <w:p w14:paraId="2AA68444" w14:textId="77777777" w:rsidR="00C34357" w:rsidRDefault="00000000">
      <w:pPr>
        <w:pBdr>
          <w:left w:val="single" w:sz="12" w:space="8" w:color="4472C4"/>
        </w:pBdr>
        <w:spacing w:before="100" w:after="160"/>
        <w:ind w:left="360" w:right="360"/>
      </w:pPr>
      <w:r>
        <w:rPr>
          <w:i/>
          <w:iCs/>
          <w:color w:val="444444"/>
          <w:sz w:val="20"/>
          <w:szCs w:val="20"/>
        </w:rPr>
        <w:t>Nota: La dependencia de Axway post-decomisión es una consecuencia inherente de la decisión arquitectónica ADR-002 (API Management dual). La alternativa sería una conexión directa ServiceNow → Komands sin gateway, pero esta opción fue descartada porque pierde la centralización de autenticación, rate limiting, logging y auditoría que Axway provee. El riesgo se acepta porque Axway es una plataforma enterprise con HA y soporte profesional, a diferencia de BluePlanet que era un componente propietario con soporte limitado.</w:t>
      </w:r>
    </w:p>
    <w:p w14:paraId="512CDCD3" w14:textId="77777777" w:rsidR="00C34357" w:rsidRDefault="00000000">
      <w:pPr>
        <w:pStyle w:val="Ttulo1"/>
      </w:pPr>
      <w:bookmarkStart w:id="126" w:name="_Toc226041897"/>
      <w:r>
        <w:lastRenderedPageBreak/>
        <w:t>9. ESPECIFICACIÓN DE APIs</w:t>
      </w:r>
      <w:bookmarkEnd w:id="126"/>
    </w:p>
    <w:p w14:paraId="4120665D" w14:textId="77777777" w:rsidR="00C34357" w:rsidRDefault="00000000">
      <w:pPr>
        <w:spacing w:after="160"/>
        <w:jc w:val="both"/>
      </w:pPr>
      <w:r>
        <w:t>Esta sección documenta la especificación de las APIs REST expuestas por la plataforma Komands para su consumo por ServiceNow SOM a través de Axway APIM. La especificación cubre los endpoints disponibles, los contratos de request y response, los patrones de comunicación (síncrono vs asíncrono), la autenticación, el manejo de errores y los contratos de callback. Todas las APIs se documentan en formato OpenAPI 3.0 (YAML/JSON) y se publican en Axway APIM como catálogo de servicios.</w:t>
      </w:r>
    </w:p>
    <w:p w14:paraId="1303E437" w14:textId="77777777" w:rsidR="00C34357" w:rsidRDefault="00000000">
      <w:pPr>
        <w:spacing w:after="160"/>
        <w:jc w:val="both"/>
      </w:pPr>
      <w:r>
        <w:t>Las APIs de Komands han sido diseñadas bajo el principio de paridad funcional: deben producir exactamente los mismos resultados que las APIs de BluePlanet BPO que reemplazan. ServiceNow no debe requerir cambios estructurales para consumir las APIs de Komands; los formatos de request, los códigos de respuesta y la semántica de cada operación se mantienen compatibles con el comportamiento previo.</w:t>
      </w:r>
    </w:p>
    <w:p w14:paraId="1756D113" w14:textId="77777777" w:rsidR="00C34357" w:rsidRDefault="00000000">
      <w:pPr>
        <w:pStyle w:val="Ttulo2"/>
      </w:pPr>
      <w:bookmarkStart w:id="127" w:name="_Toc226041898"/>
      <w:r>
        <w:t>9.1 APIs expuestas por Komands</w:t>
      </w:r>
      <w:bookmarkEnd w:id="127"/>
    </w:p>
    <w:p w14:paraId="789F7721" w14:textId="77777777" w:rsidR="00C34357" w:rsidRDefault="00000000">
      <w:pPr>
        <w:spacing w:after="160"/>
        <w:jc w:val="both"/>
      </w:pPr>
      <w:r>
        <w:t>La plataforma Komands expone 9 endpoints REST principales, organizados en dos categorías según su patrón de comunicación. Los endpoints de operaciones de red (que modifican la configuración de las OLTs) utilizan el patrón asíncrono ACK + Callback, mientras que los endpoints de consulta utilizan el patrón síncrono con respuesta directa. Adicionalmente, se exponen 2 endpoints de infraestructura para health checks de Kubernetes.</w:t>
      </w:r>
    </w:p>
    <w:p w14:paraId="18AA13CB" w14:textId="77777777" w:rsidR="00C34357" w:rsidRDefault="00000000">
      <w:pPr>
        <w:spacing w:after="160"/>
        <w:jc w:val="both"/>
      </w:pPr>
      <w:r>
        <w:t>La siguiente tabla presenta el catálogo completo de APIs con su método HTTP, endpoint, operación de negocio, patrón de comunicación y descripción funcional:</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11"/>
        <w:gridCol w:w="1953"/>
        <w:gridCol w:w="1190"/>
        <w:gridCol w:w="1041"/>
        <w:gridCol w:w="1212"/>
        <w:gridCol w:w="3053"/>
      </w:tblGrid>
      <w:tr w:rsidR="00C34357" w14:paraId="6128BE96"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FC60E50" w14:textId="77777777" w:rsidR="00C34357" w:rsidRDefault="00000000">
            <w:pPr>
              <w:jc w:val="center"/>
            </w:pPr>
            <w:r>
              <w:rPr>
                <w:b/>
                <w:bCs/>
                <w:color w:val="FFFFFF"/>
                <w:sz w:val="20"/>
                <w:szCs w:val="20"/>
              </w:rPr>
              <w:t>Método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C1FFC69" w14:textId="77777777" w:rsidR="00C34357" w:rsidRDefault="00000000">
            <w:pPr>
              <w:jc w:val="center"/>
            </w:pPr>
            <w:r>
              <w:rPr>
                <w:b/>
                <w:bCs/>
                <w:color w:val="FFFFFF"/>
                <w:sz w:val="20"/>
                <w:szCs w:val="20"/>
              </w:rPr>
              <w:t>Endpoint</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22330D1" w14:textId="77777777" w:rsidR="00C34357" w:rsidRDefault="00000000">
            <w:pPr>
              <w:jc w:val="center"/>
            </w:pPr>
            <w:r>
              <w:rPr>
                <w:b/>
                <w:bCs/>
                <w:color w:val="FFFFFF"/>
                <w:sz w:val="20"/>
                <w:szCs w:val="20"/>
              </w:rPr>
              <w:t>Operación</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B14B8B0" w14:textId="77777777" w:rsidR="00C34357" w:rsidRDefault="00000000">
            <w:pPr>
              <w:jc w:val="center"/>
            </w:pPr>
            <w:r>
              <w:rPr>
                <w:b/>
                <w:bCs/>
                <w:color w:val="FFFFFF"/>
                <w:sz w:val="20"/>
                <w:szCs w:val="20"/>
              </w:rPr>
              <w:t>Patrón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4FE0E07" w14:textId="77777777" w:rsidR="00C34357" w:rsidRDefault="00000000">
            <w:pPr>
              <w:jc w:val="center"/>
            </w:pPr>
            <w:r>
              <w:rPr>
                <w:b/>
                <w:bCs/>
                <w:color w:val="FFFFFF"/>
                <w:sz w:val="20"/>
                <w:szCs w:val="20"/>
              </w:rPr>
              <w:t>Respuesta</w:t>
            </w:r>
          </w:p>
        </w:tc>
        <w:tc>
          <w:tcPr>
            <w:tcW w:w="4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16D176E" w14:textId="77777777" w:rsidR="00C34357" w:rsidRDefault="00000000">
            <w:pPr>
              <w:jc w:val="center"/>
            </w:pPr>
            <w:r>
              <w:rPr>
                <w:b/>
                <w:bCs/>
                <w:color w:val="FFFFFF"/>
                <w:sz w:val="20"/>
                <w:szCs w:val="20"/>
              </w:rPr>
              <w:t>Descripción funcional</w:t>
            </w:r>
          </w:p>
        </w:tc>
      </w:tr>
      <w:tr w:rsidR="00C34357" w14:paraId="163B1272"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246259" w14:textId="77777777" w:rsidR="00C34357" w:rsidRDefault="00000000">
            <w:pPr>
              <w:jc w:val="center"/>
            </w:pPr>
            <w:r>
              <w:rPr>
                <w:b/>
                <w:bCs/>
                <w:color w:val="000000"/>
                <w:sz w:val="17"/>
                <w:szCs w:val="17"/>
              </w:rPr>
              <w:t>POST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5DDD2B6" w14:textId="77777777" w:rsidR="00C34357" w:rsidRDefault="00000000">
            <w:r>
              <w:rPr>
                <w:color w:val="C62828"/>
                <w:sz w:val="16"/>
                <w:szCs w:val="16"/>
              </w:rPr>
              <w:t>/api/v1/activation</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E97CFD" w14:textId="77777777" w:rsidR="00C34357" w:rsidRDefault="00000000">
            <w:r>
              <w:rPr>
                <w:color w:val="000000"/>
                <w:sz w:val="17"/>
                <w:szCs w:val="17"/>
              </w:rPr>
              <w:t>Activación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6CCCD4" w14:textId="77777777" w:rsidR="00C34357" w:rsidRDefault="00000000">
            <w:pPr>
              <w:jc w:val="center"/>
            </w:pPr>
            <w:r>
              <w:rPr>
                <w:b/>
                <w:bCs/>
                <w:color w:val="2E7D32"/>
                <w:sz w:val="17"/>
                <w:szCs w:val="17"/>
              </w:rPr>
              <w:t>Asíncrono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FAAF77" w14:textId="77777777" w:rsidR="00C34357" w:rsidRDefault="00000000">
            <w:pPr>
              <w:jc w:val="center"/>
            </w:pPr>
            <w:r>
              <w:rPr>
                <w:color w:val="000000"/>
                <w:sz w:val="16"/>
                <w:szCs w:val="16"/>
              </w:rPr>
              <w:t>ACK 202 + UUID</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2A48E3" w14:textId="77777777" w:rsidR="00C34357" w:rsidRDefault="00000000">
            <w:r>
              <w:rPr>
                <w:color w:val="000000"/>
                <w:sz w:val="16"/>
                <w:szCs w:val="16"/>
              </w:rPr>
              <w:t>Alta de servicio FTTH (Internet/IPTV/VoIP) o SSAA (grupos A-E, BX, DX) en la OLT. Crea ONT, configura service-ports/bridge-ports, VLANs y perfiles de velocidad.</w:t>
            </w:r>
          </w:p>
        </w:tc>
      </w:tr>
      <w:tr w:rsidR="00C34357" w14:paraId="0F48E897"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3F5B0E" w14:textId="77777777" w:rsidR="00C34357" w:rsidRDefault="00000000">
            <w:pPr>
              <w:jc w:val="center"/>
            </w:pPr>
            <w:r>
              <w:rPr>
                <w:b/>
                <w:bCs/>
                <w:color w:val="000000"/>
                <w:sz w:val="17"/>
                <w:szCs w:val="17"/>
              </w:rPr>
              <w:t>POST</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0951867" w14:textId="77777777" w:rsidR="00C34357" w:rsidRDefault="00000000">
            <w:r>
              <w:rPr>
                <w:color w:val="C62828"/>
                <w:sz w:val="16"/>
                <w:szCs w:val="16"/>
              </w:rPr>
              <w:t>/api/v1/deactivation</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D60C0C" w14:textId="77777777" w:rsidR="00C34357" w:rsidRDefault="00000000">
            <w:r>
              <w:rPr>
                <w:color w:val="000000"/>
                <w:sz w:val="17"/>
                <w:szCs w:val="17"/>
              </w:rPr>
              <w:t>Baja de Acceso</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990006" w14:textId="77777777" w:rsidR="00C34357" w:rsidRDefault="00000000">
            <w:pPr>
              <w:jc w:val="center"/>
            </w:pPr>
            <w:r>
              <w:rPr>
                <w:b/>
                <w:bCs/>
                <w:color w:val="2E7D32"/>
                <w:sz w:val="17"/>
                <w:szCs w:val="17"/>
              </w:rPr>
              <w:t>Asíncrono</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A2D3F4" w14:textId="77777777" w:rsidR="00C34357" w:rsidRDefault="00000000">
            <w:pPr>
              <w:jc w:val="center"/>
            </w:pPr>
            <w:r>
              <w:rPr>
                <w:color w:val="000000"/>
                <w:sz w:val="16"/>
                <w:szCs w:val="16"/>
              </w:rPr>
              <w:t>ACK 202 + UUID</w:t>
            </w:r>
          </w:p>
        </w:tc>
        <w:tc>
          <w:tcPr>
            <w:tcW w:w="4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A9EF2A" w14:textId="77777777" w:rsidR="00C34357" w:rsidRDefault="00000000">
            <w:r>
              <w:rPr>
                <w:color w:val="000000"/>
                <w:sz w:val="16"/>
                <w:szCs w:val="16"/>
              </w:rPr>
              <w:t>Eliminación completa de un servicio en la OLT. En Huawei elimina cada service-port individualmente (INDEX dinámico) antes del ont delete. En Nokia usa ‘no interface’.</w:t>
            </w:r>
          </w:p>
        </w:tc>
      </w:tr>
      <w:tr w:rsidR="00C34357" w14:paraId="0891311E"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0FA385" w14:textId="77777777" w:rsidR="00C34357" w:rsidRDefault="00000000">
            <w:pPr>
              <w:jc w:val="center"/>
            </w:pPr>
            <w:r>
              <w:rPr>
                <w:b/>
                <w:bCs/>
                <w:color w:val="000000"/>
                <w:sz w:val="17"/>
                <w:szCs w:val="17"/>
              </w:rPr>
              <w:t>POST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012E23" w14:textId="77777777" w:rsidR="00C34357" w:rsidRDefault="00000000">
            <w:r>
              <w:rPr>
                <w:color w:val="C62828"/>
                <w:sz w:val="16"/>
                <w:szCs w:val="16"/>
              </w:rPr>
              <w:t>/api/v1/modification</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53C245" w14:textId="77777777" w:rsidR="00C34357" w:rsidRDefault="00000000">
            <w:r>
              <w:rPr>
                <w:color w:val="000000"/>
                <w:sz w:val="17"/>
                <w:szCs w:val="17"/>
              </w:rPr>
              <w:t>Modificación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2508479" w14:textId="77777777" w:rsidR="00C34357" w:rsidRDefault="00000000">
            <w:pPr>
              <w:jc w:val="center"/>
            </w:pPr>
            <w:r>
              <w:rPr>
                <w:b/>
                <w:bCs/>
                <w:color w:val="2E7D32"/>
                <w:sz w:val="17"/>
                <w:szCs w:val="17"/>
              </w:rPr>
              <w:t>Asíncrono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F6BA4C" w14:textId="77777777" w:rsidR="00C34357" w:rsidRDefault="00000000">
            <w:pPr>
              <w:jc w:val="center"/>
            </w:pPr>
            <w:r>
              <w:rPr>
                <w:color w:val="000000"/>
                <w:sz w:val="16"/>
                <w:szCs w:val="16"/>
              </w:rPr>
              <w:t>ACK 202 + UUID</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555D31F" w14:textId="77777777" w:rsidR="00C34357" w:rsidRDefault="00000000">
            <w:r>
              <w:rPr>
                <w:color w:val="000000"/>
                <w:sz w:val="16"/>
                <w:szCs w:val="16"/>
              </w:rPr>
              <w:t>Cambio de velocidad, cambio de ServiceType u otro parámetro de un servicio activo. Puede implicar baja parcial + alta con nuevos parámetros.</w:t>
            </w:r>
          </w:p>
        </w:tc>
      </w:tr>
      <w:tr w:rsidR="00C34357" w14:paraId="1B2D597B"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16121B" w14:textId="77777777" w:rsidR="00C34357" w:rsidRDefault="00000000">
            <w:pPr>
              <w:jc w:val="center"/>
            </w:pPr>
            <w:r>
              <w:rPr>
                <w:b/>
                <w:bCs/>
                <w:color w:val="000000"/>
                <w:sz w:val="17"/>
                <w:szCs w:val="17"/>
              </w:rPr>
              <w:t>POST</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AC17736" w14:textId="77777777" w:rsidR="00C34357" w:rsidRDefault="00000000">
            <w:r>
              <w:rPr>
                <w:color w:val="C62828"/>
                <w:sz w:val="16"/>
                <w:szCs w:val="16"/>
              </w:rPr>
              <w:t>/api/v1/device-modification</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0757EA" w14:textId="77777777" w:rsidR="00C34357" w:rsidRDefault="00000000">
            <w:r>
              <w:rPr>
                <w:color w:val="000000"/>
                <w:sz w:val="17"/>
                <w:szCs w:val="17"/>
              </w:rPr>
              <w:t>Cambio ONT</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C48B3F" w14:textId="77777777" w:rsidR="00C34357" w:rsidRDefault="00000000">
            <w:pPr>
              <w:jc w:val="center"/>
            </w:pPr>
            <w:r>
              <w:rPr>
                <w:b/>
                <w:bCs/>
                <w:color w:val="2E7D32"/>
                <w:sz w:val="17"/>
                <w:szCs w:val="17"/>
              </w:rPr>
              <w:t>Asíncrono</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1E9E44" w14:textId="77777777" w:rsidR="00C34357" w:rsidRDefault="00000000">
            <w:pPr>
              <w:jc w:val="center"/>
            </w:pPr>
            <w:r>
              <w:rPr>
                <w:color w:val="000000"/>
                <w:sz w:val="16"/>
                <w:szCs w:val="16"/>
              </w:rPr>
              <w:t>ACK 202 + UUID</w:t>
            </w:r>
          </w:p>
        </w:tc>
        <w:tc>
          <w:tcPr>
            <w:tcW w:w="4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FAA8141" w14:textId="77777777" w:rsidR="00C34357" w:rsidRDefault="00000000">
            <w:r>
              <w:rPr>
                <w:color w:val="000000"/>
                <w:sz w:val="16"/>
                <w:szCs w:val="16"/>
              </w:rPr>
              <w:t>Swap de serial de ONT en la red. Ejecuta baja de la ONT anterior y alta de la nueva ONT con la misma configuración de servicios.</w:t>
            </w:r>
          </w:p>
        </w:tc>
      </w:tr>
      <w:tr w:rsidR="00C34357" w14:paraId="5B951A5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CE865F" w14:textId="77777777" w:rsidR="00C34357" w:rsidRDefault="00000000">
            <w:pPr>
              <w:jc w:val="center"/>
            </w:pPr>
            <w:r>
              <w:rPr>
                <w:b/>
                <w:bCs/>
                <w:color w:val="000000"/>
                <w:sz w:val="17"/>
                <w:szCs w:val="17"/>
              </w:rPr>
              <w:t>POST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F05B750" w14:textId="77777777" w:rsidR="00C34357" w:rsidRDefault="00000000">
            <w:r>
              <w:rPr>
                <w:color w:val="C62828"/>
                <w:sz w:val="16"/>
                <w:szCs w:val="16"/>
              </w:rPr>
              <w:t>/api/v1/reset</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5658DF" w14:textId="77777777" w:rsidR="00C34357" w:rsidRDefault="00000000">
            <w:r>
              <w:rPr>
                <w:color w:val="000000"/>
                <w:sz w:val="17"/>
                <w:szCs w:val="17"/>
              </w:rPr>
              <w:t>Reset ONT</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09C308F" w14:textId="77777777" w:rsidR="00C34357" w:rsidRDefault="00000000">
            <w:pPr>
              <w:jc w:val="center"/>
            </w:pPr>
            <w:r>
              <w:rPr>
                <w:b/>
                <w:bCs/>
                <w:color w:val="2E7D32"/>
                <w:sz w:val="17"/>
                <w:szCs w:val="17"/>
              </w:rPr>
              <w:t>Asíncrono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2FFDE14" w14:textId="77777777" w:rsidR="00C34357" w:rsidRDefault="00000000">
            <w:pPr>
              <w:jc w:val="center"/>
            </w:pPr>
            <w:r>
              <w:rPr>
                <w:color w:val="000000"/>
                <w:sz w:val="16"/>
                <w:szCs w:val="16"/>
              </w:rPr>
              <w:t>ACK 202 + UUID</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CF7701F" w14:textId="77777777" w:rsidR="00C34357" w:rsidRDefault="00000000">
            <w:r>
              <w:rPr>
                <w:color w:val="000000"/>
                <w:sz w:val="16"/>
                <w:szCs w:val="16"/>
              </w:rPr>
              <w:t>Reinicio de la ONT vía comando CLI en la OLT. Comando simple pero modifica el estado de la OLT.</w:t>
            </w:r>
          </w:p>
        </w:tc>
      </w:tr>
      <w:tr w:rsidR="00C34357" w14:paraId="5A442329"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2208DF2" w14:textId="77777777" w:rsidR="00C34357" w:rsidRDefault="00000000">
            <w:pPr>
              <w:jc w:val="center"/>
            </w:pPr>
            <w:r>
              <w:rPr>
                <w:b/>
                <w:bCs/>
                <w:color w:val="000000"/>
                <w:sz w:val="17"/>
                <w:szCs w:val="17"/>
              </w:rPr>
              <w:t>POST</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F22693" w14:textId="77777777" w:rsidR="00C34357" w:rsidRDefault="00000000">
            <w:r>
              <w:rPr>
                <w:color w:val="C62828"/>
                <w:sz w:val="16"/>
                <w:szCs w:val="16"/>
              </w:rPr>
              <w:t>/api/v1/cancel-order</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BEAEF2" w14:textId="77777777" w:rsidR="00C34357" w:rsidRDefault="00000000">
            <w:r>
              <w:rPr>
                <w:color w:val="000000"/>
                <w:sz w:val="17"/>
                <w:szCs w:val="17"/>
              </w:rPr>
              <w:t>Cancelación</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4A46B8" w14:textId="77777777" w:rsidR="00C34357" w:rsidRDefault="00000000">
            <w:pPr>
              <w:jc w:val="center"/>
            </w:pPr>
            <w:r>
              <w:rPr>
                <w:b/>
                <w:bCs/>
                <w:color w:val="2E7D32"/>
                <w:sz w:val="17"/>
                <w:szCs w:val="17"/>
              </w:rPr>
              <w:t>Asíncrono</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F87BB49" w14:textId="77777777" w:rsidR="00C34357" w:rsidRDefault="00000000">
            <w:pPr>
              <w:jc w:val="center"/>
            </w:pPr>
            <w:r>
              <w:rPr>
                <w:color w:val="000000"/>
                <w:sz w:val="16"/>
                <w:szCs w:val="16"/>
              </w:rPr>
              <w:t>ACK 202 + UUID</w:t>
            </w:r>
          </w:p>
        </w:tc>
        <w:tc>
          <w:tcPr>
            <w:tcW w:w="4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528D370" w14:textId="77777777" w:rsidR="00C34357" w:rsidRDefault="00000000">
            <w:r>
              <w:rPr>
                <w:color w:val="000000"/>
                <w:sz w:val="16"/>
                <w:szCs w:val="16"/>
              </w:rPr>
              <w:t>Cancelación de una orden de servicio. Si el servicio ya fue activado en la red, envía baja a la OLT vía Komands.</w:t>
            </w:r>
          </w:p>
        </w:tc>
      </w:tr>
      <w:tr w:rsidR="00C34357" w14:paraId="0BE5341B"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05D3EF" w14:textId="77777777" w:rsidR="00C34357" w:rsidRDefault="00000000">
            <w:pPr>
              <w:jc w:val="center"/>
            </w:pPr>
            <w:r>
              <w:rPr>
                <w:b/>
                <w:bCs/>
                <w:color w:val="000000"/>
                <w:sz w:val="17"/>
                <w:szCs w:val="17"/>
              </w:rPr>
              <w:t>GET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A02ADB" w14:textId="77777777" w:rsidR="00C34357" w:rsidRDefault="00000000">
            <w:r>
              <w:rPr>
                <w:color w:val="C62828"/>
                <w:sz w:val="16"/>
                <w:szCs w:val="16"/>
              </w:rPr>
              <w:t>/api/v1/access/{id}</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898BB6C" w14:textId="77777777" w:rsidR="00C34357" w:rsidRDefault="00000000">
            <w:r>
              <w:rPr>
                <w:color w:val="000000"/>
                <w:sz w:val="17"/>
                <w:szCs w:val="17"/>
              </w:rPr>
              <w:t>Consulta Acceso</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5B00FE" w14:textId="77777777" w:rsidR="00C34357" w:rsidRDefault="00000000">
            <w:pPr>
              <w:jc w:val="center"/>
            </w:pPr>
            <w:r>
              <w:rPr>
                <w:b/>
                <w:bCs/>
                <w:color w:val="185FA5"/>
                <w:sz w:val="17"/>
                <w:szCs w:val="17"/>
              </w:rPr>
              <w:t>Síncrono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41D330" w14:textId="77777777" w:rsidR="00C34357" w:rsidRDefault="00000000">
            <w:pPr>
              <w:jc w:val="center"/>
            </w:pPr>
            <w:r>
              <w:rPr>
                <w:color w:val="000000"/>
                <w:sz w:val="16"/>
                <w:szCs w:val="16"/>
              </w:rPr>
              <w:t>Respuesta directa</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44F93C8" w14:textId="77777777" w:rsidR="00C34357" w:rsidRDefault="00000000">
            <w:r>
              <w:rPr>
                <w:color w:val="000000"/>
                <w:sz w:val="16"/>
                <w:szCs w:val="16"/>
              </w:rPr>
              <w:t>Consulta el estado de un acceso en la red. Lee información de PostgreSQL o ejecuta un comando ‘display’ en la OLT.</w:t>
            </w:r>
          </w:p>
        </w:tc>
      </w:tr>
      <w:tr w:rsidR="00C34357" w14:paraId="11344ABC"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0C981E" w14:textId="77777777" w:rsidR="00C34357" w:rsidRDefault="00000000">
            <w:pPr>
              <w:jc w:val="center"/>
            </w:pPr>
            <w:r>
              <w:rPr>
                <w:b/>
                <w:bCs/>
                <w:color w:val="000000"/>
                <w:sz w:val="17"/>
                <w:szCs w:val="17"/>
              </w:rPr>
              <w:lastRenderedPageBreak/>
              <w:t>GET</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34AC76" w14:textId="77777777" w:rsidR="00C34357" w:rsidRDefault="00000000">
            <w:r>
              <w:rPr>
                <w:color w:val="C62828"/>
                <w:sz w:val="16"/>
                <w:szCs w:val="16"/>
              </w:rPr>
              <w:t>/api/v1/port-occupancy</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C9048F" w14:textId="77777777" w:rsidR="00C34357" w:rsidRDefault="00000000">
            <w:commentRangeStart w:id="128"/>
            <w:r>
              <w:rPr>
                <w:color w:val="000000"/>
                <w:sz w:val="17"/>
                <w:szCs w:val="17"/>
              </w:rPr>
              <w:t>Ocupación PON</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C0A5B0" w14:textId="77777777" w:rsidR="00C34357" w:rsidRDefault="00000000">
            <w:pPr>
              <w:jc w:val="center"/>
            </w:pPr>
            <w:r>
              <w:rPr>
                <w:b/>
                <w:bCs/>
                <w:color w:val="185FA5"/>
                <w:sz w:val="17"/>
                <w:szCs w:val="17"/>
              </w:rPr>
              <w:t>Síncrono</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A10C35" w14:textId="77777777" w:rsidR="00C34357" w:rsidRDefault="00000000">
            <w:pPr>
              <w:jc w:val="center"/>
            </w:pPr>
            <w:r>
              <w:rPr>
                <w:color w:val="000000"/>
                <w:sz w:val="16"/>
                <w:szCs w:val="16"/>
              </w:rPr>
              <w:t>Respuesta directa</w:t>
            </w:r>
          </w:p>
        </w:tc>
        <w:tc>
          <w:tcPr>
            <w:tcW w:w="4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C5E1ABC" w14:textId="77777777" w:rsidR="00C34357" w:rsidRDefault="00000000">
            <w:r>
              <w:rPr>
                <w:color w:val="000000"/>
                <w:sz w:val="16"/>
                <w:szCs w:val="16"/>
              </w:rPr>
              <w:t>Consulta la ocupación de un puerto PON en la OLT. Ejecuta ‘display service-port port’ o equivalente en Nokia.</w:t>
            </w:r>
            <w:commentRangeEnd w:id="128"/>
            <w:r>
              <w:rPr>
                <w:rStyle w:val="Refdecomentario"/>
                <w:sz w:val="22"/>
                <w:szCs w:val="22"/>
              </w:rPr>
              <w:commentReference w:id="128"/>
            </w:r>
          </w:p>
        </w:tc>
      </w:tr>
      <w:tr w:rsidR="00C34357" w14:paraId="71B57DF3"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E23B6C3" w14:textId="77777777" w:rsidR="00C34357" w:rsidRDefault="00000000">
            <w:pPr>
              <w:jc w:val="center"/>
            </w:pPr>
            <w:commentRangeStart w:id="129"/>
            <w:r>
              <w:rPr>
                <w:b/>
                <w:bCs/>
                <w:color w:val="000000"/>
                <w:sz w:val="17"/>
                <w:szCs w:val="17"/>
              </w:rPr>
              <w:t>GET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270D9C" w14:textId="77777777" w:rsidR="00C34357" w:rsidRDefault="00000000">
            <w:r>
              <w:rPr>
                <w:color w:val="C62828"/>
                <w:sz w:val="16"/>
                <w:szCs w:val="16"/>
              </w:rPr>
              <w:t>/api/v1/transaction/{uuid}</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421169" w14:textId="77777777" w:rsidR="00C34357" w:rsidRDefault="00000000">
            <w:r>
              <w:rPr>
                <w:color w:val="000000"/>
                <w:sz w:val="17"/>
                <w:szCs w:val="17"/>
              </w:rPr>
              <w:t>Estado Transacción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A2A6A8" w14:textId="77777777" w:rsidR="00C34357" w:rsidRDefault="00000000">
            <w:pPr>
              <w:jc w:val="center"/>
            </w:pPr>
            <w:r>
              <w:rPr>
                <w:b/>
                <w:bCs/>
                <w:color w:val="185FA5"/>
                <w:sz w:val="17"/>
                <w:szCs w:val="17"/>
              </w:rPr>
              <w:t>Síncrono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E0801A" w14:textId="77777777" w:rsidR="00C34357" w:rsidRDefault="00000000">
            <w:pPr>
              <w:jc w:val="center"/>
            </w:pPr>
            <w:r>
              <w:rPr>
                <w:color w:val="000000"/>
                <w:sz w:val="16"/>
                <w:szCs w:val="16"/>
              </w:rPr>
              <w:t>Respuesta directa</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9F560F" w14:textId="77777777" w:rsidR="00C34357" w:rsidRDefault="00000000">
            <w:r>
              <w:rPr>
                <w:color w:val="000000"/>
                <w:sz w:val="16"/>
                <w:szCs w:val="16"/>
              </w:rPr>
              <w:t>Consulta el estado de una transacción por su UUID. Lee exclusivamente de PostgreSQL (sin acceso SSH a OLT).</w:t>
            </w:r>
            <w:commentRangeEnd w:id="129"/>
            <w:r>
              <w:rPr>
                <w:rStyle w:val="Refdecomentario"/>
                <w:sz w:val="22"/>
                <w:szCs w:val="22"/>
              </w:rPr>
              <w:commentReference w:id="129"/>
            </w:r>
          </w:p>
        </w:tc>
      </w:tr>
    </w:tbl>
    <w:p w14:paraId="5AADC0E5" w14:textId="77777777" w:rsidR="00C34357" w:rsidRDefault="00000000">
      <w:pPr>
        <w:spacing w:after="160"/>
        <w:jc w:val="both"/>
      </w:pPr>
      <w:r>
        <w:rPr>
          <w:b/>
          <w:bCs/>
        </w:rPr>
        <w:t>Endpoints de infraestructura: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11"/>
        <w:gridCol w:w="2355"/>
        <w:gridCol w:w="6094"/>
      </w:tblGrid>
      <w:tr w:rsidR="00C34357" w14:paraId="64B01FCE"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6CE0781" w14:textId="77777777" w:rsidR="00C34357" w:rsidRDefault="00000000">
            <w:pPr>
              <w:jc w:val="center"/>
            </w:pPr>
            <w:r>
              <w:rPr>
                <w:b/>
                <w:bCs/>
                <w:color w:val="FFFFFF"/>
                <w:sz w:val="20"/>
                <w:szCs w:val="20"/>
              </w:rPr>
              <w:t>Método</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902B26F" w14:textId="77777777" w:rsidR="00C34357" w:rsidRDefault="00000000">
            <w:pPr>
              <w:jc w:val="center"/>
            </w:pPr>
            <w:r>
              <w:rPr>
                <w:b/>
                <w:bCs/>
                <w:color w:val="FFFFFF"/>
                <w:sz w:val="20"/>
                <w:szCs w:val="20"/>
              </w:rPr>
              <w:t>Endpoint</w:t>
            </w:r>
          </w:p>
        </w:tc>
        <w:tc>
          <w:tcPr>
            <w:tcW w:w="6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7842C9C" w14:textId="77777777" w:rsidR="00C34357" w:rsidRDefault="00000000">
            <w:pPr>
              <w:jc w:val="center"/>
            </w:pPr>
            <w:r>
              <w:rPr>
                <w:b/>
                <w:bCs/>
                <w:color w:val="FFFFFF"/>
                <w:sz w:val="20"/>
                <w:szCs w:val="20"/>
              </w:rPr>
              <w:t>Descripción</w:t>
            </w:r>
          </w:p>
        </w:tc>
      </w:tr>
      <w:tr w:rsidR="00C34357" w14:paraId="3BA09BD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C11872" w14:textId="77777777" w:rsidR="00C34357" w:rsidRDefault="00000000">
            <w:pPr>
              <w:jc w:val="center"/>
            </w:pPr>
            <w:r>
              <w:rPr>
                <w:b/>
                <w:bCs/>
                <w:color w:val="000000"/>
                <w:sz w:val="17"/>
                <w:szCs w:val="17"/>
              </w:rPr>
              <w:t>GET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D3BBDC" w14:textId="77777777" w:rsidR="00C34357" w:rsidRDefault="00000000">
            <w:r>
              <w:rPr>
                <w:color w:val="C62828"/>
                <w:sz w:val="17"/>
                <w:szCs w:val="17"/>
              </w:rPr>
              <w:t>/health</w:t>
            </w:r>
          </w:p>
        </w:tc>
        <w:tc>
          <w:tcPr>
            <w:tcW w:w="6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DAB6B9" w14:textId="77777777" w:rsidR="00C34357" w:rsidRDefault="00000000">
            <w:r>
              <w:rPr>
                <w:color w:val="000000"/>
                <w:sz w:val="17"/>
                <w:szCs w:val="17"/>
              </w:rPr>
              <w:t>Liveness probe para Kubernetes. Retorna 200 si el servicio está vivo.</w:t>
            </w:r>
          </w:p>
        </w:tc>
      </w:tr>
      <w:tr w:rsidR="00C34357" w14:paraId="6972981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876FA2" w14:textId="77777777" w:rsidR="00C34357" w:rsidRDefault="00000000">
            <w:pPr>
              <w:jc w:val="center"/>
            </w:pPr>
            <w:r>
              <w:rPr>
                <w:b/>
                <w:bCs/>
                <w:color w:val="000000"/>
                <w:sz w:val="17"/>
                <w:szCs w:val="17"/>
              </w:rPr>
              <w:t>GET</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D25C3D" w14:textId="77777777" w:rsidR="00C34357" w:rsidRDefault="00000000">
            <w:r>
              <w:rPr>
                <w:color w:val="C62828"/>
                <w:sz w:val="17"/>
                <w:szCs w:val="17"/>
              </w:rPr>
              <w:t>/ready</w:t>
            </w:r>
          </w:p>
        </w:tc>
        <w:tc>
          <w:tcPr>
            <w:tcW w:w="6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296773" w14:textId="77777777" w:rsidR="00C34357" w:rsidRDefault="00000000">
            <w:r>
              <w:rPr>
                <w:color w:val="000000"/>
                <w:sz w:val="17"/>
                <w:szCs w:val="17"/>
              </w:rPr>
              <w:t>Readiness probe para Kubernetes. Retorna 200 si PostgreSQL y Redis están accesibles.</w:t>
            </w:r>
          </w:p>
        </w:tc>
      </w:tr>
    </w:tbl>
    <w:p w14:paraId="6C40B697" w14:textId="77777777" w:rsidR="00C34357" w:rsidRDefault="00000000">
      <w:pPr>
        <w:pBdr>
          <w:left w:val="single" w:sz="12" w:space="8" w:color="4472C4"/>
        </w:pBdr>
        <w:spacing w:before="100" w:after="160"/>
        <w:ind w:left="360" w:right="360"/>
      </w:pPr>
      <w:r>
        <w:rPr>
          <w:i/>
          <w:iCs/>
          <w:color w:val="444444"/>
          <w:sz w:val="20"/>
          <w:szCs w:val="20"/>
        </w:rPr>
        <w:t>Nota: Todos los endpoints se versionan bajo el prefijo /api/v1/. La especificación OpenAPI 3.0 completa (YAML/JSON) con schemas de request, response, ejemplos y códigos de error se entrega como Anexo A del presente HLD.</w:t>
      </w:r>
    </w:p>
    <w:p w14:paraId="09A9A6B6" w14:textId="77777777" w:rsidR="00C34357" w:rsidRDefault="00000000">
      <w:r>
        <w:br w:type="page"/>
      </w:r>
    </w:p>
    <w:p w14:paraId="4C6D3E4D" w14:textId="77777777" w:rsidR="00C34357" w:rsidRDefault="00000000">
      <w:pPr>
        <w:pStyle w:val="Ttulo2"/>
      </w:pPr>
      <w:bookmarkStart w:id="130" w:name="_Toc226041899"/>
      <w:r>
        <w:lastRenderedPageBreak/>
        <w:t>9.2 Matriz de APIs por producto y tecnología</w:t>
      </w:r>
      <w:bookmarkEnd w:id="130"/>
    </w:p>
    <w:p w14:paraId="15FBF3EE" w14:textId="77777777" w:rsidR="00C34357" w:rsidRDefault="00000000">
      <w:pPr>
        <w:spacing w:after="160"/>
        <w:jc w:val="both"/>
      </w:pPr>
      <w:r>
        <w:t>No todas las operaciones aplican a todos los productos y tecnologías. La siguiente matriz detalla la aplicabilidad de cada API según el producto (FTTH o SSAA) y la tecnología PON (GPON, XGPON, XGSPON), junto con el nivel de impacto del cambio requerido en ServiceNow:</w:t>
      </w:r>
    </w:p>
    <w:tbl>
      <w:tblPr>
        <w:tblW w:w="11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top w:w="10" w:type="dxa"/>
          <w:left w:w="80" w:type="dxa"/>
          <w:bottom w:w="10" w:type="dxa"/>
          <w:right w:w="80" w:type="dxa"/>
        </w:tblCellMar>
        <w:tblLook w:val="04A0" w:firstRow="1" w:lastRow="0" w:firstColumn="1" w:lastColumn="0" w:noHBand="0" w:noVBand="1"/>
      </w:tblPr>
      <w:tblGrid>
        <w:gridCol w:w="2000"/>
        <w:gridCol w:w="1300"/>
        <w:gridCol w:w="1300"/>
        <w:gridCol w:w="1300"/>
        <w:gridCol w:w="1300"/>
        <w:gridCol w:w="900"/>
        <w:gridCol w:w="3260"/>
      </w:tblGrid>
      <w:tr w:rsidR="00D55C44" w14:paraId="69EFF20D" w14:textId="77777777">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3" w14:textId="77777777" w:rsidR="00C34357" w:rsidRDefault="00000000">
            <w:r>
              <w:rPr>
                <w:b/>
                <w:bCs/>
                <w:color w:val="000000"/>
                <w:sz w:val="17"/>
                <w:szCs w:val="17"/>
              </w:rPr>
              <w:t>API / Proceso</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4" w14:textId="77777777" w:rsidR="00C34357" w:rsidRDefault="00000000">
            <w:pPr>
              <w:jc w:val="center"/>
            </w:pPr>
            <w:r>
              <w:rPr>
                <w:b/>
                <w:bCs/>
                <w:color w:val="000000"/>
                <w:sz w:val="17"/>
                <w:szCs w:val="17"/>
              </w:rPr>
              <w:t>FTTH GPON</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5" w14:textId="77777777" w:rsidR="00C34357" w:rsidRDefault="00000000">
            <w:pPr>
              <w:jc w:val="center"/>
            </w:pPr>
            <w:r>
              <w:rPr>
                <w:b/>
                <w:bCs/>
                <w:color w:val="000000"/>
                <w:sz w:val="17"/>
                <w:szCs w:val="17"/>
              </w:rPr>
              <w:t>FTTH XGSPON</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6" w14:textId="77777777" w:rsidR="00C34357" w:rsidRDefault="00000000">
            <w:pPr>
              <w:jc w:val="center"/>
            </w:pPr>
            <w:r>
              <w:rPr>
                <w:b/>
                <w:bCs/>
                <w:color w:val="000000"/>
                <w:sz w:val="17"/>
                <w:szCs w:val="17"/>
              </w:rPr>
              <w:t>SSAA GPON</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7" w14:textId="77777777" w:rsidR="00C34357" w:rsidRDefault="00000000">
            <w:pPr>
              <w:jc w:val="center"/>
            </w:pPr>
            <w:r>
              <w:rPr>
                <w:b/>
                <w:bCs/>
                <w:color w:val="000000"/>
                <w:sz w:val="17"/>
                <w:szCs w:val="17"/>
              </w:rPr>
              <w:t>SSAA XGSPON</w:t>
            </w:r>
          </w:p>
        </w:tc>
        <w:tc>
          <w:tcPr>
            <w:tcW w:w="9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8" w14:textId="77777777" w:rsidR="00C34357" w:rsidRDefault="00000000">
            <w:pPr>
              <w:jc w:val="center"/>
            </w:pPr>
            <w:r>
              <w:rPr>
                <w:b/>
                <w:bCs/>
                <w:color w:val="000000"/>
                <w:sz w:val="17"/>
                <w:szCs w:val="17"/>
              </w:rPr>
              <w:t>Impacto</w:t>
            </w:r>
          </w:p>
        </w:tc>
        <w:tc>
          <w:tcPr>
            <w:tcW w:w="3260" w:type="dxa"/>
            <w:tcBorders>
              <w:top w:val="single" w:sz="1" w:space="0" w:color="BFBFBF"/>
              <w:left w:val="single" w:sz="1" w:space="0" w:color="BFBFBF"/>
              <w:bottom w:val="single" w:sz="1" w:space="0" w:color="BFBFBF"/>
              <w:right w:val="single" w:sz="1" w:space="0" w:color="BFBFBF"/>
            </w:tcBorders>
            <w:shd w:val="clear" w:color="auto" w:fill="D9E2F3"/>
            <w:tcMar>
              <w:top w:w="50" w:type="dxa"/>
              <w:left w:w="80" w:type="dxa"/>
              <w:bottom w:w="50" w:type="dxa"/>
              <w:right w:w="80" w:type="dxa"/>
            </w:tcMar>
            <w:vAlign w:val="center"/>
          </w:tcPr>
          <w:p w14:paraId="01AB0069" w14:textId="77777777" w:rsidR="00C34357" w:rsidRDefault="00000000">
            <w:r>
              <w:rPr>
                <w:b/>
                <w:bCs/>
                <w:color w:val="000000"/>
                <w:sz w:val="17"/>
                <w:szCs w:val="17"/>
              </w:rPr>
              <w:t>Descripción del cambio</w:t>
            </w:r>
          </w:p>
        </w:tc>
      </w:tr>
      <w:tr w:rsidR="00D55C44" w14:paraId="3525DF53"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6A" w14:textId="77777777" w:rsidR="00C34357" w:rsidRDefault="00000000">
            <w:r>
              <w:rPr>
                <w:b/>
                <w:bCs/>
                <w:color w:val="000000"/>
                <w:sz w:val="16"/>
                <w:szCs w:val="16"/>
              </w:rPr>
              <w:t>Factibilidad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6B"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6C"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6D"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6E"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6F"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70" w14:textId="77777777" w:rsidR="00C34357" w:rsidRDefault="00000000">
            <w:r>
              <w:rPr>
                <w:color w:val="000000"/>
                <w:sz w:val="15"/>
                <w:szCs w:val="15"/>
              </w:rPr>
              <w:t>Eliminar consulta a BPI para SSAA. FTTH no requiere factibilidad vía BP.</w:t>
            </w:r>
          </w:p>
        </w:tc>
      </w:tr>
      <w:tr w:rsidR="00D55C44" w14:paraId="08F53DA2"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71" w14:textId="77777777" w:rsidR="00C34357" w:rsidRDefault="00000000">
            <w:r>
              <w:rPr>
                <w:b/>
                <w:bCs/>
                <w:color w:val="000000"/>
                <w:sz w:val="16"/>
                <w:szCs w:val="16"/>
              </w:rPr>
              <w:t>Asignación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2"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3"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4"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5"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76"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77" w14:textId="77777777" w:rsidR="00C34357" w:rsidRDefault="00000000">
            <w:r>
              <w:rPr>
                <w:color w:val="000000"/>
                <w:sz w:val="15"/>
                <w:szCs w:val="15"/>
              </w:rPr>
              <w:t>Eliminar creación en BPI, guardar información de asignación en ServiceNow.</w:t>
            </w:r>
          </w:p>
        </w:tc>
      </w:tr>
      <w:tr w:rsidR="00D55C44" w14:paraId="434A3875"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78" w14:textId="77777777" w:rsidR="00C34357" w:rsidRDefault="00000000">
            <w:r>
              <w:rPr>
                <w:b/>
                <w:bCs/>
                <w:color w:val="000000"/>
                <w:sz w:val="16"/>
                <w:szCs w:val="16"/>
              </w:rPr>
              <w:t>Activación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9"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A"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B"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7C"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7D"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7E" w14:textId="77777777" w:rsidR="00C34357" w:rsidRDefault="00000000">
            <w:r>
              <w:rPr>
                <w:color w:val="000000"/>
                <w:sz w:val="15"/>
                <w:szCs w:val="15"/>
              </w:rPr>
              <w:t>Ejecutar vía Komands (asíncrono ACK + callback). Actualizar CMDB.</w:t>
            </w:r>
          </w:p>
        </w:tc>
      </w:tr>
      <w:tr w:rsidR="00D55C44" w14:paraId="1164BAB9"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7F" w14:textId="77777777" w:rsidR="00C34357" w:rsidRDefault="00000000">
            <w:r>
              <w:rPr>
                <w:b/>
                <w:bCs/>
                <w:color w:val="000000"/>
                <w:sz w:val="16"/>
                <w:szCs w:val="16"/>
              </w:rPr>
              <w:t>Cambio de Pelo</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0"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81"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2"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83" w14:textId="77777777" w:rsidR="00C34357" w:rsidRDefault="00000000">
            <w:pPr>
              <w:jc w:val="center"/>
            </w:pPr>
            <w:r>
              <w:rPr>
                <w:color w:val="888780"/>
                <w:sz w:val="15"/>
                <w:szCs w:val="15"/>
              </w:rPr>
              <w:t>No Aplica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84"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85" w14:textId="77777777" w:rsidR="00C34357" w:rsidRDefault="00000000">
            <w:r>
              <w:rPr>
                <w:color w:val="000000"/>
                <w:sz w:val="15"/>
                <w:szCs w:val="15"/>
              </w:rPr>
              <w:t>Solo cuando hay cambio de CTO: implica baja + asignación + activación. Aplica únicamente en tecnología GPON.</w:t>
            </w:r>
          </w:p>
        </w:tc>
      </w:tr>
      <w:tr w:rsidR="00D55C44" w14:paraId="605BF2FE"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86" w14:textId="77777777" w:rsidR="00C34357" w:rsidRDefault="00000000">
            <w:r>
              <w:rPr>
                <w:b/>
                <w:bCs/>
                <w:color w:val="000000"/>
                <w:sz w:val="16"/>
                <w:szCs w:val="16"/>
              </w:rPr>
              <w:t>Modificación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7"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8"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9"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A"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8B"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8C" w14:textId="77777777" w:rsidR="00C34357" w:rsidRDefault="00000000">
            <w:r>
              <w:rPr>
                <w:color w:val="000000"/>
                <w:sz w:val="15"/>
                <w:szCs w:val="15"/>
              </w:rPr>
              <w:t>Cambio velocidad, ServiceType. Ejecutar vía Komands.</w:t>
            </w:r>
          </w:p>
        </w:tc>
      </w:tr>
      <w:tr w:rsidR="00D55C44" w14:paraId="4285E56C"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8D" w14:textId="77777777" w:rsidR="00C34357" w:rsidRDefault="00000000">
            <w:r>
              <w:rPr>
                <w:b/>
                <w:bCs/>
                <w:color w:val="000000"/>
                <w:sz w:val="16"/>
                <w:szCs w:val="16"/>
              </w:rPr>
              <w:t>Cancel Order</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E"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8F"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0"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1"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92"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93" w14:textId="77777777" w:rsidR="00C34357" w:rsidRDefault="00000000">
            <w:r>
              <w:rPr>
                <w:color w:val="000000"/>
                <w:sz w:val="15"/>
                <w:szCs w:val="15"/>
              </w:rPr>
              <w:t>Si el servicio ya fue activado, enviar baja a la red vía Komands.</w:t>
            </w:r>
          </w:p>
        </w:tc>
      </w:tr>
      <w:tr w:rsidR="00D55C44" w14:paraId="25BF3056"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94" w14:textId="77777777" w:rsidR="00C34357" w:rsidRDefault="00000000">
            <w:r>
              <w:rPr>
                <w:b/>
                <w:bCs/>
                <w:color w:val="000000"/>
                <w:sz w:val="16"/>
                <w:szCs w:val="16"/>
              </w:rPr>
              <w:t>Baja de Acceso</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5"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6"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7"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8"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99"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9A" w14:textId="77777777" w:rsidR="00C34357" w:rsidRDefault="00000000">
            <w:r>
              <w:rPr>
                <w:color w:val="000000"/>
                <w:sz w:val="15"/>
                <w:szCs w:val="15"/>
              </w:rPr>
              <w:t>Ejecutar vía Komands. Actualizar CMDB.</w:t>
            </w:r>
          </w:p>
        </w:tc>
      </w:tr>
      <w:tr w:rsidR="00D55C44" w14:paraId="32AE0D63"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9B" w14:textId="77777777" w:rsidR="00C34357" w:rsidRDefault="00000000">
            <w:r>
              <w:rPr>
                <w:b/>
                <w:bCs/>
                <w:color w:val="000000"/>
                <w:sz w:val="16"/>
                <w:szCs w:val="16"/>
              </w:rPr>
              <w:t>Consulta de Acceso</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C"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D"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E"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9F"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A0" w14:textId="77777777" w:rsidR="00C34357" w:rsidRDefault="00000000">
            <w:pPr>
              <w:jc w:val="center"/>
            </w:pPr>
            <w:r>
              <w:rPr>
                <w:b/>
                <w:bCs/>
                <w:color w:val="2E7D32"/>
                <w:sz w:val="15"/>
                <w:szCs w:val="15"/>
              </w:rPr>
              <w:t>Bajo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A1" w14:textId="77777777" w:rsidR="00C34357" w:rsidRDefault="00000000">
            <w:r>
              <w:rPr>
                <w:color w:val="000000"/>
                <w:sz w:val="15"/>
                <w:szCs w:val="15"/>
              </w:rPr>
              <w:t>Eliminar obtención de info desde BP, agregar en ServiceNow.</w:t>
            </w:r>
          </w:p>
        </w:tc>
      </w:tr>
      <w:tr w:rsidR="00D55C44" w14:paraId="5A446701"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A2" w14:textId="77777777" w:rsidR="00C34357" w:rsidRDefault="00000000">
            <w:r>
              <w:rPr>
                <w:b/>
                <w:bCs/>
                <w:color w:val="000000"/>
                <w:sz w:val="16"/>
                <w:szCs w:val="16"/>
              </w:rPr>
              <w:t>Reset ONT</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3"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4"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5"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6"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A7"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A8" w14:textId="77777777" w:rsidR="00C34357" w:rsidRDefault="00000000">
            <w:r>
              <w:rPr>
                <w:color w:val="000000"/>
                <w:sz w:val="15"/>
                <w:szCs w:val="15"/>
              </w:rPr>
              <w:t>Reemplazar invocación a BP por API Komands.</w:t>
            </w:r>
          </w:p>
        </w:tc>
      </w:tr>
      <w:tr w:rsidR="00D55C44" w14:paraId="0D307B9D"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A9" w14:textId="77777777" w:rsidR="00C34357" w:rsidRDefault="00000000">
            <w:r>
              <w:rPr>
                <w:b/>
                <w:bCs/>
                <w:color w:val="000000"/>
                <w:sz w:val="16"/>
                <w:szCs w:val="16"/>
              </w:rPr>
              <w:t>DeviceModification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A"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B"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C"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AD"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AE" w14:textId="77777777" w:rsidR="00C34357" w:rsidRDefault="00000000">
            <w:pPr>
              <w:jc w:val="center"/>
            </w:pPr>
            <w:r>
              <w:rPr>
                <w:b/>
                <w:bCs/>
                <w:color w:val="A32D2D"/>
                <w:sz w:val="15"/>
                <w:szCs w:val="15"/>
              </w:rPr>
              <w:t>Alto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AF" w14:textId="77777777" w:rsidR="00C34357" w:rsidRDefault="00000000">
            <w:r>
              <w:rPr>
                <w:color w:val="000000"/>
                <w:sz w:val="15"/>
                <w:szCs w:val="15"/>
              </w:rPr>
              <w:t>Cambio de serial ONT directo en red vía Komands.</w:t>
            </w:r>
          </w:p>
        </w:tc>
      </w:tr>
      <w:tr w:rsidR="00D55C44" w14:paraId="1802FF3E"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B0" w14:textId="77777777" w:rsidR="00C34357" w:rsidRDefault="00000000">
            <w:r>
              <w:rPr>
                <w:b/>
                <w:bCs/>
                <w:color w:val="000000"/>
                <w:sz w:val="16"/>
                <w:szCs w:val="16"/>
              </w:rPr>
              <w:t>Preactivación</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B1"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B2"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B3" w14:textId="77777777" w:rsidR="00C34357" w:rsidRDefault="00000000">
            <w:pPr>
              <w:jc w:val="center"/>
            </w:pPr>
            <w:r>
              <w:rPr>
                <w:color w:val="888780"/>
                <w:sz w:val="15"/>
                <w:szCs w:val="15"/>
              </w:rPr>
              <w:t>No Aplica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B00B4" w14:textId="77777777" w:rsidR="00C34357" w:rsidRDefault="00000000">
            <w:pPr>
              <w:jc w:val="center"/>
            </w:pPr>
            <w:r>
              <w:rPr>
                <w:color w:val="888780"/>
                <w:sz w:val="15"/>
                <w:szCs w:val="15"/>
              </w:rPr>
              <w:t>No Aplica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B5"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B6" w14:textId="77777777" w:rsidR="00C34357" w:rsidRDefault="00000000">
            <w:r>
              <w:rPr>
                <w:color w:val="000000"/>
                <w:sz w:val="15"/>
                <w:szCs w:val="15"/>
              </w:rPr>
              <w:t>Jobs SN se mantienen. Ejecución sobre red vía Komands. Aplica únicamente para FTTH GPON.</w:t>
            </w:r>
          </w:p>
        </w:tc>
      </w:tr>
      <w:tr w:rsidR="00D55C44" w14:paraId="4606B2C2"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B7" w14:textId="77777777" w:rsidR="00C34357" w:rsidRDefault="00000000">
            <w:r>
              <w:rPr>
                <w:b/>
                <w:bCs/>
                <w:color w:val="000000"/>
                <w:sz w:val="16"/>
                <w:szCs w:val="16"/>
              </w:rPr>
              <w:t>Gestor de Quiebres</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B8"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B9"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BA"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BB"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BC"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00BD" w14:textId="77777777" w:rsidR="00C34357" w:rsidRDefault="00000000">
            <w:r>
              <w:rPr>
                <w:color w:val="000000"/>
                <w:sz w:val="15"/>
                <w:szCs w:val="15"/>
              </w:rPr>
              <w:t>SN mantiene lógica de negocio; Komands gestiona excepciones técnicas de red.</w:t>
            </w:r>
          </w:p>
        </w:tc>
      </w:tr>
      <w:tr w:rsidR="00D55C44" w14:paraId="0A049006" w14:textId="77777777">
        <w:tc>
          <w:tcPr>
            <w:tcW w:w="20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BE" w14:textId="77777777" w:rsidR="00C34357" w:rsidRDefault="00000000">
            <w:r>
              <w:rPr>
                <w:b/>
                <w:bCs/>
                <w:color w:val="000000"/>
                <w:sz w:val="16"/>
                <w:szCs w:val="16"/>
              </w:rPr>
              <w:t>Procesos CMDB desde BP</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BF"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C0"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C1" w14:textId="77777777" w:rsidR="00C34357" w:rsidRDefault="00000000">
            <w:pPr>
              <w:jc w:val="center"/>
            </w:pPr>
            <w:r>
              <w:rPr>
                <w:b/>
                <w:bCs/>
                <w:color w:val="185FA5"/>
                <w:sz w:val="15"/>
                <w:szCs w:val="15"/>
              </w:rPr>
              <w:t>Afectada</w:t>
            </w:r>
          </w:p>
        </w:tc>
        <w:tc>
          <w:tcPr>
            <w:tcW w:w="1300" w:type="dxa"/>
            <w:tcBorders>
              <w:top w:val="single" w:sz="1" w:space="0" w:color="BFBFBF"/>
              <w:left w:val="single" w:sz="1" w:space="0" w:color="BFBFBF"/>
              <w:bottom w:val="single" w:sz="1" w:space="0" w:color="BFBFBF"/>
              <w:right w:val="single" w:sz="1" w:space="0" w:color="BFBFBF"/>
            </w:tcBorders>
            <w:shd w:val="clear" w:color="auto" w:fill="E6F1FB"/>
            <w:tcMar>
              <w:top w:w="50" w:type="dxa"/>
              <w:left w:w="80" w:type="dxa"/>
              <w:bottom w:w="50" w:type="dxa"/>
              <w:right w:w="80" w:type="dxa"/>
            </w:tcMar>
            <w:vAlign w:val="center"/>
          </w:tcPr>
          <w:p w14:paraId="01AB00C2" w14:textId="77777777" w:rsidR="00C34357" w:rsidRDefault="00000000">
            <w:pPr>
              <w:jc w:val="center"/>
            </w:pPr>
            <w:r>
              <w:rPr>
                <w:b/>
                <w:bCs/>
                <w:color w:val="185FA5"/>
                <w:sz w:val="15"/>
                <w:szCs w:val="15"/>
              </w:rPr>
              <w:t>Afectada</w:t>
            </w:r>
          </w:p>
        </w:tc>
        <w:tc>
          <w:tcPr>
            <w:tcW w:w="90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C3" w14:textId="77777777" w:rsidR="00C34357" w:rsidRDefault="00000000">
            <w:pPr>
              <w:jc w:val="center"/>
            </w:pPr>
            <w:r>
              <w:rPr>
                <w:b/>
                <w:bCs/>
                <w:color w:val="854F0B"/>
                <w:sz w:val="15"/>
                <w:szCs w:val="15"/>
              </w:rPr>
              <w:t>Medio</w:t>
            </w:r>
          </w:p>
        </w:tc>
        <w:tc>
          <w:tcPr>
            <w:tcW w:w="3260" w:type="dxa"/>
            <w:tcBorders>
              <w:top w:val="single" w:sz="1" w:space="0" w:color="BFBFBF"/>
              <w:left w:val="single" w:sz="1" w:space="0" w:color="BFBFBF"/>
              <w:bottom w:val="single" w:sz="1" w:space="0" w:color="BFBFBF"/>
              <w:right w:val="single" w:sz="1" w:space="0" w:color="BFBFBF"/>
            </w:tcBorders>
            <w:shd w:val="clear" w:color="auto" w:fill="F9F9F9"/>
            <w:tcMar>
              <w:top w:w="50" w:type="dxa"/>
              <w:left w:w="80" w:type="dxa"/>
              <w:bottom w:w="50" w:type="dxa"/>
              <w:right w:w="80" w:type="dxa"/>
            </w:tcMar>
            <w:vAlign w:val="center"/>
          </w:tcPr>
          <w:p w14:paraId="01AB00C4" w14:textId="77777777" w:rsidR="00C34357" w:rsidRDefault="00000000">
            <w:r>
              <w:rPr>
                <w:color w:val="000000"/>
                <w:sz w:val="15"/>
                <w:szCs w:val="15"/>
              </w:rPr>
              <w:t>CMDB como fuente autoritativa. Sync hacia Komands.</w:t>
            </w:r>
          </w:p>
        </w:tc>
      </w:tr>
    </w:tbl>
    <w:p w14:paraId="474F4DA1" w14:textId="77777777" w:rsidR="00C34357" w:rsidRDefault="00000000">
      <w:pPr>
        <w:pBdr>
          <w:left w:val="single" w:sz="12" w:space="8" w:color="4472C4"/>
        </w:pBdr>
        <w:spacing w:before="100" w:after="160"/>
        <w:ind w:left="360" w:right="360"/>
      </w:pPr>
      <w:r>
        <w:rPr>
          <w:i/>
          <w:iCs/>
          <w:color w:val="444444"/>
          <w:sz w:val="20"/>
          <w:szCs w:val="20"/>
        </w:rPr>
        <w:t>Nota: Las APIs que NO son afectadas por el proyecto al no interactuar con BluePlanet son: IIA, FIA, Cancel IA, Consulta Estado Vecino, Retrieve Access, Retrieve Data ONT y Diagnóstico de Acceso. Estas APIs continúan operando sin cambios.</w:t>
      </w:r>
    </w:p>
    <w:p w14:paraId="4861EA8F" w14:textId="77777777" w:rsidR="00C34357" w:rsidRDefault="00000000">
      <w:r>
        <w:br w:type="page"/>
      </w:r>
    </w:p>
    <w:p w14:paraId="6F705E51" w14:textId="77777777" w:rsidR="00C34357" w:rsidRDefault="00000000">
      <w:pPr>
        <w:pStyle w:val="Ttulo2"/>
      </w:pPr>
      <w:bookmarkStart w:id="131" w:name="_Toc226041900"/>
      <w:r>
        <w:lastRenderedPageBreak/>
        <w:t>9.3 Autenticación y autorización</w:t>
      </w:r>
      <w:bookmarkEnd w:id="131"/>
    </w:p>
    <w:p w14:paraId="44DF389F" w14:textId="77777777" w:rsidR="00C34357" w:rsidRDefault="00000000">
      <w:pPr>
        <w:spacing w:after="160"/>
        <w:jc w:val="both"/>
      </w:pPr>
      <w:r>
        <w:t>Las APIs de Komands implementan un modelo de seguridad en dos capas: la autenticación y autorización a nivel de API Management (Axway) y la validación de tokens a nivel de la plataforma (API Gateway de Komands). Este modelo asegura que solo los consumidores autorizados (ServiceNow SOM) puedan invocar las APIs, y que cada request sea trazable y auditable.</w:t>
      </w:r>
    </w:p>
    <w:p w14:paraId="428BF484" w14:textId="77777777" w:rsidR="00C34357" w:rsidRDefault="00000000">
      <w:pPr>
        <w:pStyle w:val="Ttulo3"/>
      </w:pPr>
      <w:bookmarkStart w:id="132" w:name="_Toc226041901"/>
      <w:r>
        <w:t>9.3.1 Autenticación OAuth 2.0 / JWT vía Axway</w:t>
      </w:r>
      <w:bookmarkEnd w:id="132"/>
    </w:p>
    <w:p w14:paraId="0E30541B" w14:textId="77777777" w:rsidR="00C34357" w:rsidRDefault="00000000">
      <w:pPr>
        <w:spacing w:after="160"/>
        <w:jc w:val="both"/>
      </w:pPr>
      <w:r>
        <w:t>Axway APIM gestiona la autenticación de todos los requests entrantes mediante el protocolo OAuth 2.0 con tokens JWT (JSON Web Tokens). El flujo de autenticación opera de la siguiente manera:</w:t>
      </w:r>
    </w:p>
    <w:p w14:paraId="6F1755B7" w14:textId="77777777" w:rsidR="00C34357" w:rsidRDefault="00000000">
      <w:pPr>
        <w:pStyle w:val="Prrafodelista"/>
        <w:spacing w:after="80"/>
        <w:ind w:left="720" w:hanging="360"/>
      </w:pPr>
      <w:r>
        <w:t>• ServiceNow SOM solicita un token de acceso a Axway mediante el flujo Client Credentials Grant (client_id + client_secret). Axway emite un token JWT firmado con expiración configurable.</w:t>
      </w:r>
    </w:p>
    <w:p w14:paraId="6D403960" w14:textId="77777777" w:rsidR="00C34357" w:rsidRDefault="00000000">
      <w:pPr>
        <w:pStyle w:val="Prrafodelista"/>
        <w:spacing w:after="80"/>
        <w:ind w:left="720" w:hanging="360"/>
      </w:pPr>
      <w:r>
        <w:t>• ServiceNow incluye el token JWT en el header Authorization: Bearer {token} de cada request hacia las APIs de Komands.</w:t>
      </w:r>
    </w:p>
    <w:p w14:paraId="53E6074B" w14:textId="77777777" w:rsidR="00C34357" w:rsidRDefault="00000000">
      <w:pPr>
        <w:pStyle w:val="Prrafodelista"/>
        <w:spacing w:after="80"/>
        <w:ind w:left="720" w:hanging="360"/>
      </w:pPr>
      <w:r>
        <w:t>• Axway APIM valida el token (firma, expiración, issuer, audience) antes de reenviar el request a Komands. Si el token es inválido o expirado, Axway retorna HTTP 401 Unauthorized directamente sin llegar a Komands.</w:t>
      </w:r>
    </w:p>
    <w:p w14:paraId="3AB2A5FB" w14:textId="77777777" w:rsidR="00C34357" w:rsidRDefault="00000000">
      <w:pPr>
        <w:pStyle w:val="Prrafodelista"/>
        <w:spacing w:after="80"/>
        <w:ind w:left="720" w:hanging="360"/>
      </w:pPr>
      <w:r>
        <w:t>• El API Gateway de Komands realiza una segunda validación del token JWT como defensa en profundidad, verificando firma, expiración y claims específicos del consumidor.</w:t>
      </w:r>
    </w:p>
    <w:p w14:paraId="729670F0" w14:textId="77777777" w:rsidR="00C34357" w:rsidRDefault="00000000">
      <w:pPr>
        <w:pStyle w:val="Ttulo3"/>
      </w:pPr>
      <w:bookmarkStart w:id="133" w:name="_Toc226041902"/>
      <w:r>
        <w:t>9.3.2 Rate limiting y throttling</w:t>
      </w:r>
      <w:bookmarkEnd w:id="133"/>
    </w:p>
    <w:p w14:paraId="10779077" w14:textId="77777777" w:rsidR="00C34357" w:rsidRDefault="00000000">
      <w:pPr>
        <w:spacing w:after="160"/>
        <w:jc w:val="both"/>
      </w:pPr>
      <w:commentRangeStart w:id="134"/>
      <w:r>
        <w:t>Axway APIM aplica políticas de rate limiting y throttling para proteger a Komands de sobrecarga y garantizar la equidad de acceso entre consumidores. Las políticas se configuran por API y por consumidor. La integración entre ServiceNow y Komands vía Axway APIM opera con un usuario de integración por VNO (Millicom, ClaroVTR, DTV y Entel), permitiendo aplicar políticas de rate limiting y throttling de forma granular por VNO. Este modelo garantiza que el tráfico de una VNO no impacte la disponibilidad del canal para las demás.</w:t>
      </w:r>
      <w:commentRangeEnd w:id="134"/>
      <w:r>
        <w:rPr>
          <w:rStyle w:val="Refdecomentario"/>
          <w:sz w:val="22"/>
          <w:szCs w:val="22"/>
        </w:rPr>
        <w:commentReference w:id="134"/>
      </w:r>
    </w:p>
    <w:p w14:paraId="55EDE0A6" w14:textId="77777777" w:rsidR="00C34357" w:rsidRDefault="00000000">
      <w:pPr>
        <w:pStyle w:val="Prrafodelista"/>
        <w:spacing w:after="80"/>
        <w:ind w:left="720" w:hanging="360"/>
      </w:pPr>
      <w:r>
        <w:t>• Rate limiting global: Máximo de requests por segundo configurado según la capacidad de throughput de Komands (20.000 tx/hora = ~11 tx/segundo promedio).</w:t>
      </w:r>
    </w:p>
    <w:p w14:paraId="21D01BB8" w14:textId="77777777" w:rsidR="00C34357" w:rsidRDefault="00000000">
      <w:pPr>
        <w:pStyle w:val="Prrafodelista"/>
        <w:spacing w:after="80"/>
        <w:ind w:left="720" w:hanging="360"/>
      </w:pPr>
      <w:r>
        <w:t>• Throttling por consumidor: Límite de requests simultáneos por client_id para evitar que un consumidor monopolice la capacidad.</w:t>
      </w:r>
    </w:p>
    <w:p w14:paraId="47C42C66" w14:textId="77777777" w:rsidR="00C34357" w:rsidRDefault="00000000">
      <w:pPr>
        <w:pStyle w:val="Prrafodelista"/>
        <w:spacing w:after="80"/>
        <w:ind w:left="720" w:hanging="360"/>
      </w:pPr>
      <w:r>
        <w:t>• Respuesta ante exceso: El manejo de respuestas HTTP 429 (Too Many Requests) es responsabilidad exclusiva de la capa APIM y no involucra a ServiceNow. Cuando una VNO excede el límite de requests configurado, WSO2 APIM retorna directamente el 429 a la VNO sin que la solicitud alcance ServiceNow. Este comportamiento se homologa en Axway APIM para el nuevo canal SN↔Komands, manteniendo la misma lógica de protección contra sobrecarga que opera actualmente.</w:t>
      </w:r>
    </w:p>
    <w:p w14:paraId="4BE814A1" w14:textId="77777777" w:rsidR="00C34357" w:rsidRDefault="00000000">
      <w:pPr>
        <w:pStyle w:val="Ttulo3"/>
      </w:pPr>
      <w:bookmarkStart w:id="135" w:name="_Toc226041903"/>
      <w:r>
        <w:t>9.3.3 Trazabilidad</w:t>
      </w:r>
      <w:bookmarkEnd w:id="135"/>
    </w:p>
    <w:p w14:paraId="216C3A95" w14:textId="77777777" w:rsidR="00C34357" w:rsidRDefault="00000000">
      <w:pPr>
        <w:spacing w:after="160"/>
        <w:jc w:val="both"/>
      </w:pPr>
      <w:r>
        <w:t>Cada transacción que cruza Axway y Komands lleva un UUID de correlación generado por el API Gateway de Komands. Este UUID se incluye en todos los logs de Axway, en los registros de PostgreSQL, en las trazas de Dynatrace y en el callback de retorno. Esto permite la trazabilidad end-to-end de cualquier transacción desde el request original de ServiceNow hasta la ejecución del último comando CLI en la OLT.</w:t>
      </w:r>
    </w:p>
    <w:p w14:paraId="501034A7" w14:textId="77777777" w:rsidR="00C34357" w:rsidRDefault="00000000">
      <w:pPr>
        <w:pStyle w:val="Ttulo2"/>
      </w:pPr>
      <w:bookmarkStart w:id="136" w:name="_Toc226041904"/>
      <w:r>
        <w:lastRenderedPageBreak/>
        <w:t>9.4 Manejo de errores, reintentos y códigos de respuesta</w:t>
      </w:r>
      <w:bookmarkEnd w:id="136"/>
    </w:p>
    <w:p w14:paraId="18C0D24C" w14:textId="77777777" w:rsidR="00C34357" w:rsidRDefault="00000000">
      <w:pPr>
        <w:spacing w:after="160"/>
        <w:jc w:val="both"/>
      </w:pPr>
      <w:r>
        <w:t>El manejo de errores sigue un modelo jerárquico que clasifica los errores por capa de origen, permitiendo a ServiceNow determinar la acción correctiva adecuada para cada caso. Los códigos de respuesta HTTP y los códigos de error internos de Komands mantienen paridad funcional con los que generaba BluePlanet BPO.</w:t>
      </w:r>
    </w:p>
    <w:p w14:paraId="3850691A" w14:textId="77777777" w:rsidR="00C34357" w:rsidRDefault="00000000">
      <w:pPr>
        <w:pStyle w:val="Ttulo3"/>
      </w:pPr>
      <w:bookmarkStart w:id="137" w:name="_Toc226041905"/>
      <w:r>
        <w:t>9.4.1 Códigos de respuesta HTTP</w:t>
      </w:r>
      <w:bookmarkEnd w:id="137"/>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600"/>
        <w:gridCol w:w="1200"/>
        <w:gridCol w:w="6560"/>
      </w:tblGrid>
      <w:tr w:rsidR="00C34357" w14:paraId="73FD7023"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FDCECD3" w14:textId="77777777" w:rsidR="00C34357" w:rsidRDefault="00000000">
            <w:pPr>
              <w:jc w:val="center"/>
            </w:pPr>
            <w:r>
              <w:rPr>
                <w:b/>
                <w:bCs/>
                <w:color w:val="FFFFFF"/>
                <w:sz w:val="20"/>
                <w:szCs w:val="20"/>
              </w:rPr>
              <w:t>Código HTTP</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9764772" w14:textId="77777777" w:rsidR="00C34357" w:rsidRDefault="00000000">
            <w:pPr>
              <w:jc w:val="center"/>
            </w:pPr>
            <w:r>
              <w:rPr>
                <w:b/>
                <w:bCs/>
                <w:color w:val="FFFFFF"/>
                <w:sz w:val="20"/>
                <w:szCs w:val="20"/>
              </w:rPr>
              <w:t>Patrón</w:t>
            </w:r>
          </w:p>
        </w:tc>
        <w:tc>
          <w:tcPr>
            <w:tcW w:w="6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99FD6BA" w14:textId="77777777" w:rsidR="00C34357" w:rsidRDefault="00000000">
            <w:pPr>
              <w:jc w:val="center"/>
            </w:pPr>
            <w:r>
              <w:rPr>
                <w:b/>
                <w:bCs/>
                <w:color w:val="FFFFFF"/>
                <w:sz w:val="20"/>
                <w:szCs w:val="20"/>
              </w:rPr>
              <w:t>Descripción y acción esperada</w:t>
            </w:r>
          </w:p>
        </w:tc>
      </w:tr>
      <w:tr w:rsidR="00C34357" w14:paraId="3242D985"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C3F55C" w14:textId="77777777" w:rsidR="00C34357" w:rsidRDefault="00000000">
            <w:r>
              <w:rPr>
                <w:b/>
                <w:bCs/>
                <w:color w:val="2E7D32"/>
                <w:sz w:val="18"/>
                <w:szCs w:val="18"/>
              </w:rPr>
              <w:t>200 OK</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A8B3FE" w14:textId="77777777" w:rsidR="00C34357" w:rsidRDefault="00000000">
            <w:pPr>
              <w:jc w:val="center"/>
            </w:pPr>
            <w:r>
              <w:rPr>
                <w:color w:val="000000"/>
                <w:sz w:val="17"/>
                <w:szCs w:val="17"/>
              </w:rPr>
              <w:t>Síncrono</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0E14DB" w14:textId="77777777" w:rsidR="00C34357" w:rsidRDefault="00000000">
            <w:r>
              <w:rPr>
                <w:color w:val="000000"/>
                <w:sz w:val="17"/>
                <w:szCs w:val="17"/>
              </w:rPr>
              <w:t>Consulta ejecutada exitosamente. El body contiene el resultado completo.</w:t>
            </w:r>
          </w:p>
        </w:tc>
      </w:tr>
      <w:tr w:rsidR="00C34357" w14:paraId="3796233A"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9F937D" w14:textId="77777777" w:rsidR="00C34357" w:rsidRDefault="00000000">
            <w:r>
              <w:rPr>
                <w:b/>
                <w:bCs/>
                <w:color w:val="2E7D32"/>
                <w:sz w:val="18"/>
                <w:szCs w:val="18"/>
              </w:rPr>
              <w:t>202 Accepted</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EA09E4" w14:textId="77777777" w:rsidR="00C34357" w:rsidRDefault="00000000">
            <w:pPr>
              <w:jc w:val="center"/>
            </w:pPr>
            <w:r>
              <w:rPr>
                <w:color w:val="000000"/>
                <w:sz w:val="17"/>
                <w:szCs w:val="17"/>
              </w:rPr>
              <w:t>Asíncrono</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28A1D62" w14:textId="77777777" w:rsidR="00C34357" w:rsidRDefault="00000000">
            <w:r>
              <w:rPr>
                <w:color w:val="000000"/>
                <w:sz w:val="17"/>
                <w:szCs w:val="17"/>
              </w:rPr>
              <w:t>Operación aceptada. El body contiene el UUID de la transacción para correlación con el callback.</w:t>
            </w:r>
          </w:p>
        </w:tc>
      </w:tr>
      <w:tr w:rsidR="00C34357" w14:paraId="51ED96CF"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D22DD5" w14:textId="77777777" w:rsidR="00C34357" w:rsidRDefault="00000000">
            <w:r>
              <w:rPr>
                <w:b/>
                <w:bCs/>
                <w:color w:val="E65100"/>
                <w:sz w:val="18"/>
                <w:szCs w:val="18"/>
              </w:rPr>
              <w:t>400 Bad Request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B34FBFA" w14:textId="77777777" w:rsidR="00C34357" w:rsidRDefault="00000000">
            <w:pPr>
              <w:jc w:val="center"/>
            </w:pPr>
            <w:r>
              <w:rPr>
                <w:color w:val="000000"/>
                <w:sz w:val="17"/>
                <w:szCs w:val="17"/>
              </w:rPr>
              <w:t>Ambos</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AB3771D" w14:textId="77777777" w:rsidR="00C34357" w:rsidRDefault="00000000">
            <w:r>
              <w:rPr>
                <w:color w:val="000000"/>
                <w:sz w:val="17"/>
                <w:szCs w:val="17"/>
              </w:rPr>
              <w:t>Request inválido: campos faltantes, tipos de datos incorrectos, validación fallida.</w:t>
            </w:r>
          </w:p>
        </w:tc>
      </w:tr>
      <w:tr w:rsidR="00C34357" w14:paraId="379D7521"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2BF6608" w14:textId="77777777" w:rsidR="00C34357" w:rsidRDefault="00000000">
            <w:r>
              <w:rPr>
                <w:b/>
                <w:bCs/>
                <w:color w:val="E65100"/>
                <w:sz w:val="18"/>
                <w:szCs w:val="18"/>
              </w:rPr>
              <w:t>401 Unauthorized</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BA0ACA" w14:textId="77777777" w:rsidR="00C34357" w:rsidRDefault="00000000">
            <w:pPr>
              <w:jc w:val="center"/>
            </w:pPr>
            <w:r>
              <w:rPr>
                <w:color w:val="000000"/>
                <w:sz w:val="17"/>
                <w:szCs w:val="17"/>
              </w:rPr>
              <w:t>Ambos</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33C9E9B" w14:textId="77777777" w:rsidR="00C34357" w:rsidRDefault="00000000">
            <w:r>
              <w:rPr>
                <w:color w:val="000000"/>
                <w:sz w:val="17"/>
                <w:szCs w:val="17"/>
              </w:rPr>
              <w:t>Token JWT inválido, expirado o ausente. Generado por Axway o por API Gateway de Komands.</w:t>
            </w:r>
          </w:p>
        </w:tc>
      </w:tr>
      <w:tr w:rsidR="00C34357" w14:paraId="0FB1F400"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EA33E25" w14:textId="77777777" w:rsidR="00C34357" w:rsidRDefault="00000000">
            <w:r>
              <w:rPr>
                <w:b/>
                <w:bCs/>
                <w:color w:val="E65100"/>
                <w:sz w:val="18"/>
                <w:szCs w:val="18"/>
              </w:rPr>
              <w:t>403 Forbidden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793CC09" w14:textId="77777777" w:rsidR="00C34357" w:rsidRDefault="00000000">
            <w:pPr>
              <w:jc w:val="center"/>
            </w:pPr>
            <w:r>
              <w:rPr>
                <w:color w:val="000000"/>
                <w:sz w:val="17"/>
                <w:szCs w:val="17"/>
              </w:rPr>
              <w:t>Ambos</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0750C3" w14:textId="77777777" w:rsidR="00C34357" w:rsidRDefault="00000000">
            <w:r>
              <w:rPr>
                <w:color w:val="000000"/>
                <w:sz w:val="17"/>
                <w:szCs w:val="17"/>
              </w:rPr>
              <w:t>Token válido pero sin permisos suficientes para la operación solicitada.</w:t>
            </w:r>
          </w:p>
        </w:tc>
      </w:tr>
      <w:tr w:rsidR="00C34357" w14:paraId="780A81DD"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8EA6F74" w14:textId="77777777" w:rsidR="00C34357" w:rsidRDefault="00000000">
            <w:r>
              <w:rPr>
                <w:b/>
                <w:bCs/>
                <w:color w:val="E65100"/>
                <w:sz w:val="18"/>
                <w:szCs w:val="18"/>
              </w:rPr>
              <w:t>404 Not Found</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C28B9C" w14:textId="77777777" w:rsidR="00C34357" w:rsidRDefault="00000000">
            <w:pPr>
              <w:jc w:val="center"/>
            </w:pPr>
            <w:r>
              <w:rPr>
                <w:color w:val="000000"/>
                <w:sz w:val="17"/>
                <w:szCs w:val="17"/>
              </w:rPr>
              <w:t>Síncrono</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72AAAE" w14:textId="77777777" w:rsidR="00C34357" w:rsidRDefault="00000000">
            <w:r>
              <w:rPr>
                <w:color w:val="000000"/>
                <w:sz w:val="17"/>
                <w:szCs w:val="17"/>
              </w:rPr>
              <w:t>Recurso no encontrado (acceso, transacción, OLT). Aplica solo a consultas.</w:t>
            </w:r>
          </w:p>
        </w:tc>
      </w:tr>
      <w:tr w:rsidR="00C34357" w14:paraId="5F0691B2"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6250561" w14:textId="77777777" w:rsidR="00C34357" w:rsidRDefault="00000000">
            <w:r>
              <w:rPr>
                <w:b/>
                <w:bCs/>
                <w:color w:val="E65100"/>
                <w:sz w:val="18"/>
                <w:szCs w:val="18"/>
              </w:rPr>
              <w:t>409 Conflict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4C2B17" w14:textId="77777777" w:rsidR="00C34357" w:rsidRDefault="00000000">
            <w:pPr>
              <w:jc w:val="center"/>
            </w:pPr>
            <w:r>
              <w:rPr>
                <w:color w:val="000000"/>
                <w:sz w:val="17"/>
                <w:szCs w:val="17"/>
              </w:rPr>
              <w:t>Asíncrono</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1DC475" w14:textId="77777777" w:rsidR="00C34357" w:rsidRDefault="00000000">
            <w:r>
              <w:rPr>
                <w:color w:val="000000"/>
                <w:sz w:val="17"/>
                <w:szCs w:val="17"/>
              </w:rPr>
              <w:t>Conflicto de estado: operación no puede ejecutarse porque el recurso está en un estado incompatible (ej: ONT ya existe).</w:t>
            </w:r>
          </w:p>
        </w:tc>
      </w:tr>
      <w:tr w:rsidR="00C34357" w14:paraId="773E4BD0"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1047A9" w14:textId="77777777" w:rsidR="00C34357" w:rsidRDefault="00000000">
            <w:r>
              <w:rPr>
                <w:b/>
                <w:bCs/>
                <w:color w:val="E65100"/>
                <w:sz w:val="18"/>
                <w:szCs w:val="18"/>
              </w:rPr>
              <w:t>429 Too Many Requests</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99EABE" w14:textId="77777777" w:rsidR="00C34357" w:rsidRDefault="00000000">
            <w:pPr>
              <w:jc w:val="center"/>
            </w:pPr>
            <w:r>
              <w:rPr>
                <w:color w:val="000000"/>
                <w:sz w:val="17"/>
                <w:szCs w:val="17"/>
              </w:rPr>
              <w:t>Ambos</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CF7EC0" w14:textId="77777777" w:rsidR="00C34357" w:rsidRDefault="00000000">
            <w:r>
              <w:rPr>
                <w:color w:val="000000"/>
                <w:sz w:val="17"/>
                <w:szCs w:val="17"/>
              </w:rPr>
              <w:t>Rate limiting excedido. Header Retry-After indica tiempo de espera.</w:t>
            </w:r>
          </w:p>
        </w:tc>
      </w:tr>
      <w:tr w:rsidR="00C34357" w14:paraId="2FF06CD3"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BEF5004" w14:textId="77777777" w:rsidR="00C34357" w:rsidRDefault="00000000">
            <w:r>
              <w:rPr>
                <w:b/>
                <w:bCs/>
                <w:color w:val="C62828"/>
                <w:sz w:val="18"/>
                <w:szCs w:val="18"/>
              </w:rPr>
              <w:t>500 Internal Server Error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6DD8132" w14:textId="77777777" w:rsidR="00C34357" w:rsidRDefault="00000000">
            <w:pPr>
              <w:jc w:val="center"/>
            </w:pPr>
            <w:r>
              <w:rPr>
                <w:color w:val="000000"/>
                <w:sz w:val="17"/>
                <w:szCs w:val="17"/>
              </w:rPr>
              <w:t>Ambos</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B2298A" w14:textId="77777777" w:rsidR="00C34357" w:rsidRDefault="00000000">
            <w:r>
              <w:rPr>
                <w:color w:val="000000"/>
                <w:sz w:val="17"/>
                <w:szCs w:val="17"/>
              </w:rPr>
              <w:t>Error interno no clasificado en Komands. Se registra en logs para investigación.</w:t>
            </w:r>
          </w:p>
        </w:tc>
      </w:tr>
      <w:tr w:rsidR="00C34357" w14:paraId="65D3C63E"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8B9E63" w14:textId="77777777" w:rsidR="00C34357" w:rsidRDefault="00000000">
            <w:r>
              <w:rPr>
                <w:b/>
                <w:bCs/>
                <w:color w:val="C62828"/>
                <w:sz w:val="18"/>
                <w:szCs w:val="18"/>
              </w:rPr>
              <w:t>502 Bad Gateway</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8481D99" w14:textId="77777777" w:rsidR="00C34357" w:rsidRDefault="00000000">
            <w:pPr>
              <w:jc w:val="center"/>
            </w:pPr>
            <w:r>
              <w:rPr>
                <w:color w:val="000000"/>
                <w:sz w:val="17"/>
                <w:szCs w:val="17"/>
              </w:rPr>
              <w:t>Asíncrono</w:t>
            </w:r>
          </w:p>
        </w:tc>
        <w:tc>
          <w:tcPr>
            <w:tcW w:w="6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A44410" w14:textId="77777777" w:rsidR="00C34357" w:rsidRDefault="00000000">
            <w:r>
              <w:rPr>
                <w:color w:val="000000"/>
                <w:sz w:val="17"/>
                <w:szCs w:val="17"/>
              </w:rPr>
              <w:t>Error de comunicación entre Komands y la OLT (conexión SSH fallida, timeout).</w:t>
            </w:r>
          </w:p>
        </w:tc>
      </w:tr>
      <w:tr w:rsidR="00C34357" w14:paraId="4908996D"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8692DB7" w14:textId="77777777" w:rsidR="00C34357" w:rsidRDefault="00000000">
            <w:r>
              <w:rPr>
                <w:b/>
                <w:bCs/>
                <w:color w:val="C62828"/>
                <w:sz w:val="18"/>
                <w:szCs w:val="18"/>
              </w:rPr>
              <w:t>503 Service Unavailable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60B7C41" w14:textId="77777777" w:rsidR="00C34357" w:rsidRDefault="00000000">
            <w:pPr>
              <w:jc w:val="center"/>
            </w:pPr>
            <w:r>
              <w:rPr>
                <w:color w:val="000000"/>
                <w:sz w:val="17"/>
                <w:szCs w:val="17"/>
              </w:rPr>
              <w:t>Ambos</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AA9AFC" w14:textId="77777777" w:rsidR="00C34357" w:rsidRDefault="00000000">
            <w:r>
              <w:rPr>
                <w:color w:val="000000"/>
                <w:sz w:val="17"/>
                <w:szCs w:val="17"/>
              </w:rPr>
              <w:t>Komands temporalmente no disponible (PostgreSQL o Redis caído, Kubernetes reiniciando pods).</w:t>
            </w:r>
          </w:p>
        </w:tc>
      </w:tr>
    </w:tbl>
    <w:p w14:paraId="69F2C94E" w14:textId="77777777" w:rsidR="00C34357" w:rsidRDefault="00000000">
      <w:pPr>
        <w:pStyle w:val="Ttulo3"/>
      </w:pPr>
      <w:bookmarkStart w:id="138" w:name="_Toc226041906"/>
      <w:r>
        <w:t>9.4.2 Códigos de error internos Komands</w:t>
      </w:r>
      <w:bookmarkEnd w:id="138"/>
    </w:p>
    <w:p w14:paraId="2221A5F5" w14:textId="77777777" w:rsidR="00C34357" w:rsidRDefault="00000000">
      <w:pPr>
        <w:spacing w:after="160"/>
        <w:jc w:val="both"/>
      </w:pPr>
      <w:r>
        <w:t>Además de los códigos HTTP estándar, Komands incluye códigos de error internos en el body de la respuesta y en los callbacks. Estos códigos permiten a ServiceNow clasificar el tipo de error y determinar si corresponde reintento automático, intervención manual (Mesa de Quiebre) o escalamiento: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496"/>
        <w:gridCol w:w="3646"/>
        <w:gridCol w:w="3218"/>
      </w:tblGrid>
      <w:tr w:rsidR="00C34357" w14:paraId="1177ED7C"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FE85BB3" w14:textId="77777777" w:rsidR="00C34357" w:rsidRDefault="00000000">
            <w:pPr>
              <w:jc w:val="center"/>
            </w:pPr>
            <w:r>
              <w:rPr>
                <w:b/>
                <w:bCs/>
                <w:color w:val="FFFFFF"/>
                <w:sz w:val="20"/>
                <w:szCs w:val="20"/>
              </w:rPr>
              <w:t>Código error</w:t>
            </w:r>
          </w:p>
        </w:tc>
        <w:tc>
          <w:tcPr>
            <w:tcW w:w="4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012EEF9" w14:textId="77777777" w:rsidR="00C34357" w:rsidRDefault="00000000">
            <w:pPr>
              <w:jc w:val="center"/>
            </w:pPr>
            <w:r>
              <w:rPr>
                <w:b/>
                <w:bCs/>
                <w:color w:val="FFFFFF"/>
                <w:sz w:val="20"/>
                <w:szCs w:val="20"/>
              </w:rPr>
              <w:t>Descripción</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666D32" w14:textId="77777777" w:rsidR="00C34357" w:rsidRDefault="00000000">
            <w:pPr>
              <w:jc w:val="center"/>
            </w:pPr>
            <w:r>
              <w:rPr>
                <w:b/>
                <w:bCs/>
                <w:color w:val="FFFFFF"/>
                <w:sz w:val="20"/>
                <w:szCs w:val="20"/>
              </w:rPr>
              <w:t>Acción recomendada</w:t>
            </w:r>
          </w:p>
        </w:tc>
      </w:tr>
      <w:tr w:rsidR="00C34357" w14:paraId="264FED2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0DE6B1D" w14:textId="77777777" w:rsidR="00C34357" w:rsidRDefault="00000000">
            <w:r>
              <w:rPr>
                <w:b/>
                <w:bCs/>
                <w:color w:val="C62828"/>
                <w:sz w:val="17"/>
                <w:szCs w:val="17"/>
              </w:rPr>
              <w:t>OLT_ERROR</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C012CD" w14:textId="77777777" w:rsidR="00C34357" w:rsidRDefault="00000000">
            <w:r>
              <w:rPr>
                <w:color w:val="000000"/>
                <w:sz w:val="16"/>
                <w:szCs w:val="16"/>
              </w:rPr>
              <w:t>Error retornado por la OLT al ejecutar un comando CLI. Incluye el mensaje original de la OLT.</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69DFF16" w14:textId="77777777" w:rsidR="00C34357" w:rsidRDefault="00000000">
            <w:r>
              <w:rPr>
                <w:color w:val="000000"/>
                <w:sz w:val="16"/>
                <w:szCs w:val="16"/>
              </w:rPr>
              <w:t>No reintentar. Escalar a Mesa de Quiebre con detalle del comando fallido.</w:t>
            </w:r>
          </w:p>
        </w:tc>
      </w:tr>
      <w:tr w:rsidR="00C34357" w14:paraId="0D1CFD8F"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34A8653" w14:textId="77777777" w:rsidR="00C34357" w:rsidRDefault="00000000">
            <w:r>
              <w:rPr>
                <w:b/>
                <w:bCs/>
                <w:color w:val="C62828"/>
                <w:sz w:val="17"/>
                <w:szCs w:val="17"/>
              </w:rPr>
              <w:t>OLT_TIMEOUT</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101A16" w14:textId="77777777" w:rsidR="00C34357" w:rsidRDefault="00000000">
            <w:r>
              <w:rPr>
                <w:color w:val="000000"/>
                <w:sz w:val="16"/>
                <w:szCs w:val="16"/>
              </w:rPr>
              <w:t>La OLT no respondió dentro del timeout configurado para el paso (default 30s por paso).</w:t>
            </w:r>
          </w:p>
        </w:tc>
        <w:tc>
          <w:tcPr>
            <w:tcW w:w="3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C5821A" w14:textId="77777777" w:rsidR="00C34357" w:rsidRDefault="00000000">
            <w:r>
              <w:rPr>
                <w:color w:val="000000"/>
                <w:sz w:val="16"/>
                <w:szCs w:val="16"/>
              </w:rPr>
              <w:t>Reintentar 1 vez. Si persiste, escalar a Ingeniería de Redes.</w:t>
            </w:r>
          </w:p>
        </w:tc>
      </w:tr>
      <w:tr w:rsidR="00C34357" w14:paraId="1CB8266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380FD2" w14:textId="77777777" w:rsidR="00C34357" w:rsidRDefault="00000000">
            <w:r>
              <w:rPr>
                <w:b/>
                <w:bCs/>
                <w:color w:val="C62828"/>
                <w:sz w:val="17"/>
                <w:szCs w:val="17"/>
              </w:rPr>
              <w:t>SSH_CONNECTION_FAILED</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C3BFF4" w14:textId="77777777" w:rsidR="00C34357" w:rsidRDefault="00000000">
            <w:r>
              <w:rPr>
                <w:color w:val="000000"/>
                <w:sz w:val="16"/>
                <w:szCs w:val="16"/>
              </w:rPr>
              <w:t>No se pudo establecer la sesión SSH con la OLT. Posibles causas: OLT caída, firewall, credenciales.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A7FD95" w14:textId="77777777" w:rsidR="00C34357" w:rsidRDefault="00000000">
            <w:r>
              <w:rPr>
                <w:color w:val="000000"/>
                <w:sz w:val="16"/>
                <w:szCs w:val="16"/>
              </w:rPr>
              <w:t>Reintentar 1 vez. Si persiste, validar conectividad con Ing. Redes.</w:t>
            </w:r>
          </w:p>
        </w:tc>
      </w:tr>
      <w:tr w:rsidR="00C34357" w14:paraId="144A252F"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A61F1F" w14:textId="77777777" w:rsidR="00C34357" w:rsidRDefault="00000000">
            <w:r>
              <w:rPr>
                <w:b/>
                <w:bCs/>
                <w:color w:val="C62828"/>
                <w:sz w:val="17"/>
                <w:szCs w:val="17"/>
              </w:rPr>
              <w:t>AUTH_FAILED</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04E313" w14:textId="77777777" w:rsidR="00C34357" w:rsidRDefault="00000000">
            <w:r>
              <w:rPr>
                <w:color w:val="000000"/>
                <w:sz w:val="16"/>
                <w:szCs w:val="16"/>
              </w:rPr>
              <w:t>Credenciales SSH rechazadas por la OLT. Usuario o contraseña incorrectos.</w:t>
            </w:r>
          </w:p>
        </w:tc>
        <w:tc>
          <w:tcPr>
            <w:tcW w:w="3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87F836" w14:textId="77777777" w:rsidR="00C34357" w:rsidRDefault="00000000">
            <w:r>
              <w:rPr>
                <w:color w:val="000000"/>
                <w:sz w:val="16"/>
                <w:szCs w:val="16"/>
              </w:rPr>
              <w:t>No reintentar. Validar credenciales en Catálogo Técnico.</w:t>
            </w:r>
          </w:p>
        </w:tc>
      </w:tr>
      <w:tr w:rsidR="00C34357" w14:paraId="64B54EB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B814653" w14:textId="77777777" w:rsidR="00C34357" w:rsidRDefault="00000000">
            <w:r>
              <w:rPr>
                <w:b/>
                <w:bCs/>
                <w:color w:val="C62828"/>
                <w:sz w:val="17"/>
                <w:szCs w:val="17"/>
              </w:rPr>
              <w:t>DUPLICATE</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73DE95" w14:textId="77777777" w:rsidR="00C34357" w:rsidRDefault="00000000">
            <w:r>
              <w:rPr>
                <w:color w:val="000000"/>
                <w:sz w:val="16"/>
                <w:szCs w:val="16"/>
              </w:rPr>
              <w:t>El recurso ya existe en la OLT (ONT ID ocupado, serial duplicado, VLAN ya asignada).</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D2EBA7E" w14:textId="77777777" w:rsidR="00C34357" w:rsidRDefault="00000000">
            <w:r>
              <w:rPr>
                <w:color w:val="000000"/>
                <w:sz w:val="16"/>
                <w:szCs w:val="16"/>
              </w:rPr>
              <w:t>No reintentar. Validar estado real de la OLT con Consulta de Acceso.</w:t>
            </w:r>
          </w:p>
        </w:tc>
      </w:tr>
      <w:tr w:rsidR="00C34357" w14:paraId="681F7568"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9A6FC5" w14:textId="77777777" w:rsidR="00C34357" w:rsidRDefault="00000000">
            <w:r>
              <w:rPr>
                <w:b/>
                <w:bCs/>
                <w:color w:val="C62828"/>
                <w:sz w:val="17"/>
                <w:szCs w:val="17"/>
              </w:rPr>
              <w:lastRenderedPageBreak/>
              <w:t>VLAN_CONFLICT</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BE9A81" w14:textId="77777777" w:rsidR="00C34357" w:rsidRDefault="00000000">
            <w:r>
              <w:rPr>
                <w:color w:val="000000"/>
                <w:sz w:val="16"/>
                <w:szCs w:val="16"/>
              </w:rPr>
              <w:t>Conflicto de VLAN en la OLT. La VLAN solicitada ya está en uso o no existe.</w:t>
            </w:r>
          </w:p>
        </w:tc>
        <w:tc>
          <w:tcPr>
            <w:tcW w:w="3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3A1AB4" w14:textId="77777777" w:rsidR="00C34357" w:rsidRDefault="00000000">
            <w:r>
              <w:rPr>
                <w:color w:val="000000"/>
                <w:sz w:val="16"/>
                <w:szCs w:val="16"/>
              </w:rPr>
              <w:t>No reintentar. Validar asignación de VLANs con OSP/CMDB.</w:t>
            </w:r>
          </w:p>
        </w:tc>
      </w:tr>
      <w:tr w:rsidR="00C34357" w14:paraId="302C239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E8071A" w14:textId="77777777" w:rsidR="00C34357" w:rsidRDefault="00000000">
            <w:r>
              <w:rPr>
                <w:b/>
                <w:bCs/>
                <w:color w:val="C62828"/>
                <w:sz w:val="17"/>
                <w:szCs w:val="17"/>
              </w:rPr>
              <w:t>VLAN_NULL</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652EA2" w14:textId="77777777" w:rsidR="00C34357" w:rsidRDefault="00000000">
            <w:r>
              <w:rPr>
                <w:color w:val="000000"/>
                <w:sz w:val="16"/>
                <w:szCs w:val="16"/>
              </w:rPr>
              <w:t>Se recibió un valor NULL para un campo de VLAN obligatorio.</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5BAF3EA" w14:textId="77777777" w:rsidR="00C34357" w:rsidRDefault="00000000">
            <w:r>
              <w:rPr>
                <w:color w:val="000000"/>
                <w:sz w:val="16"/>
                <w:szCs w:val="16"/>
              </w:rPr>
              <w:t>No reintentar. Validar datos del request en ServiceNow.</w:t>
            </w:r>
          </w:p>
        </w:tc>
      </w:tr>
      <w:tr w:rsidR="00C34357" w14:paraId="50B777C0"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5EFC14" w14:textId="77777777" w:rsidR="00C34357" w:rsidRDefault="00000000">
            <w:r>
              <w:rPr>
                <w:b/>
                <w:bCs/>
                <w:color w:val="C62828"/>
                <w:sz w:val="17"/>
                <w:szCs w:val="17"/>
              </w:rPr>
              <w:t>INDEX_NOT_FOUND</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F94E06" w14:textId="77777777" w:rsidR="00C34357" w:rsidRDefault="00000000">
            <w:r>
              <w:rPr>
                <w:color w:val="000000"/>
                <w:sz w:val="16"/>
                <w:szCs w:val="16"/>
              </w:rPr>
              <w:t>No se encontró el INDEX de service-port esperado al ejecutar _resolve_dynamic_ids() en Huawei.</w:t>
            </w:r>
          </w:p>
        </w:tc>
        <w:tc>
          <w:tcPr>
            <w:tcW w:w="3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333651" w14:textId="77777777" w:rsidR="00C34357" w:rsidRDefault="00000000">
            <w:r>
              <w:rPr>
                <w:color w:val="000000"/>
                <w:sz w:val="16"/>
                <w:szCs w:val="16"/>
              </w:rPr>
              <w:t>No reintentar. Validar estado de la ONT con display service-port.</w:t>
            </w:r>
          </w:p>
        </w:tc>
      </w:tr>
      <w:tr w:rsidR="00C34357" w14:paraId="0A63A85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79CEAD" w14:textId="77777777" w:rsidR="00C34357" w:rsidRDefault="00000000">
            <w:r>
              <w:rPr>
                <w:b/>
                <w:bCs/>
                <w:color w:val="C62828"/>
                <w:sz w:val="17"/>
                <w:szCs w:val="17"/>
              </w:rPr>
              <w:t>ROLLBACK_COMPLETED</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0FA9917" w14:textId="77777777" w:rsidR="00C34357" w:rsidRDefault="00000000">
            <w:r>
              <w:rPr>
                <w:color w:val="000000"/>
                <w:sz w:val="16"/>
                <w:szCs w:val="16"/>
              </w:rPr>
              <w:t>La operación falló en un paso crítico y el rollback se ejecutó exitosamente. OLT en estado consistente.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CFE3D1" w14:textId="77777777" w:rsidR="00C34357" w:rsidRDefault="00000000">
            <w:r>
              <w:rPr>
                <w:color w:val="000000"/>
                <w:sz w:val="16"/>
                <w:szCs w:val="16"/>
              </w:rPr>
              <w:t>No reintentar. Analizar causa raíz del paso fallido.</w:t>
            </w:r>
          </w:p>
        </w:tc>
      </w:tr>
      <w:tr w:rsidR="00C34357" w14:paraId="37274E05"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3CC14E" w14:textId="77777777" w:rsidR="00C34357" w:rsidRDefault="00000000">
            <w:r>
              <w:rPr>
                <w:b/>
                <w:bCs/>
                <w:color w:val="C62828"/>
                <w:sz w:val="17"/>
                <w:szCs w:val="17"/>
              </w:rPr>
              <w:t>ROLLBACK_FAILED</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D0A8AD" w14:textId="77777777" w:rsidR="00C34357" w:rsidRDefault="00000000">
            <w:r>
              <w:rPr>
                <w:color w:val="000000"/>
                <w:sz w:val="16"/>
                <w:szCs w:val="16"/>
              </w:rPr>
              <w:t>La operación falló Y el rollback también falló. OLT puede estar en estado inconsistente.</w:t>
            </w:r>
          </w:p>
        </w:tc>
        <w:tc>
          <w:tcPr>
            <w:tcW w:w="3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E3B86F" w14:textId="77777777" w:rsidR="00C34357" w:rsidRDefault="00000000">
            <w:r>
              <w:rPr>
                <w:color w:val="000000"/>
                <w:sz w:val="16"/>
                <w:szCs w:val="16"/>
              </w:rPr>
              <w:t>Escalamiento inmediato a Ingeniería de Redes. Intervención manual en OLT.</w:t>
            </w:r>
          </w:p>
        </w:tc>
      </w:tr>
      <w:tr w:rsidR="00C34357" w14:paraId="650ACEA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E8EB88" w14:textId="77777777" w:rsidR="00C34357" w:rsidRDefault="00000000">
            <w:r>
              <w:rPr>
                <w:b/>
                <w:bCs/>
                <w:color w:val="C62828"/>
                <w:sz w:val="17"/>
                <w:szCs w:val="17"/>
              </w:rPr>
              <w:t>CALLBACK_FAILED</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A0B8D0" w14:textId="77777777" w:rsidR="00C34357" w:rsidRDefault="00000000">
            <w:r>
              <w:rPr>
                <w:color w:val="000000"/>
                <w:sz w:val="16"/>
                <w:szCs w:val="16"/>
              </w:rPr>
              <w:t>El callback de resultado no pudo ser entregado a Axway/ServiceNow después de 5 reintentos.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BDEFFDE" w14:textId="77777777" w:rsidR="00C34357" w:rsidRDefault="00000000">
            <w:r>
              <w:rPr>
                <w:color w:val="000000"/>
                <w:sz w:val="16"/>
                <w:szCs w:val="16"/>
              </w:rPr>
              <w:t>Consultar estado real vía GET /transaction/{uuid}. Reenviar callback.</w:t>
            </w:r>
          </w:p>
        </w:tc>
      </w:tr>
      <w:tr w:rsidR="00C34357" w14:paraId="29F5F1E5"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AA79365" w14:textId="77777777" w:rsidR="00C34357" w:rsidRDefault="00000000">
            <w:r>
              <w:rPr>
                <w:b/>
                <w:bCs/>
                <w:color w:val="C62828"/>
                <w:sz w:val="17"/>
                <w:szCs w:val="17"/>
              </w:rPr>
              <w:t>TIMEOUT</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CE6DA5" w14:textId="77777777" w:rsidR="00C34357" w:rsidRDefault="00000000">
            <w:r>
              <w:rPr>
                <w:color w:val="000000"/>
                <w:sz w:val="16"/>
                <w:szCs w:val="16"/>
              </w:rPr>
              <w:t>La transacción excedió el timeout global (120s). Ejecución abortada.</w:t>
            </w:r>
          </w:p>
        </w:tc>
        <w:tc>
          <w:tcPr>
            <w:tcW w:w="3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51389F" w14:textId="77777777" w:rsidR="00C34357" w:rsidRDefault="00000000">
            <w:r>
              <w:rPr>
                <w:color w:val="000000"/>
                <w:sz w:val="16"/>
                <w:szCs w:val="16"/>
              </w:rPr>
              <w:t>Consultar estado parcial. Puede requerir limpieza manual en OLT.</w:t>
            </w:r>
          </w:p>
        </w:tc>
      </w:tr>
    </w:tbl>
    <w:p w14:paraId="5B4DB8A1" w14:textId="77777777" w:rsidR="00C34357" w:rsidRDefault="00000000">
      <w:r>
        <w:br w:type="page"/>
      </w:r>
    </w:p>
    <w:p w14:paraId="4FB0DB8B" w14:textId="77777777" w:rsidR="00C34357" w:rsidRDefault="00000000">
      <w:pPr>
        <w:pStyle w:val="Ttulo2"/>
      </w:pPr>
      <w:bookmarkStart w:id="139" w:name="_Toc226041907"/>
      <w:r>
        <w:lastRenderedPageBreak/>
        <w:t>9.5 Contratos de listener/callback</w:t>
      </w:r>
      <w:bookmarkEnd w:id="139"/>
    </w:p>
    <w:p w14:paraId="4EE34248" w14:textId="77777777" w:rsidR="00C34357" w:rsidRDefault="00000000">
      <w:pPr>
        <w:spacing w:after="160"/>
        <w:jc w:val="both"/>
      </w:pPr>
      <w:r>
        <w:t>El contrato de callback define la estructura del payload que el Service Listener de Komands envía a ServiceNow SOM a través de Axway APIM al completar la ejecución de una transacción asíncrona. El formato mantiene paridad funcional con los callbacks que generaba BluePlanet BPO, minimizando las modificaciones requeridas en los flujos FlowDesigner de ServiceNow.</w:t>
      </w:r>
    </w:p>
    <w:p w14:paraId="7F729560" w14:textId="77777777" w:rsidR="00C34357" w:rsidRDefault="00000000">
      <w:pPr>
        <w:pStyle w:val="Ttulo3"/>
      </w:pPr>
      <w:bookmarkStart w:id="140" w:name="_Toc226041908"/>
      <w:r>
        <w:t>9.5.1 Estructura del payload de callback</w:t>
      </w:r>
      <w:bookmarkEnd w:id="140"/>
    </w:p>
    <w:p w14:paraId="69D9802E" w14:textId="77777777" w:rsidR="00C34357" w:rsidRDefault="00000000">
      <w:pPr>
        <w:spacing w:after="160"/>
        <w:jc w:val="both"/>
      </w:pPr>
      <w:r>
        <w:t>El callback contiene los siguientes campos principales: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578"/>
        <w:gridCol w:w="1537"/>
        <w:gridCol w:w="1612"/>
        <w:gridCol w:w="4633"/>
      </w:tblGrid>
      <w:tr w:rsidR="00C34357" w14:paraId="442D2BC1"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8174BBC" w14:textId="77777777" w:rsidR="00C34357" w:rsidRDefault="00000000">
            <w:pPr>
              <w:jc w:val="center"/>
            </w:pPr>
            <w:r>
              <w:rPr>
                <w:b/>
                <w:bCs/>
                <w:color w:val="FFFFFF"/>
                <w:sz w:val="20"/>
                <w:szCs w:val="20"/>
              </w:rPr>
              <w:t>Campo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0C16223" w14:textId="77777777" w:rsidR="00C34357" w:rsidRDefault="00000000">
            <w:pPr>
              <w:jc w:val="center"/>
            </w:pPr>
            <w:r>
              <w:rPr>
                <w:b/>
                <w:bCs/>
                <w:color w:val="FFFFFF"/>
                <w:sz w:val="20"/>
                <w:szCs w:val="20"/>
              </w:rPr>
              <w:t>Tipo</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5DE8F56" w14:textId="77777777" w:rsidR="00C34357" w:rsidRDefault="00000000">
            <w:pPr>
              <w:jc w:val="center"/>
            </w:pPr>
            <w:r>
              <w:rPr>
                <w:b/>
                <w:bCs/>
                <w:color w:val="FFFFFF"/>
                <w:sz w:val="20"/>
                <w:szCs w:val="20"/>
              </w:rPr>
              <w:t>Obligatoriedad</w:t>
            </w:r>
          </w:p>
        </w:tc>
        <w:tc>
          <w:tcPr>
            <w:tcW w:w="5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62DC00B" w14:textId="77777777" w:rsidR="00C34357" w:rsidRDefault="00000000">
            <w:pPr>
              <w:jc w:val="center"/>
            </w:pPr>
            <w:r>
              <w:rPr>
                <w:b/>
                <w:bCs/>
                <w:color w:val="FFFFFF"/>
                <w:sz w:val="20"/>
                <w:szCs w:val="20"/>
              </w:rPr>
              <w:t>Descripción</w:t>
            </w:r>
          </w:p>
        </w:tc>
      </w:tr>
      <w:tr w:rsidR="00C34357" w14:paraId="24872B33"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F46914" w14:textId="77777777" w:rsidR="00C34357" w:rsidRDefault="00000000">
            <w:r>
              <w:rPr>
                <w:b/>
                <w:bCs/>
                <w:color w:val="C62828"/>
                <w:sz w:val="17"/>
                <w:szCs w:val="17"/>
              </w:rPr>
              <w:t>transaction_id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6FCF34" w14:textId="77777777" w:rsidR="00C34357" w:rsidRDefault="00000000">
            <w:r>
              <w:rPr>
                <w:color w:val="000000"/>
                <w:sz w:val="16"/>
                <w:szCs w:val="16"/>
              </w:rPr>
              <w:t>string (UUID)</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6CB470"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530F86" w14:textId="77777777" w:rsidR="00C34357" w:rsidRDefault="00000000">
            <w:r>
              <w:rPr>
                <w:color w:val="000000"/>
                <w:sz w:val="16"/>
                <w:szCs w:val="16"/>
              </w:rPr>
              <w:t>Identificador único de la transacción (UUIDv4). Corresponde al UUID retornado en el ACK 202. ServiceNow usa este campo para correlacionar el callback con la orden de servicio original.</w:t>
            </w:r>
          </w:p>
        </w:tc>
      </w:tr>
      <w:tr w:rsidR="00C34357" w14:paraId="00E4061C"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90FAC0" w14:textId="77777777" w:rsidR="00C34357" w:rsidRDefault="00000000">
            <w:r>
              <w:rPr>
                <w:b/>
                <w:bCs/>
                <w:color w:val="C62828"/>
                <w:sz w:val="17"/>
                <w:szCs w:val="17"/>
              </w:rPr>
              <w:t>status</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4F08393" w14:textId="77777777" w:rsidR="00C34357" w:rsidRDefault="00000000">
            <w:r>
              <w:rPr>
                <w:color w:val="000000"/>
                <w:sz w:val="16"/>
                <w:szCs w:val="16"/>
              </w:rPr>
              <w:t>string (enum)</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F46091"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295D10" w14:textId="77777777" w:rsidR="00C34357" w:rsidRDefault="00000000">
            <w:r>
              <w:rPr>
                <w:color w:val="000000"/>
                <w:sz w:val="16"/>
                <w:szCs w:val="16"/>
              </w:rPr>
              <w:t>Estado final: COMPLETED (operación exitosa), FAILED (falló sin rollback), ROLLED_BACK (falló con rollback exitoso), TIMEOUT (excedió timeout global).</w:t>
            </w:r>
          </w:p>
        </w:tc>
      </w:tr>
      <w:tr w:rsidR="00C34357" w:rsidRPr="00CB3C92" w14:paraId="39D7E1EF"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6CB04BD" w14:textId="77777777" w:rsidR="00C34357" w:rsidRDefault="00000000">
            <w:r>
              <w:rPr>
                <w:b/>
                <w:bCs/>
                <w:color w:val="C62828"/>
                <w:sz w:val="17"/>
                <w:szCs w:val="17"/>
              </w:rPr>
              <w:t>operation_type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8192B6" w14:textId="77777777" w:rsidR="00C34357" w:rsidRDefault="00000000">
            <w:r>
              <w:rPr>
                <w:color w:val="000000"/>
                <w:sz w:val="16"/>
                <w:szCs w:val="16"/>
              </w:rPr>
              <w:t>string</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6E64370"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B5C1C8" w14:textId="77777777" w:rsidR="00C34357" w:rsidRPr="005D78BF" w:rsidRDefault="00000000">
            <w:pPr>
              <w:rPr>
                <w:lang w:val="en-US"/>
              </w:rPr>
            </w:pPr>
            <w:r>
              <w:rPr>
                <w:color w:val="000000"/>
                <w:sz w:val="16"/>
                <w:szCs w:val="16"/>
                <w:lang w:val="en-US"/>
              </w:rPr>
              <w:t>Tipo de operación: PROVISION, DEPROVISION, MODIFY, SPEED_CHANGE, ONT_SWAP, RESET, QUERY, PRE_CLEANUP.</w:t>
            </w:r>
          </w:p>
        </w:tc>
      </w:tr>
      <w:tr w:rsidR="00C34357" w14:paraId="552AA383"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A036438" w14:textId="77777777" w:rsidR="00C34357" w:rsidRDefault="00000000">
            <w:r>
              <w:rPr>
                <w:b/>
                <w:bCs/>
                <w:color w:val="C62828"/>
                <w:sz w:val="17"/>
                <w:szCs w:val="17"/>
              </w:rPr>
              <w:t>vno_code</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287C61" w14:textId="77777777" w:rsidR="00C34357" w:rsidRDefault="00000000">
            <w:r>
              <w:rPr>
                <w:color w:val="000000"/>
                <w:sz w:val="16"/>
                <w:szCs w:val="16"/>
              </w:rPr>
              <w:t>string</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386C62"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2A2A898" w14:textId="77777777" w:rsidR="00C34357" w:rsidRDefault="00000000">
            <w:r>
              <w:rPr>
                <w:color w:val="000000"/>
                <w:sz w:val="16"/>
                <w:szCs w:val="16"/>
              </w:rPr>
              <w:t>Código de la VNO: DTV, ClaroVTR, Entel, TCH.</w:t>
            </w:r>
          </w:p>
        </w:tc>
      </w:tr>
      <w:tr w:rsidR="00C34357" w14:paraId="53A424E4"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FCFBFB1" w14:textId="77777777" w:rsidR="00C34357" w:rsidRDefault="00000000">
            <w:r>
              <w:rPr>
                <w:b/>
                <w:bCs/>
                <w:color w:val="C62828"/>
                <w:sz w:val="17"/>
                <w:szCs w:val="17"/>
              </w:rPr>
              <w:t>olt_ip</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FF9C0BE" w14:textId="77777777" w:rsidR="00C34357" w:rsidRDefault="00000000">
            <w:r>
              <w:rPr>
                <w:color w:val="000000"/>
                <w:sz w:val="16"/>
                <w:szCs w:val="16"/>
              </w:rPr>
              <w:t>string</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B6411E3"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90F1BA3" w14:textId="77777777" w:rsidR="00C34357" w:rsidRDefault="00000000">
            <w:r>
              <w:rPr>
                <w:color w:val="000000"/>
                <w:sz w:val="16"/>
                <w:szCs w:val="16"/>
              </w:rPr>
              <w:t>Dirección IP de la OLT donde se ejecutó la operación.</w:t>
            </w:r>
          </w:p>
        </w:tc>
      </w:tr>
      <w:tr w:rsidR="00C34357" w14:paraId="5DB33EF5"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280F3A" w14:textId="77777777" w:rsidR="00C34357" w:rsidRDefault="00000000">
            <w:r>
              <w:rPr>
                <w:b/>
                <w:bCs/>
                <w:color w:val="C62828"/>
                <w:sz w:val="17"/>
                <w:szCs w:val="17"/>
              </w:rPr>
              <w:t>vendor</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ADCFA17" w14:textId="77777777" w:rsidR="00C34357" w:rsidRDefault="00000000">
            <w:r>
              <w:rPr>
                <w:color w:val="000000"/>
                <w:sz w:val="16"/>
                <w:szCs w:val="16"/>
              </w:rPr>
              <w:t>string</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A730BE9"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A9CD565" w14:textId="77777777" w:rsidR="00C34357" w:rsidRDefault="00000000">
            <w:r>
              <w:rPr>
                <w:color w:val="000000"/>
                <w:sz w:val="16"/>
                <w:szCs w:val="16"/>
              </w:rPr>
              <w:t>Vendor de la OLT: NOKIA o HUAWEI.</w:t>
            </w:r>
          </w:p>
        </w:tc>
      </w:tr>
      <w:tr w:rsidR="00C34357" w14:paraId="0C8ECA16"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08330D8" w14:textId="77777777" w:rsidR="00C34357" w:rsidRDefault="00000000">
            <w:r>
              <w:rPr>
                <w:b/>
                <w:bCs/>
                <w:color w:val="C62828"/>
                <w:sz w:val="17"/>
                <w:szCs w:val="17"/>
              </w:rPr>
              <w:t>started_at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F5A145" w14:textId="77777777" w:rsidR="00C34357" w:rsidRDefault="00000000">
            <w:r>
              <w:rPr>
                <w:color w:val="000000"/>
                <w:sz w:val="16"/>
                <w:szCs w:val="16"/>
              </w:rPr>
              <w:t>datetime ISO 8601</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387C88"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0E242D" w14:textId="77777777" w:rsidR="00C34357" w:rsidRDefault="00000000">
            <w:r>
              <w:rPr>
                <w:color w:val="000000"/>
                <w:sz w:val="16"/>
                <w:szCs w:val="16"/>
              </w:rPr>
              <w:t>Timestamp de inicio de la ejecución (cuando el Orchestrator tomó la transacción de Redis).</w:t>
            </w:r>
          </w:p>
        </w:tc>
      </w:tr>
      <w:tr w:rsidR="00C34357" w14:paraId="50A873F0"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EB770C" w14:textId="77777777" w:rsidR="00C34357" w:rsidRDefault="00000000">
            <w:r>
              <w:rPr>
                <w:b/>
                <w:bCs/>
                <w:color w:val="C62828"/>
                <w:sz w:val="17"/>
                <w:szCs w:val="17"/>
              </w:rPr>
              <w:t>completed_at</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42E505" w14:textId="77777777" w:rsidR="00C34357" w:rsidRDefault="00000000">
            <w:r>
              <w:rPr>
                <w:color w:val="000000"/>
                <w:sz w:val="16"/>
                <w:szCs w:val="16"/>
              </w:rPr>
              <w:t>datetime ISO 8601</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58CC9B"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6AE1D57" w14:textId="77777777" w:rsidR="00C34357" w:rsidRDefault="00000000">
            <w:r>
              <w:rPr>
                <w:color w:val="000000"/>
                <w:sz w:val="16"/>
                <w:szCs w:val="16"/>
              </w:rPr>
              <w:t>Timestamp de finalización de la ejecución (incluyendo rollback si aplica).</w:t>
            </w:r>
          </w:p>
        </w:tc>
      </w:tr>
      <w:tr w:rsidR="00C34357" w14:paraId="285A3531"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749627" w14:textId="77777777" w:rsidR="00C34357" w:rsidRDefault="00000000">
            <w:r>
              <w:rPr>
                <w:b/>
                <w:bCs/>
                <w:color w:val="C62828"/>
                <w:sz w:val="17"/>
                <w:szCs w:val="17"/>
              </w:rPr>
              <w:t>duration_ms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8B13973" w14:textId="77777777" w:rsidR="00C34357" w:rsidRDefault="00000000">
            <w:r>
              <w:rPr>
                <w:color w:val="000000"/>
                <w:sz w:val="16"/>
                <w:szCs w:val="16"/>
              </w:rPr>
              <w:t>integer</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F5BE1C"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B8AD6AB" w14:textId="77777777" w:rsidR="00C34357" w:rsidRDefault="00000000">
            <w:r>
              <w:rPr>
                <w:color w:val="000000"/>
                <w:sz w:val="16"/>
                <w:szCs w:val="16"/>
              </w:rPr>
              <w:t>Duración total en milisegundos desde started_at hasta completed_at.</w:t>
            </w:r>
          </w:p>
        </w:tc>
      </w:tr>
      <w:tr w:rsidR="00C34357" w14:paraId="7549067D"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7B765D4" w14:textId="77777777" w:rsidR="00C34357" w:rsidRDefault="00000000">
            <w:r>
              <w:rPr>
                <w:b/>
                <w:bCs/>
                <w:color w:val="C62828"/>
                <w:sz w:val="17"/>
                <w:szCs w:val="17"/>
              </w:rPr>
              <w:t>error_code</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CA455D" w14:textId="77777777" w:rsidR="00C34357" w:rsidRDefault="00000000">
            <w:r>
              <w:rPr>
                <w:color w:val="000000"/>
                <w:sz w:val="16"/>
                <w:szCs w:val="16"/>
              </w:rPr>
              <w:t>string</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D3E857" w14:textId="77777777" w:rsidR="00C34357" w:rsidRDefault="00000000">
            <w:pPr>
              <w:jc w:val="center"/>
            </w:pPr>
            <w:r>
              <w:rPr>
                <w:color w:val="000000"/>
                <w:sz w:val="16"/>
                <w:szCs w:val="16"/>
              </w:rPr>
              <w:t>Condicional</w:t>
            </w:r>
          </w:p>
        </w:tc>
        <w:tc>
          <w:tcPr>
            <w:tcW w:w="5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850621" w14:textId="77777777" w:rsidR="00C34357" w:rsidRDefault="00000000">
            <w:r>
              <w:rPr>
                <w:color w:val="000000"/>
                <w:sz w:val="16"/>
                <w:szCs w:val="16"/>
              </w:rPr>
              <w:t>Código de error interno Komands (ver tabla 9.4.2). Solo presente si status ≠ COMPLETED.</w:t>
            </w:r>
          </w:p>
        </w:tc>
      </w:tr>
      <w:tr w:rsidR="00C34357" w14:paraId="7A4969A9"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D8AD5D6" w14:textId="77777777" w:rsidR="00C34357" w:rsidRDefault="00000000">
            <w:r>
              <w:rPr>
                <w:b/>
                <w:bCs/>
                <w:color w:val="C62828"/>
                <w:sz w:val="17"/>
                <w:szCs w:val="17"/>
              </w:rPr>
              <w:t>error_message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3A1FED" w14:textId="77777777" w:rsidR="00C34357" w:rsidRDefault="00000000">
            <w:r>
              <w:rPr>
                <w:color w:val="000000"/>
                <w:sz w:val="16"/>
                <w:szCs w:val="16"/>
              </w:rPr>
              <w:t>string</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E78EE1" w14:textId="77777777" w:rsidR="00C34357" w:rsidRDefault="00000000">
            <w:pPr>
              <w:jc w:val="center"/>
            </w:pPr>
            <w:r>
              <w:rPr>
                <w:color w:val="000000"/>
                <w:sz w:val="16"/>
                <w:szCs w:val="16"/>
              </w:rPr>
              <w:t>Condicional</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612808" w14:textId="77777777" w:rsidR="00C34357" w:rsidRDefault="00000000">
            <w:r>
              <w:rPr>
                <w:color w:val="000000"/>
                <w:sz w:val="16"/>
                <w:szCs w:val="16"/>
              </w:rPr>
              <w:t>Mensaje descriptivo del error. Solo presente si status ≠ COMPLETED.</w:t>
            </w:r>
          </w:p>
        </w:tc>
      </w:tr>
      <w:tr w:rsidR="00C34357" w14:paraId="096B60B9" w14:textId="77777777">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675F6B" w14:textId="77777777" w:rsidR="00C34357" w:rsidRDefault="00000000">
            <w:r>
              <w:rPr>
                <w:b/>
                <w:bCs/>
                <w:color w:val="C62828"/>
                <w:sz w:val="17"/>
                <w:szCs w:val="17"/>
              </w:rPr>
              <w:t>steps</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C482C9" w14:textId="77777777" w:rsidR="00C34357" w:rsidRDefault="00000000">
            <w:r>
              <w:rPr>
                <w:color w:val="000000"/>
                <w:sz w:val="16"/>
                <w:szCs w:val="16"/>
              </w:rPr>
              <w:t>array[object]</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ADA16AF" w14:textId="77777777" w:rsidR="00C34357" w:rsidRDefault="00000000">
            <w:pPr>
              <w:jc w:val="center"/>
            </w:pPr>
            <w:r>
              <w:rPr>
                <w:color w:val="000000"/>
                <w:sz w:val="16"/>
                <w:szCs w:val="16"/>
              </w:rPr>
              <w:t>Obligatorio</w:t>
            </w:r>
          </w:p>
        </w:tc>
        <w:tc>
          <w:tcPr>
            <w:tcW w:w="5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A52438" w14:textId="77777777" w:rsidR="00C34357" w:rsidRDefault="00000000">
            <w:r>
              <w:rPr>
                <w:color w:val="000000"/>
                <w:sz w:val="16"/>
                <w:szCs w:val="16"/>
              </w:rPr>
              <w:t>Arreglo con el detalle de cada paso (step) ejecutado en la OLT. Ver estructura de step abajo.</w:t>
            </w:r>
          </w:p>
        </w:tc>
      </w:tr>
    </w:tbl>
    <w:p w14:paraId="776A4DBB" w14:textId="77777777" w:rsidR="00C34357" w:rsidRDefault="00000000">
      <w:pPr>
        <w:pStyle w:val="Ttulo3"/>
      </w:pPr>
      <w:bookmarkStart w:id="141" w:name="_Toc226041909"/>
      <w:r>
        <w:t>9.5.2 Estructura de cada step en el callback</w:t>
      </w:r>
      <w:bookmarkEnd w:id="141"/>
    </w:p>
    <w:p w14:paraId="4434E570" w14:textId="77777777" w:rsidR="00C34357" w:rsidRDefault="00000000">
      <w:pPr>
        <w:spacing w:after="160"/>
        <w:jc w:val="both"/>
      </w:pPr>
      <w:r>
        <w:t>El arreglo steps[] contiene un objeto por cada comando CLI ejecutado en la OLT. Esta granularidad permite a ServiceNow y a la Mesa de Operaciones identificar exactamente en qué punto falló una transacción: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1600"/>
        <w:gridCol w:w="5960"/>
      </w:tblGrid>
      <w:tr w:rsidR="00C34357" w14:paraId="7E9F1FB4"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C52BFBF" w14:textId="77777777" w:rsidR="00C34357" w:rsidRDefault="00000000">
            <w:pPr>
              <w:jc w:val="center"/>
            </w:pPr>
            <w:r>
              <w:rPr>
                <w:b/>
                <w:bCs/>
                <w:color w:val="FFFFFF"/>
                <w:sz w:val="20"/>
                <w:szCs w:val="20"/>
              </w:rPr>
              <w:t>Campo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D92D5DB" w14:textId="77777777" w:rsidR="00C34357" w:rsidRDefault="00000000">
            <w:pPr>
              <w:jc w:val="center"/>
            </w:pPr>
            <w:r>
              <w:rPr>
                <w:b/>
                <w:bCs/>
                <w:color w:val="FFFFFF"/>
                <w:sz w:val="20"/>
                <w:szCs w:val="20"/>
              </w:rPr>
              <w:t>Tipo</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52319BD" w14:textId="77777777" w:rsidR="00C34357" w:rsidRDefault="00000000">
            <w:pPr>
              <w:jc w:val="center"/>
            </w:pPr>
            <w:r>
              <w:rPr>
                <w:b/>
                <w:bCs/>
                <w:color w:val="FFFFFF"/>
                <w:sz w:val="20"/>
                <w:szCs w:val="20"/>
              </w:rPr>
              <w:t>Descripción</w:t>
            </w:r>
          </w:p>
        </w:tc>
      </w:tr>
      <w:tr w:rsidR="00C34357" w14:paraId="449E46D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903780" w14:textId="77777777" w:rsidR="00C34357" w:rsidRDefault="00000000">
            <w:r>
              <w:rPr>
                <w:b/>
                <w:bCs/>
                <w:color w:val="C62828"/>
                <w:sz w:val="17"/>
                <w:szCs w:val="17"/>
              </w:rPr>
              <w:t>step_order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ADEDC2" w14:textId="77777777" w:rsidR="00C34357" w:rsidRDefault="00000000">
            <w:r>
              <w:rPr>
                <w:color w:val="000000"/>
                <w:sz w:val="17"/>
                <w:szCs w:val="17"/>
              </w:rPr>
              <w:t>integer</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7871785" w14:textId="77777777" w:rsidR="00C34357" w:rsidRDefault="00000000">
            <w:r>
              <w:rPr>
                <w:color w:val="000000"/>
                <w:sz w:val="17"/>
                <w:szCs w:val="17"/>
              </w:rPr>
              <w:t>Orden de ejecución del paso (1, 2, 3...).</w:t>
            </w:r>
          </w:p>
        </w:tc>
      </w:tr>
      <w:tr w:rsidR="00C34357" w14:paraId="51A48DFF"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0FC9A6" w14:textId="77777777" w:rsidR="00C34357" w:rsidRDefault="00000000">
            <w:r>
              <w:rPr>
                <w:b/>
                <w:bCs/>
                <w:color w:val="C62828"/>
                <w:sz w:val="17"/>
                <w:szCs w:val="17"/>
              </w:rPr>
              <w:t>command</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B7933D" w14:textId="77777777" w:rsidR="00C34357" w:rsidRDefault="00000000">
            <w:r>
              <w:rPr>
                <w:color w:val="000000"/>
                <w:sz w:val="17"/>
                <w:szCs w:val="17"/>
              </w:rPr>
              <w:t>string</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984BE6" w14:textId="77777777" w:rsidR="00C34357" w:rsidRDefault="00000000">
            <w:r>
              <w:rPr>
                <w:color w:val="000000"/>
                <w:sz w:val="17"/>
                <w:szCs w:val="17"/>
              </w:rPr>
              <w:t>Comando CLI exacto enviado a la OLT (texto completo).</w:t>
            </w:r>
          </w:p>
        </w:tc>
      </w:tr>
      <w:tr w:rsidR="00C34357" w14:paraId="60CBE85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E84881" w14:textId="77777777" w:rsidR="00C34357" w:rsidRDefault="00000000">
            <w:r>
              <w:rPr>
                <w:b/>
                <w:bCs/>
                <w:color w:val="C62828"/>
                <w:sz w:val="17"/>
                <w:szCs w:val="17"/>
              </w:rPr>
              <w:t>response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3240AC" w14:textId="77777777" w:rsidR="00C34357" w:rsidRDefault="00000000">
            <w:r>
              <w:rPr>
                <w:color w:val="000000"/>
                <w:sz w:val="17"/>
                <w:szCs w:val="17"/>
              </w:rPr>
              <w:t>string</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4E7EF15" w14:textId="77777777" w:rsidR="00C34357" w:rsidRDefault="00000000">
            <w:r>
              <w:rPr>
                <w:color w:val="000000"/>
                <w:sz w:val="17"/>
                <w:szCs w:val="17"/>
              </w:rPr>
              <w:t>Respuesta cruda de la OLT al comando. Puede ser multi-línea.</w:t>
            </w:r>
          </w:p>
        </w:tc>
      </w:tr>
      <w:tr w:rsidR="00C34357" w:rsidRPr="00CB3C92" w14:paraId="02DF126B"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9D7182" w14:textId="77777777" w:rsidR="00C34357" w:rsidRDefault="00000000">
            <w:r>
              <w:rPr>
                <w:b/>
                <w:bCs/>
                <w:color w:val="C62828"/>
                <w:sz w:val="17"/>
                <w:szCs w:val="17"/>
              </w:rPr>
              <w:t>status</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182D2A" w14:textId="77777777" w:rsidR="00C34357" w:rsidRDefault="00000000">
            <w:r>
              <w:rPr>
                <w:color w:val="000000"/>
                <w:sz w:val="17"/>
                <w:szCs w:val="17"/>
              </w:rPr>
              <w:t>string (enum)</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899327" w14:textId="77777777" w:rsidR="00C34357" w:rsidRPr="005D78BF" w:rsidRDefault="00000000">
            <w:pPr>
              <w:rPr>
                <w:lang w:val="en-US"/>
              </w:rPr>
            </w:pPr>
            <w:r>
              <w:rPr>
                <w:color w:val="000000"/>
                <w:sz w:val="17"/>
                <w:szCs w:val="17"/>
                <w:lang w:val="en-US"/>
              </w:rPr>
              <w:t>Estado del paso: SUCCESS, FAILED, SKIPPED, ROLLED_BACK.</w:t>
            </w:r>
          </w:p>
        </w:tc>
      </w:tr>
      <w:tr w:rsidR="00C34357" w14:paraId="48EFF72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2D23EC7" w14:textId="77777777" w:rsidR="00C34357" w:rsidRDefault="00000000">
            <w:r>
              <w:rPr>
                <w:b/>
                <w:bCs/>
                <w:color w:val="C62828"/>
                <w:sz w:val="17"/>
                <w:szCs w:val="17"/>
              </w:rPr>
              <w:t>duration_ms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6BF4312" w14:textId="77777777" w:rsidR="00C34357" w:rsidRDefault="00000000">
            <w:r>
              <w:rPr>
                <w:color w:val="000000"/>
                <w:sz w:val="17"/>
                <w:szCs w:val="17"/>
              </w:rPr>
              <w:t>integer</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27CCDCD" w14:textId="77777777" w:rsidR="00C34357" w:rsidRDefault="00000000">
            <w:r>
              <w:rPr>
                <w:color w:val="000000"/>
                <w:sz w:val="17"/>
                <w:szCs w:val="17"/>
              </w:rPr>
              <w:t>Duración del paso en milisegundos.</w:t>
            </w:r>
          </w:p>
        </w:tc>
      </w:tr>
      <w:tr w:rsidR="00C34357" w14:paraId="5BD86CD3"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8E99086" w14:textId="77777777" w:rsidR="00C34357" w:rsidRDefault="00000000">
            <w:r>
              <w:rPr>
                <w:b/>
                <w:bCs/>
                <w:color w:val="C62828"/>
                <w:sz w:val="17"/>
                <w:szCs w:val="17"/>
              </w:rPr>
              <w:t>is_critical</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5A3A18" w14:textId="77777777" w:rsidR="00C34357" w:rsidRDefault="00000000">
            <w:r>
              <w:rPr>
                <w:color w:val="000000"/>
                <w:sz w:val="17"/>
                <w:szCs w:val="17"/>
              </w:rPr>
              <w:t>boolean</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73AD9E" w14:textId="77777777" w:rsidR="00C34357" w:rsidRDefault="00000000">
            <w:r>
              <w:rPr>
                <w:color w:val="000000"/>
                <w:sz w:val="17"/>
                <w:szCs w:val="17"/>
              </w:rPr>
              <w:t>Si true, la falla de este paso activa el rollback de los pasos anteriores.</w:t>
            </w:r>
          </w:p>
        </w:tc>
      </w:tr>
      <w:tr w:rsidR="00C34357" w14:paraId="6260C17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D3C01C" w14:textId="77777777" w:rsidR="00C34357" w:rsidRDefault="00000000">
            <w:r>
              <w:rPr>
                <w:b/>
                <w:bCs/>
                <w:color w:val="C62828"/>
                <w:sz w:val="17"/>
                <w:szCs w:val="17"/>
              </w:rPr>
              <w:lastRenderedPageBreak/>
              <w:t>error_code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7DA367" w14:textId="77777777" w:rsidR="00C34357" w:rsidRDefault="00000000">
            <w:r>
              <w:rPr>
                <w:color w:val="000000"/>
                <w:sz w:val="17"/>
                <w:szCs w:val="17"/>
              </w:rPr>
              <w:t>string | null</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F266DC" w14:textId="77777777" w:rsidR="00C34357" w:rsidRDefault="00000000">
            <w:r>
              <w:rPr>
                <w:color w:val="000000"/>
                <w:sz w:val="17"/>
                <w:szCs w:val="17"/>
              </w:rPr>
              <w:t>Código de error si el paso falló (OLT_ERROR, OLT_TIMEOUT, etc.).</w:t>
            </w:r>
          </w:p>
        </w:tc>
      </w:tr>
      <w:tr w:rsidR="00C34357" w14:paraId="177E90D3"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EBC1C3" w14:textId="77777777" w:rsidR="00C34357" w:rsidRDefault="00000000">
            <w:r>
              <w:rPr>
                <w:b/>
                <w:bCs/>
                <w:color w:val="C62828"/>
                <w:sz w:val="17"/>
                <w:szCs w:val="17"/>
              </w:rPr>
              <w:t>rollback_command</w:t>
            </w:r>
          </w:p>
        </w:tc>
        <w:tc>
          <w:tcPr>
            <w:tcW w:w="1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751827" w14:textId="77777777" w:rsidR="00C34357" w:rsidRDefault="00000000">
            <w:r>
              <w:rPr>
                <w:color w:val="000000"/>
                <w:sz w:val="17"/>
                <w:szCs w:val="17"/>
              </w:rPr>
              <w:t>string | null</w:t>
            </w:r>
          </w:p>
        </w:tc>
        <w:tc>
          <w:tcPr>
            <w:tcW w:w="5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2C607E" w14:textId="77777777" w:rsidR="00C34357" w:rsidRDefault="00000000">
            <w:r>
              <w:rPr>
                <w:color w:val="000000"/>
                <w:sz w:val="17"/>
                <w:szCs w:val="17"/>
              </w:rPr>
              <w:t>Comando de rollback ejecutado (si aplica). Null si el paso fue exitoso.</w:t>
            </w:r>
          </w:p>
        </w:tc>
      </w:tr>
    </w:tbl>
    <w:p w14:paraId="6D86BA54" w14:textId="77777777" w:rsidR="00C34357" w:rsidRDefault="00000000">
      <w:pPr>
        <w:pStyle w:val="Ttulo3"/>
      </w:pPr>
      <w:bookmarkStart w:id="142" w:name="_Toc226041910"/>
      <w:r>
        <w:t>9.5.3 Política de reintentos del callback</w:t>
      </w:r>
      <w:bookmarkEnd w:id="142"/>
    </w:p>
    <w:p w14:paraId="64A713E3" w14:textId="77777777" w:rsidR="00C34357" w:rsidRDefault="00000000">
      <w:pPr>
        <w:spacing w:after="160"/>
        <w:jc w:val="both"/>
      </w:pPr>
      <w:r>
        <w:t>Si el envío del callback falla (error de red, timeout, HTTP 5xx de Axway), el Service Listener implementa una política de reintentos con backoff exponencial:</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000"/>
        <w:gridCol w:w="1400"/>
        <w:gridCol w:w="6960"/>
      </w:tblGrid>
      <w:tr w:rsidR="00C34357" w14:paraId="11D1049E"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8B2D08A" w14:textId="77777777" w:rsidR="00C34357" w:rsidRDefault="00000000">
            <w:pPr>
              <w:jc w:val="center"/>
            </w:pPr>
            <w:r>
              <w:rPr>
                <w:b/>
                <w:bCs/>
                <w:color w:val="FFFFFF"/>
                <w:sz w:val="20"/>
                <w:szCs w:val="20"/>
              </w:rPr>
              <w:t>Intento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EF73F9B" w14:textId="77777777" w:rsidR="00C34357" w:rsidRDefault="00000000">
            <w:pPr>
              <w:jc w:val="center"/>
            </w:pPr>
            <w:r>
              <w:rPr>
                <w:b/>
                <w:bCs/>
                <w:color w:val="FFFFFF"/>
                <w:sz w:val="20"/>
                <w:szCs w:val="20"/>
              </w:rPr>
              <w:t>Espera</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E5018B7" w14:textId="77777777" w:rsidR="00C34357" w:rsidRDefault="00000000">
            <w:pPr>
              <w:jc w:val="center"/>
            </w:pPr>
            <w:r>
              <w:rPr>
                <w:b/>
                <w:bCs/>
                <w:color w:val="FFFFFF"/>
                <w:sz w:val="20"/>
                <w:szCs w:val="20"/>
              </w:rPr>
              <w:t>Descripción</w:t>
            </w:r>
          </w:p>
        </w:tc>
      </w:tr>
      <w:tr w:rsidR="00C34357" w14:paraId="1599E8D8"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AAD6AD" w14:textId="77777777" w:rsidR="00C34357" w:rsidRDefault="00000000">
            <w:pPr>
              <w:jc w:val="center"/>
            </w:pPr>
            <w:r>
              <w:rPr>
                <w:b/>
                <w:bCs/>
                <w:color w:val="000000"/>
                <w:sz w:val="18"/>
                <w:szCs w:val="18"/>
              </w:rPr>
              <w:t>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FA63F2" w14:textId="77777777" w:rsidR="00C34357" w:rsidRDefault="00000000">
            <w:pPr>
              <w:jc w:val="center"/>
            </w:pPr>
            <w:r>
              <w:rPr>
                <w:b/>
                <w:bCs/>
                <w:color w:val="000000"/>
                <w:sz w:val="18"/>
                <w:szCs w:val="18"/>
              </w:rPr>
              <w:t>5 segundos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D8FE1F" w14:textId="77777777" w:rsidR="00C34357" w:rsidRDefault="00000000">
            <w:r>
              <w:rPr>
                <w:color w:val="000000"/>
                <w:sz w:val="17"/>
                <w:szCs w:val="17"/>
              </w:rPr>
              <w:t>1º reintento: falla transitoria de red o Axway temporalmente no disponible.</w:t>
            </w:r>
          </w:p>
        </w:tc>
      </w:tr>
      <w:tr w:rsidR="00C34357" w14:paraId="1B1CF9F0"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C866A6E" w14:textId="77777777" w:rsidR="00C34357" w:rsidRDefault="00000000">
            <w:pPr>
              <w:jc w:val="center"/>
            </w:pPr>
            <w:r>
              <w:rPr>
                <w:b/>
                <w:bCs/>
                <w:color w:val="000000"/>
                <w:sz w:val="18"/>
                <w:szCs w:val="18"/>
              </w:rPr>
              <w:t>2</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ADCE22" w14:textId="77777777" w:rsidR="00C34357" w:rsidRDefault="00000000">
            <w:pPr>
              <w:jc w:val="center"/>
            </w:pPr>
            <w:r>
              <w:rPr>
                <w:b/>
                <w:bCs/>
                <w:color w:val="000000"/>
                <w:sz w:val="18"/>
                <w:szCs w:val="18"/>
              </w:rPr>
              <w:t>15 segundos</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C9D5D4" w14:textId="77777777" w:rsidR="00C34357" w:rsidRDefault="00000000">
            <w:r>
              <w:rPr>
                <w:color w:val="000000"/>
                <w:sz w:val="17"/>
                <w:szCs w:val="17"/>
              </w:rPr>
              <w:t>2º reintento: espera mayor para dar tiempo a que Axway se recupere.</w:t>
            </w:r>
          </w:p>
        </w:tc>
      </w:tr>
      <w:tr w:rsidR="00C34357" w14:paraId="532FD757"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AD3073" w14:textId="77777777" w:rsidR="00C34357" w:rsidRDefault="00000000">
            <w:pPr>
              <w:jc w:val="center"/>
            </w:pPr>
            <w:r>
              <w:rPr>
                <w:b/>
                <w:bCs/>
                <w:color w:val="000000"/>
                <w:sz w:val="18"/>
                <w:szCs w:val="18"/>
              </w:rPr>
              <w:t>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287176" w14:textId="77777777" w:rsidR="00C34357" w:rsidRDefault="00000000">
            <w:pPr>
              <w:jc w:val="center"/>
            </w:pPr>
            <w:r>
              <w:rPr>
                <w:b/>
                <w:bCs/>
                <w:color w:val="000000"/>
                <w:sz w:val="18"/>
                <w:szCs w:val="18"/>
              </w:rPr>
              <w:t>45 segundos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9592DC" w14:textId="77777777" w:rsidR="00C34357" w:rsidRDefault="00000000">
            <w:r>
              <w:rPr>
                <w:color w:val="000000"/>
                <w:sz w:val="17"/>
                <w:szCs w:val="17"/>
              </w:rPr>
              <w:t>3º reintento: ventana amplia para incidentes de duración media.</w:t>
            </w:r>
          </w:p>
        </w:tc>
      </w:tr>
      <w:tr w:rsidR="00C34357" w14:paraId="66A64ADE"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650124" w14:textId="77777777" w:rsidR="00C34357" w:rsidRDefault="00000000">
            <w:pPr>
              <w:jc w:val="center"/>
            </w:pPr>
            <w:r>
              <w:rPr>
                <w:b/>
                <w:bCs/>
                <w:color w:val="000000"/>
                <w:sz w:val="18"/>
                <w:szCs w:val="18"/>
              </w:rPr>
              <w:t>4</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E9A86E" w14:textId="77777777" w:rsidR="00C34357" w:rsidRDefault="00000000">
            <w:pPr>
              <w:jc w:val="center"/>
            </w:pPr>
            <w:r>
              <w:rPr>
                <w:b/>
                <w:bCs/>
                <w:color w:val="000000"/>
                <w:sz w:val="18"/>
                <w:szCs w:val="18"/>
              </w:rPr>
              <w:t>120 segundos</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EF6298" w14:textId="77777777" w:rsidR="00C34357" w:rsidRDefault="00000000">
            <w:r>
              <w:rPr>
                <w:color w:val="000000"/>
                <w:sz w:val="17"/>
                <w:szCs w:val="17"/>
              </w:rPr>
              <w:t>4º reintento: última oportunidad antes del reintento final.</w:t>
            </w:r>
          </w:p>
        </w:tc>
      </w:tr>
      <w:tr w:rsidR="00C34357" w14:paraId="17BF11CE"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9304D6" w14:textId="77777777" w:rsidR="00C34357" w:rsidRDefault="00000000">
            <w:pPr>
              <w:jc w:val="center"/>
            </w:pPr>
            <w:r>
              <w:rPr>
                <w:b/>
                <w:bCs/>
                <w:color w:val="000000"/>
                <w:sz w:val="18"/>
                <w:szCs w:val="18"/>
              </w:rPr>
              <w:t>5</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72D4594" w14:textId="77777777" w:rsidR="00C34357" w:rsidRDefault="00000000">
            <w:pPr>
              <w:jc w:val="center"/>
            </w:pPr>
            <w:r>
              <w:rPr>
                <w:b/>
                <w:bCs/>
                <w:color w:val="000000"/>
                <w:sz w:val="18"/>
                <w:szCs w:val="18"/>
              </w:rPr>
              <w:t>300 segundos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D335AD" w14:textId="77777777" w:rsidR="00C34357" w:rsidRDefault="00000000">
            <w:r>
              <w:rPr>
                <w:color w:val="000000"/>
                <w:sz w:val="17"/>
                <w:szCs w:val="17"/>
              </w:rPr>
              <w:t>5º y último reintento: después de 5 minutos de espera.</w:t>
            </w:r>
          </w:p>
        </w:tc>
      </w:tr>
      <w:tr w:rsidR="00C34357" w14:paraId="2C32F834"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1ACB27" w14:textId="77777777" w:rsidR="00C34357" w:rsidRDefault="00000000">
            <w:pPr>
              <w:jc w:val="center"/>
            </w:pPr>
            <w:r>
              <w:rPr>
                <w:b/>
                <w:bCs/>
                <w:color w:val="000000"/>
                <w:sz w:val="18"/>
                <w:szCs w:val="18"/>
              </w:rPr>
              <w:t>Falla</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F05D4D" w14:textId="77777777" w:rsidR="00C34357" w:rsidRDefault="00000000">
            <w:pPr>
              <w:jc w:val="center"/>
            </w:pPr>
            <w:r>
              <w:rPr>
                <w:b/>
                <w:bCs/>
                <w:color w:val="000000"/>
                <w:sz w:val="18"/>
                <w:szCs w:val="18"/>
              </w:rPr>
              <w:t>—</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382D69" w14:textId="77777777" w:rsidR="00C34357" w:rsidRDefault="00000000">
            <w:r>
              <w:rPr>
                <w:color w:val="000000"/>
                <w:sz w:val="17"/>
                <w:szCs w:val="17"/>
              </w:rPr>
              <w:t>Transacción marcada como CALLBACK_FAILED en PostgreSQL. Genera alerta para intervención manual.</w:t>
            </w:r>
          </w:p>
        </w:tc>
      </w:tr>
    </w:tbl>
    <w:p w14:paraId="3A689B50" w14:textId="77777777" w:rsidR="00C34357" w:rsidRDefault="00000000">
      <w:pPr>
        <w:spacing w:after="160"/>
        <w:jc w:val="both"/>
      </w:pPr>
      <w:r>
        <w:t>El Service Listener implementa idempotencia: si ServiceNow solicita el reenvío de un callback (porque no lo recibió o lo perdió), el Service Listener puede regenerar y reenviar el callback de cualquier transacción completada a partir de los datos almacenados en PostgreSQL, sin necesidad de re-ejecutar la operación en la OLT.</w:t>
      </w:r>
    </w:p>
    <w:p w14:paraId="5A1B1D49" w14:textId="77777777" w:rsidR="00C34357" w:rsidRDefault="00000000">
      <w:pPr>
        <w:pStyle w:val="Ttulo2"/>
      </w:pPr>
      <w:bookmarkStart w:id="143" w:name="_Toc226041911"/>
      <w:r>
        <w:t>9.6 Referencia a especificación OpenAPI 3.0</w:t>
      </w:r>
      <w:bookmarkEnd w:id="143"/>
    </w:p>
    <w:p w14:paraId="5D3F4F76" w14:textId="77777777" w:rsidR="00C34357" w:rsidRDefault="00000000">
      <w:pPr>
        <w:spacing w:after="160"/>
        <w:jc w:val="both"/>
      </w:pPr>
      <w:r>
        <w:t>La especificación completa de todas las APIs de Komands se documenta en formato OpenAPI 3.0 (Specification v3.0.3) en archivos YAML y JSON. Esta especificación es el contrato formal entre MOS-iT (desarrollador de las APIs) y ON·NET (responsable de publicarlas en Axway APIM) e incluye:</w:t>
      </w:r>
    </w:p>
    <w:p w14:paraId="60D848D1" w14:textId="77777777" w:rsidR="00C34357" w:rsidRDefault="00000000">
      <w:pPr>
        <w:pStyle w:val="Prrafodelista"/>
        <w:spacing w:after="80"/>
        <w:ind w:left="720" w:hanging="360"/>
      </w:pPr>
      <w:r>
        <w:t>• Definición de cada endpoint con método HTTP, path, parámetros de ruta y query.</w:t>
      </w:r>
    </w:p>
    <w:p w14:paraId="646E69CB" w14:textId="77777777" w:rsidR="00C34357" w:rsidRDefault="00000000">
      <w:pPr>
        <w:pStyle w:val="Prrafodelista"/>
        <w:spacing w:after="80"/>
        <w:ind w:left="720" w:hanging="360"/>
      </w:pPr>
      <w:r>
        <w:t>• Schemas JSON de los objetos de request y response para cada operación, incluyendo tipos de datos, campos obligatorios, valores por defecto y restricciones de validación.</w:t>
      </w:r>
    </w:p>
    <w:p w14:paraId="7ADD71DA" w14:textId="77777777" w:rsidR="00C34357" w:rsidRDefault="00000000">
      <w:pPr>
        <w:pStyle w:val="Prrafodelista"/>
        <w:spacing w:after="80"/>
        <w:ind w:left="720" w:hanging="360"/>
      </w:pPr>
      <w:r>
        <w:t>• Ejemplos concretos de request y response para cada operación, diferenciados por producto (FTTH/SSAA), vendor (Nokia/Huawei) y VNO.</w:t>
      </w:r>
    </w:p>
    <w:p w14:paraId="1C65A19F" w14:textId="77777777" w:rsidR="00C34357" w:rsidRDefault="00000000">
      <w:pPr>
        <w:pStyle w:val="Prrafodelista"/>
        <w:spacing w:after="80"/>
        <w:ind w:left="720" w:hanging="360"/>
      </w:pPr>
      <w:r>
        <w:t>• Códigos de respuesta HTTP con descripción de cada caso de error.</w:t>
      </w:r>
    </w:p>
    <w:p w14:paraId="01F61A1F" w14:textId="77777777" w:rsidR="00C34357" w:rsidRDefault="00000000">
      <w:pPr>
        <w:pStyle w:val="Prrafodelista"/>
        <w:spacing w:after="80"/>
        <w:ind w:left="720" w:hanging="360"/>
      </w:pPr>
      <w:r>
        <w:t>• Definición del esquema de autenticación OAuth 2.0 / JWT (securitySchemes).</w:t>
      </w:r>
    </w:p>
    <w:p w14:paraId="5954C411" w14:textId="77777777" w:rsidR="00C34357" w:rsidRDefault="00000000">
      <w:pPr>
        <w:pStyle w:val="Prrafodelista"/>
        <w:spacing w:after="80"/>
        <w:ind w:left="720" w:hanging="360"/>
      </w:pPr>
      <w:r>
        <w:t>• Schema del payload de callback con todos los campos documentados (sección 9.5).</w:t>
      </w:r>
    </w:p>
    <w:p w14:paraId="23F2B1D9" w14:textId="77777777" w:rsidR="00C34357" w:rsidRDefault="00000000">
      <w:pPr>
        <w:pBdr>
          <w:left w:val="single" w:sz="12" w:space="8" w:color="4472C4"/>
        </w:pBdr>
        <w:spacing w:before="100" w:after="160"/>
        <w:ind w:left="360" w:right="360"/>
      </w:pPr>
      <w:r>
        <w:rPr>
          <w:i/>
          <w:iCs/>
          <w:color w:val="444444"/>
          <w:sz w:val="20"/>
          <w:szCs w:val="20"/>
        </w:rPr>
        <w:t>Nota: La especificación OpenAPI 3.0 completa se entrega como Anexo A del presente HLD. MOS-iT genera y mantiene esta especificación como parte del proceso de desarrollo. Axway ON·NET (ON·NET) utiliza estos archivos YAML/JSON para la publicación de las APIs en Axway APIM. La especificación se versiona junto con el código fuente en el repositorio GitLab del proyecto.</w:t>
      </w:r>
    </w:p>
    <w:p w14:paraId="309D8B01" w14:textId="77777777" w:rsidR="00C34357" w:rsidRDefault="00000000">
      <w:pPr>
        <w:pStyle w:val="Ttulo1"/>
      </w:pPr>
      <w:bookmarkStart w:id="144" w:name="_Toc226041912"/>
      <w:r>
        <w:t>10. MODELO DE DATOS</w:t>
      </w:r>
      <w:bookmarkEnd w:id="144"/>
    </w:p>
    <w:p w14:paraId="26EA6F8B" w14:textId="77777777" w:rsidR="00C34357" w:rsidRDefault="00000000">
      <w:pPr>
        <w:spacing w:after="160"/>
        <w:jc w:val="both"/>
      </w:pPr>
      <w:r>
        <w:t xml:space="preserve">Esta sección describe el modelo de datos de la plataforma Komands, implementado sobre PostgreSQL 15+ en el schema ‘komands’. El modelo ha sido diseñado para soportar la gestión </w:t>
      </w:r>
      <w:r>
        <w:lastRenderedPageBreak/>
        <w:t>completa del ciclo de vida de provisión de servicios GPON, incluyendo el inventario de OLTs, la configuración multi-tenant por VNO, el catálogo de comandos CLI parametrizados, el registro transaccional con trazabilidad completa, y la administración de la plataforma con control de acceso granular.</w:t>
      </w:r>
    </w:p>
    <w:p w14:paraId="0AC5FA98" w14:textId="77777777" w:rsidR="00C34357" w:rsidRDefault="00000000">
      <w:pPr>
        <w:spacing w:after="160"/>
        <w:jc w:val="both"/>
      </w:pPr>
      <w:r>
        <w:t>El modelo soporta: 618+ OLTs Nokia y Huawei, 4 VNOs activas (DTV, ClaroVTR, Entel, TCH/Movistar), multi-tenancy donde cada VNO ve solo sus datos y configuraciones, lógica de gemport/queue diferenciada por VNO descubierta en la reingeniería de los BPMNs de Camunda de BluePlanet, catálogo de comandos CLI parametrizado con rollback automático, trazabilidad completa de cada comando enviado y respuesta recibida, Feature Flags para rollout gradual por VNO/vendor/servicio, autenticación 2FA/TOTP con 4 roles (ADMIN, OPERATOR, VIEWER, AUDITOR), y retención configurable con archivado automático.</w:t>
      </w:r>
    </w:p>
    <w:p w14:paraId="682B5D8D" w14:textId="77777777" w:rsidR="00C34357" w:rsidRDefault="00000000">
      <w:pPr>
        <w:pStyle w:val="Ttulo2"/>
      </w:pPr>
      <w:bookmarkStart w:id="145" w:name="_Toc226041913"/>
      <w:r>
        <w:t>10.1 Estrategia Brownfield / BTS</w:t>
      </w:r>
      <w:bookmarkEnd w:id="145"/>
    </w:p>
    <w:p w14:paraId="62B0DD3C" w14:textId="77777777" w:rsidR="00C34357" w:rsidRDefault="00000000">
      <w:pPr>
        <w:spacing w:after="160"/>
        <w:jc w:val="both"/>
      </w:pPr>
      <w:r>
        <w:t>El modelo utiliza una estrategia de evolución denominada Brownfield / Back-to-School (BTS), donde las tablas existentes del sistema Komands (schema public, heredadas de la plataforma ADC) se mantienen intactas en producción, mientras las nuevas tablas del proyecto Sunset BluePlanet se crean en un schema dedicado ‘komands’. Esta separación permite una migración gradual sin riesgo de afectar la operación actual de la plataforma.</w:t>
      </w:r>
    </w:p>
    <w:p w14:paraId="36244008" w14:textId="77777777" w:rsidR="00C34357" w:rsidRDefault="00000000">
      <w:pPr>
        <w:spacing w:after="160"/>
        <w:jc w:val="both"/>
      </w:pPr>
      <w:r>
        <w:rPr>
          <w:b/>
          <w:bCs/>
        </w:rPr>
        <w:t xml:space="preserve">Schema ‘komands’ (nuevo): </w:t>
      </w:r>
      <w:r>
        <w:t>25 tablas nuevas organizadas en 7 dominios funcionales, diseñadas específicamente para las necesidades del proyecto Sunset BluePlanet. Estas tablas implementan el modelo relacional completo con 35 foreign keys, tipos JSONB para datos semi-estructurados, y convenciones de nombrado consistentes.</w:t>
      </w:r>
    </w:p>
    <w:p w14:paraId="27B948B3" w14:textId="77777777" w:rsidR="00C34357" w:rsidRDefault="00000000">
      <w:pPr>
        <w:spacing w:after="160"/>
        <w:jc w:val="both"/>
      </w:pPr>
      <w:r>
        <w:rPr>
          <w:b/>
          <w:bCs/>
        </w:rPr>
        <w:t xml:space="preserve">Schema ‘public’ (legacy): </w:t>
      </w:r>
      <w:r>
        <w:t>8 tablas existentes que operan en producción desde la plataforma ADC. Los nuevos flujos las consultan pero NO las modifican. Se mantienen intactas para garantizar la compatibilidad con los módulos ya operativos (Portal Web v1.4, Consulta ONT, Monitor de Logs).</w:t>
      </w:r>
    </w:p>
    <w:p w14:paraId="0A26D40C" w14:textId="77777777" w:rsidR="00C34357" w:rsidRDefault="00000000">
      <w:pPr>
        <w:spacing w:after="160"/>
        <w:jc w:val="both"/>
      </w:pPr>
      <w:r>
        <w:rPr>
          <w:b/>
          <w:bCs/>
        </w:rPr>
        <w:t xml:space="preserve">Vistas de compatibilidad: </w:t>
      </w:r>
      <w:r>
        <w:t>2 vistas que unifican datos del schema legacy con el nuevo schema, permitiendo que el código existente siga funcionando mientras se migra gradualmente hacia las nuevas tablas.</w:t>
      </w:r>
    </w:p>
    <w:p w14:paraId="0EA17BBF" w14:textId="77777777" w:rsidR="00C34357" w:rsidRDefault="00000000">
      <w:pPr>
        <w:pStyle w:val="Ttulo2"/>
      </w:pPr>
      <w:bookmarkStart w:id="146" w:name="_Toc226041914"/>
      <w:r>
        <w:t>10.2 Motor PostgreSQL 15+</w:t>
      </w:r>
      <w:bookmarkEnd w:id="146"/>
    </w:p>
    <w:p w14:paraId="64150861" w14:textId="77777777" w:rsidR="00C34357" w:rsidRDefault="00000000">
      <w:pPr>
        <w:spacing w:after="160"/>
        <w:jc w:val="both"/>
      </w:pPr>
      <w:r>
        <w:t>La elección de PostgreSQL 15+ como motor de base de datos responde a múltiples factores técnicos y operacionales:</w:t>
      </w:r>
    </w:p>
    <w:p w14:paraId="15EF61B5" w14:textId="77777777" w:rsidR="00C34357" w:rsidRDefault="00000000">
      <w:pPr>
        <w:pStyle w:val="Prrafodelista"/>
        <w:spacing w:after="80"/>
        <w:ind w:left="720" w:hanging="360"/>
      </w:pPr>
      <w:r>
        <w:t>• Soporte nativo de tipos JSONB para almacenamiento flexible de payloads de transacciones, permisos de roles y configuraciones dinámicas.</w:t>
      </w:r>
    </w:p>
    <w:p w14:paraId="1B8428E2" w14:textId="77777777" w:rsidR="00C34357" w:rsidRDefault="00000000">
      <w:pPr>
        <w:pStyle w:val="Prrafodelista"/>
        <w:spacing w:after="80"/>
        <w:ind w:left="720" w:hanging="360"/>
      </w:pPr>
      <w:r>
        <w:t>• Alta disponibilidad mediante Patroni + Streaming Replication, con failover automático entre Primary y Standby.</w:t>
      </w:r>
    </w:p>
    <w:p w14:paraId="38212E8F" w14:textId="77777777" w:rsidR="00C34357" w:rsidRDefault="00000000">
      <w:pPr>
        <w:pStyle w:val="Prrafodelista"/>
        <w:spacing w:after="80"/>
        <w:ind w:left="720" w:hanging="360"/>
      </w:pPr>
      <w:r>
        <w:t>• Driver asíncrono asyncpg para integración eficiente con FastAPI y el patrón async/await de Python 3.13+.</w:t>
      </w:r>
    </w:p>
    <w:p w14:paraId="6C03F039" w14:textId="77777777" w:rsidR="00C34357" w:rsidRDefault="00000000">
      <w:pPr>
        <w:pStyle w:val="Prrafodelista"/>
        <w:spacing w:after="80"/>
        <w:ind w:left="720" w:hanging="360"/>
      </w:pPr>
      <w:r>
        <w:t>• Connection pooling mediante PgBouncer (×2) para optimizar el uso de conexiones entre los 7 microservicios.</w:t>
      </w:r>
    </w:p>
    <w:p w14:paraId="6E23B776" w14:textId="77777777" w:rsidR="00C34357" w:rsidRDefault="00000000">
      <w:pPr>
        <w:pStyle w:val="Prrafodelista"/>
        <w:spacing w:after="80"/>
        <w:ind w:left="720" w:hanging="360"/>
      </w:pPr>
      <w:r>
        <w:t>• Backup continuo con pgBackRest (WAL archiving), RPO menor a 1 hora.</w:t>
      </w:r>
    </w:p>
    <w:p w14:paraId="6B421457" w14:textId="77777777" w:rsidR="00C34357" w:rsidRDefault="00000000">
      <w:pPr>
        <w:pStyle w:val="Prrafodelista"/>
        <w:spacing w:after="80"/>
        <w:ind w:left="720" w:hanging="360"/>
      </w:pPr>
      <w:r>
        <w:t>• Funciones de auto-limpieza vía pg_cron para políticas de retención automáticas.</w:t>
      </w:r>
    </w:p>
    <w:p w14:paraId="61132BCA" w14:textId="77777777" w:rsidR="00C34357" w:rsidRDefault="00000000">
      <w:pPr>
        <w:pStyle w:val="Prrafodelista"/>
        <w:spacing w:after="80"/>
        <w:ind w:left="720" w:hanging="360"/>
      </w:pPr>
      <w:r>
        <w:lastRenderedPageBreak/>
        <w:t>• Reemplaza a Neo4j (base de datos de grafo propietaria de Ciena) que era utilizada por BluePlanet BPI para el inventario. El modelo relacional de PostgreSQL es más adecuado para el dominio de provisión GPON, donde las relaciones son jerárquicas y predecibles (vendor → modelo → OLT → shelf → card → port).</w:t>
      </w:r>
    </w:p>
    <w:p w14:paraId="3783CAA9" w14:textId="77777777" w:rsidR="00C34357" w:rsidRDefault="00000000">
      <w:pPr>
        <w:pStyle w:val="Ttulo2"/>
      </w:pPr>
      <w:bookmarkStart w:id="147" w:name="_Toc226041915"/>
      <w:r>
        <w:t>10.3 Diagrama E-R conceptual (7 dominios)</w:t>
      </w:r>
      <w:bookmarkEnd w:id="147"/>
    </w:p>
    <w:p w14:paraId="56028CE9" w14:textId="77777777" w:rsidR="00C34357" w:rsidRDefault="00000000">
      <w:pPr>
        <w:spacing w:after="160"/>
        <w:jc w:val="both"/>
      </w:pPr>
      <w:r>
        <w:t>El modelo de datos se organiza en 7 dominios funcionales, cada uno con un propósito específico y un conjunto de tablas cohesivas. Los dominios están diseñados para reflejar la separación de responsabilidades de los microservicios de Komands: el Catálogo Técnico accede principalmente a los dominios de Infraestructura y Catálogo de Comandos, el Orchestrator accede al dominio de Transacciones, y el Portal Web accede al dominio de Administración.</w:t>
      </w:r>
    </w:p>
    <w:p w14:paraId="3AE4A67A" w14:textId="77777777" w:rsidR="00C34357" w:rsidRDefault="00000000">
      <w:pPr>
        <w:spacing w:after="160"/>
        <w:jc w:val="both"/>
      </w:pPr>
      <w:r>
        <w:t>La siguiente tabla presenta el resumen de los 7 dominios con la cantidad de tablas y su propósito: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495"/>
        <w:gridCol w:w="1990"/>
        <w:gridCol w:w="834"/>
        <w:gridCol w:w="6041"/>
      </w:tblGrid>
      <w:tr w:rsidR="00C34357" w14:paraId="6765CA13" w14:textId="77777777">
        <w:tc>
          <w:tcPr>
            <w:tcW w:w="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0D37C5F" w14:textId="77777777" w:rsidR="00C34357" w:rsidRDefault="00000000">
            <w:pPr>
              <w:jc w:val="center"/>
            </w:pPr>
            <w:r>
              <w:rPr>
                <w:b/>
                <w:bCs/>
                <w:color w:val="FFFFFF"/>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C57317C" w14:textId="77777777" w:rsidR="00C34357" w:rsidRDefault="00000000">
            <w:pPr>
              <w:jc w:val="center"/>
            </w:pPr>
            <w:r>
              <w:rPr>
                <w:b/>
                <w:bCs/>
                <w:color w:val="FFFFFF"/>
                <w:sz w:val="20"/>
                <w:szCs w:val="20"/>
              </w:rPr>
              <w:t>Dominio</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8124E52" w14:textId="77777777" w:rsidR="00C34357" w:rsidRDefault="00000000">
            <w:pPr>
              <w:jc w:val="center"/>
            </w:pPr>
            <w:r>
              <w:rPr>
                <w:b/>
                <w:bCs/>
                <w:color w:val="FFFFFF"/>
                <w:sz w:val="20"/>
                <w:szCs w:val="20"/>
              </w:rPr>
              <w:t>Tablas</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1536566" w14:textId="77777777" w:rsidR="00C34357" w:rsidRDefault="00000000">
            <w:pPr>
              <w:jc w:val="center"/>
            </w:pPr>
            <w:r>
              <w:rPr>
                <w:b/>
                <w:bCs/>
                <w:color w:val="FFFFFF"/>
                <w:sz w:val="20"/>
                <w:szCs w:val="20"/>
              </w:rPr>
              <w:t>Propósito</w:t>
            </w:r>
          </w:p>
        </w:tc>
      </w:tr>
      <w:tr w:rsidR="00C34357" w14:paraId="7C8F0F43" w14:textId="77777777">
        <w:tc>
          <w:tcPr>
            <w:tcW w:w="5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47063ACE" w14:textId="77777777" w:rsidR="00C34357" w:rsidRDefault="00000000">
            <w:pPr>
              <w:jc w:val="center"/>
            </w:pPr>
            <w:r>
              <w:rPr>
                <w:b/>
                <w:bCs/>
                <w:color w:val="000000"/>
                <w:sz w:val="20"/>
                <w:szCs w:val="20"/>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550ACCFF" w14:textId="77777777" w:rsidR="00C34357" w:rsidRDefault="00000000">
            <w:r>
              <w:rPr>
                <w:b/>
                <w:bCs/>
                <w:color w:val="000000"/>
                <w:sz w:val="20"/>
                <w:szCs w:val="20"/>
              </w:rPr>
              <w:t>Infraestructura de Red</w:t>
            </w:r>
          </w:p>
        </w:tc>
        <w:tc>
          <w:tcPr>
            <w:tcW w:w="7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1A673C83" w14:textId="77777777" w:rsidR="00C34357" w:rsidRDefault="00000000">
            <w:pPr>
              <w:jc w:val="center"/>
            </w:pPr>
            <w:r>
              <w:rPr>
                <w:b/>
                <w:bCs/>
                <w:color w:val="000000"/>
                <w:sz w:val="20"/>
                <w:szCs w:val="20"/>
              </w:rPr>
              <w:t>6</w:t>
            </w:r>
          </w:p>
        </w:tc>
        <w:tc>
          <w:tcPr>
            <w:tcW w:w="616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05893A52" w14:textId="77777777" w:rsidR="00C34357" w:rsidRDefault="00000000">
            <w:r>
              <w:rPr>
                <w:color w:val="000000"/>
                <w:sz w:val="18"/>
                <w:szCs w:val="18"/>
              </w:rPr>
              <w:t>Inventario de OLTs: vendors, modelos, OLTs, shelves, cards, puertos PON.</w:t>
            </w:r>
          </w:p>
        </w:tc>
      </w:tr>
      <w:tr w:rsidR="00C34357" w14:paraId="67D9671A" w14:textId="77777777">
        <w:tc>
          <w:tcPr>
            <w:tcW w:w="5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17497561" w14:textId="77777777" w:rsidR="00C34357" w:rsidRDefault="00000000">
            <w:pPr>
              <w:jc w:val="center"/>
            </w:pPr>
            <w:r>
              <w:rPr>
                <w:b/>
                <w:bCs/>
                <w:color w:val="000000"/>
                <w:sz w:val="20"/>
                <w:szCs w:val="20"/>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7828BD69" w14:textId="77777777" w:rsidR="00C34357" w:rsidRDefault="00000000">
            <w:r>
              <w:rPr>
                <w:b/>
                <w:bCs/>
                <w:color w:val="000000"/>
                <w:sz w:val="20"/>
                <w:szCs w:val="20"/>
              </w:rPr>
              <w:t>VNO / Multi-Tenancy</w:t>
            </w:r>
          </w:p>
        </w:tc>
        <w:tc>
          <w:tcPr>
            <w:tcW w:w="7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4DF767AB" w14:textId="77777777" w:rsidR="00C34357" w:rsidRDefault="00000000">
            <w:pPr>
              <w:jc w:val="center"/>
            </w:pPr>
            <w:r>
              <w:rPr>
                <w:b/>
                <w:bCs/>
                <w:color w:val="000000"/>
                <w:sz w:val="20"/>
                <w:szCs w:val="20"/>
              </w:rPr>
              <w:t>2</w:t>
            </w:r>
          </w:p>
        </w:tc>
        <w:tc>
          <w:tcPr>
            <w:tcW w:w="61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2750F525" w14:textId="77777777" w:rsidR="00C34357" w:rsidRDefault="00000000">
            <w:r>
              <w:rPr>
                <w:color w:val="000000"/>
                <w:sz w:val="18"/>
                <w:szCs w:val="18"/>
              </w:rPr>
              <w:t>Operadores virtuales y configuración diferenciada por VNO+vendor+servicio.</w:t>
            </w:r>
          </w:p>
        </w:tc>
      </w:tr>
      <w:tr w:rsidR="00C34357" w14:paraId="121165A3" w14:textId="77777777">
        <w:tc>
          <w:tcPr>
            <w:tcW w:w="5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1A554868" w14:textId="77777777" w:rsidR="00C34357" w:rsidRDefault="00000000">
            <w:pPr>
              <w:jc w:val="center"/>
            </w:pPr>
            <w:r>
              <w:rPr>
                <w:b/>
                <w:bCs/>
                <w:color w:val="000000"/>
                <w:sz w:val="20"/>
                <w:szCs w:val="20"/>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54C79034" w14:textId="77777777" w:rsidR="00C34357" w:rsidRDefault="00000000">
            <w:r>
              <w:rPr>
                <w:b/>
                <w:bCs/>
                <w:color w:val="000000"/>
                <w:sz w:val="20"/>
                <w:szCs w:val="20"/>
              </w:rPr>
              <w:t>Seguridad</w:t>
            </w:r>
          </w:p>
        </w:tc>
        <w:tc>
          <w:tcPr>
            <w:tcW w:w="7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06F3ED3E" w14:textId="77777777" w:rsidR="00C34357" w:rsidRDefault="00000000">
            <w:pPr>
              <w:jc w:val="center"/>
            </w:pPr>
            <w:r>
              <w:rPr>
                <w:b/>
                <w:bCs/>
                <w:color w:val="000000"/>
                <w:sz w:val="20"/>
                <w:szCs w:val="20"/>
              </w:rPr>
              <w:t>1</w:t>
            </w:r>
          </w:p>
        </w:tc>
        <w:tc>
          <w:tcPr>
            <w:tcW w:w="616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56E10889" w14:textId="77777777" w:rsidR="00C34357" w:rsidRDefault="00000000">
            <w:r>
              <w:rPr>
                <w:color w:val="000000"/>
                <w:sz w:val="18"/>
                <w:szCs w:val="18"/>
              </w:rPr>
              <w:t>Credenciales SSH para acceso a OLTs (cifradas AES-256).</w:t>
            </w:r>
          </w:p>
        </w:tc>
      </w:tr>
      <w:tr w:rsidR="00C34357" w14:paraId="32D96983" w14:textId="77777777">
        <w:tc>
          <w:tcPr>
            <w:tcW w:w="5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4074C6FA" w14:textId="77777777" w:rsidR="00C34357" w:rsidRDefault="00000000">
            <w:pPr>
              <w:jc w:val="center"/>
            </w:pPr>
            <w:r>
              <w:rPr>
                <w:b/>
                <w:bCs/>
                <w:color w:val="000000"/>
                <w:sz w:val="20"/>
                <w:szCs w:val="20"/>
              </w:rPr>
              <w:t>4</w:t>
            </w:r>
          </w:p>
        </w:tc>
        <w:tc>
          <w:tcPr>
            <w:tcW w:w="20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5B023777" w14:textId="77777777" w:rsidR="00C34357" w:rsidRDefault="00000000">
            <w:r>
              <w:rPr>
                <w:b/>
                <w:bCs/>
                <w:color w:val="000000"/>
                <w:sz w:val="20"/>
                <w:szCs w:val="20"/>
              </w:rPr>
              <w:t>Catálogo de Comandos</w:t>
            </w:r>
          </w:p>
        </w:tc>
        <w:tc>
          <w:tcPr>
            <w:tcW w:w="7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7F16B77A" w14:textId="77777777" w:rsidR="00C34357" w:rsidRDefault="00000000">
            <w:pPr>
              <w:jc w:val="center"/>
            </w:pPr>
            <w:r>
              <w:rPr>
                <w:b/>
                <w:bCs/>
                <w:color w:val="000000"/>
                <w:sz w:val="20"/>
                <w:szCs w:val="20"/>
              </w:rPr>
              <w:t>6</w:t>
            </w:r>
          </w:p>
        </w:tc>
        <w:tc>
          <w:tcPr>
            <w:tcW w:w="616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2589CF10" w14:textId="77777777" w:rsidR="00C34357" w:rsidRDefault="00000000">
            <w:r>
              <w:rPr>
                <w:color w:val="000000"/>
                <w:sz w:val="18"/>
                <w:szCs w:val="18"/>
              </w:rPr>
              <w:t>Templates CLI parametrizados, perfiles de velocidad, asignación de VLANs.</w:t>
            </w:r>
          </w:p>
        </w:tc>
      </w:tr>
      <w:tr w:rsidR="00C34357" w14:paraId="74A3DB19" w14:textId="77777777">
        <w:tc>
          <w:tcPr>
            <w:tcW w:w="5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59B1921E" w14:textId="77777777" w:rsidR="00C34357" w:rsidRDefault="00000000">
            <w:pPr>
              <w:jc w:val="center"/>
            </w:pPr>
            <w:r>
              <w:rPr>
                <w:b/>
                <w:bCs/>
                <w:color w:val="000000"/>
                <w:sz w:val="20"/>
                <w:szCs w:val="20"/>
              </w:rPr>
              <w:t>5</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0C3F6656" w14:textId="77777777" w:rsidR="00C34357" w:rsidRDefault="00000000">
            <w:r>
              <w:rPr>
                <w:b/>
                <w:bCs/>
                <w:color w:val="000000"/>
                <w:sz w:val="20"/>
                <w:szCs w:val="20"/>
              </w:rPr>
              <w:t>Transacciones</w:t>
            </w:r>
          </w:p>
        </w:tc>
        <w:tc>
          <w:tcPr>
            <w:tcW w:w="7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7745B81F" w14:textId="77777777" w:rsidR="00C34357" w:rsidRDefault="00000000">
            <w:pPr>
              <w:jc w:val="center"/>
            </w:pPr>
            <w:r>
              <w:rPr>
                <w:b/>
                <w:bCs/>
                <w:color w:val="000000"/>
                <w:sz w:val="20"/>
                <w:szCs w:val="20"/>
              </w:rPr>
              <w:t>4</w:t>
            </w:r>
          </w:p>
        </w:tc>
        <w:tc>
          <w:tcPr>
            <w:tcW w:w="616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48B57705" w14:textId="77777777" w:rsidR="00C34357" w:rsidRDefault="00000000">
            <w:r>
              <w:rPr>
                <w:color w:val="000000"/>
                <w:sz w:val="18"/>
                <w:szCs w:val="18"/>
              </w:rPr>
              <w:t>Registro de operaciones ejecutadas: transacciones, pasos, errores, callbacks.</w:t>
            </w:r>
          </w:p>
        </w:tc>
      </w:tr>
      <w:tr w:rsidR="00C34357" w14:paraId="2DBDAE7E" w14:textId="77777777">
        <w:tc>
          <w:tcPr>
            <w:tcW w:w="50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4D193795" w14:textId="77777777" w:rsidR="00C34357" w:rsidRDefault="00000000">
            <w:pPr>
              <w:jc w:val="center"/>
            </w:pPr>
            <w:r>
              <w:rPr>
                <w:b/>
                <w:bCs/>
                <w:color w:val="000000"/>
                <w:sz w:val="20"/>
                <w:szCs w:val="20"/>
              </w:rPr>
              <w:t>6</w:t>
            </w:r>
          </w:p>
        </w:tc>
        <w:tc>
          <w:tcPr>
            <w:tcW w:w="200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5B761F60" w14:textId="77777777" w:rsidR="00C34357" w:rsidRDefault="00000000">
            <w:r>
              <w:rPr>
                <w:b/>
                <w:bCs/>
                <w:color w:val="000000"/>
                <w:sz w:val="20"/>
                <w:szCs w:val="20"/>
              </w:rPr>
              <w:t>Administración Web</w:t>
            </w:r>
          </w:p>
        </w:tc>
        <w:tc>
          <w:tcPr>
            <w:tcW w:w="70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5D9E9451" w14:textId="77777777" w:rsidR="00C34357" w:rsidRDefault="00000000">
            <w:pPr>
              <w:jc w:val="center"/>
            </w:pPr>
            <w:r>
              <w:rPr>
                <w:b/>
                <w:bCs/>
                <w:color w:val="000000"/>
                <w:sz w:val="20"/>
                <w:szCs w:val="20"/>
              </w:rPr>
              <w:t>3</w:t>
            </w:r>
          </w:p>
        </w:tc>
        <w:tc>
          <w:tcPr>
            <w:tcW w:w="616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27ACDD97" w14:textId="77777777" w:rsidR="00C34357" w:rsidRDefault="00000000">
            <w:r>
              <w:rPr>
                <w:color w:val="000000"/>
                <w:sz w:val="18"/>
                <w:szCs w:val="18"/>
              </w:rPr>
              <w:t>Roles, usuarios (2FA/TOTP), log de auditoría.</w:t>
            </w:r>
          </w:p>
        </w:tc>
      </w:tr>
      <w:tr w:rsidR="00C34357" w14:paraId="3DB3C238" w14:textId="77777777">
        <w:tc>
          <w:tcPr>
            <w:tcW w:w="50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60DBD9EF" w14:textId="77777777" w:rsidR="00C34357" w:rsidRDefault="00000000">
            <w:pPr>
              <w:jc w:val="center"/>
            </w:pPr>
            <w:r>
              <w:rPr>
                <w:b/>
                <w:bCs/>
                <w:color w:val="000000"/>
                <w:sz w:val="20"/>
                <w:szCs w:val="20"/>
              </w:rPr>
              <w:t>7</w:t>
            </w:r>
          </w:p>
        </w:tc>
        <w:tc>
          <w:tcPr>
            <w:tcW w:w="200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6D448E92" w14:textId="77777777" w:rsidR="00C34357" w:rsidRDefault="00000000">
            <w:r>
              <w:rPr>
                <w:b/>
                <w:bCs/>
                <w:color w:val="000000"/>
                <w:sz w:val="20"/>
                <w:szCs w:val="20"/>
              </w:rPr>
              <w:t>Configuración</w:t>
            </w:r>
          </w:p>
        </w:tc>
        <w:tc>
          <w:tcPr>
            <w:tcW w:w="70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7A1E74B1" w14:textId="77777777" w:rsidR="00C34357" w:rsidRDefault="00000000">
            <w:pPr>
              <w:jc w:val="center"/>
            </w:pPr>
            <w:r>
              <w:rPr>
                <w:b/>
                <w:bCs/>
                <w:color w:val="000000"/>
                <w:sz w:val="20"/>
                <w:szCs w:val="20"/>
              </w:rPr>
              <w:t>3</w:t>
            </w:r>
          </w:p>
        </w:tc>
        <w:tc>
          <w:tcPr>
            <w:tcW w:w="616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7D6F9BAA" w14:textId="77777777" w:rsidR="00C34357" w:rsidRDefault="00000000">
            <w:r>
              <w:rPr>
                <w:color w:val="000000"/>
                <w:sz w:val="18"/>
                <w:szCs w:val="18"/>
              </w:rPr>
              <w:t>Configuración del sistema, políticas de retención.</w:t>
            </w:r>
          </w:p>
        </w:tc>
      </w:tr>
      <w:tr w:rsidR="00C34357" w14:paraId="2445DA7C"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2EA2C1" w14:textId="77777777" w:rsidR="00C34357" w:rsidRDefault="00C34357"/>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C2699BB" w14:textId="77777777" w:rsidR="00C34357" w:rsidRDefault="00000000">
            <w:r>
              <w:rPr>
                <w:b/>
                <w:bCs/>
                <w:color w:val="000000"/>
                <w:sz w:val="20"/>
                <w:szCs w:val="20"/>
              </w:rPr>
              <w:t>Total</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E4900B" w14:textId="77777777" w:rsidR="00C34357" w:rsidRDefault="00000000">
            <w:pPr>
              <w:jc w:val="center"/>
            </w:pPr>
            <w:r>
              <w:rPr>
                <w:b/>
                <w:bCs/>
                <w:color w:val="000000"/>
                <w:sz w:val="20"/>
                <w:szCs w:val="20"/>
              </w:rPr>
              <w:t>25</w:t>
            </w:r>
          </w:p>
        </w:tc>
        <w:tc>
          <w:tcPr>
            <w:tcW w:w="6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E76F29A" w14:textId="77777777" w:rsidR="00C34357" w:rsidRDefault="00000000">
            <w:r>
              <w:rPr>
                <w:color w:val="000000"/>
                <w:sz w:val="18"/>
                <w:szCs w:val="18"/>
              </w:rPr>
              <w:t>+ 8 tablas legacy (schema public) + 2 vistas + 1 función de limpieza</w:t>
            </w:r>
          </w:p>
        </w:tc>
      </w:tr>
    </w:tbl>
    <w:p w14:paraId="26DB870A" w14:textId="77777777" w:rsidR="00C34357" w:rsidRDefault="00000000">
      <w:pPr>
        <w:pBdr>
          <w:left w:val="single" w:sz="12" w:space="8" w:color="4472C4"/>
        </w:pBdr>
        <w:spacing w:before="100" w:after="160"/>
        <w:ind w:left="360" w:right="360"/>
      </w:pPr>
      <w:r>
        <w:rPr>
          <w:i/>
          <w:iCs/>
          <w:color w:val="444444"/>
          <w:sz w:val="20"/>
          <w:szCs w:val="20"/>
        </w:rPr>
        <w:t>Nota: Los diagramas ERD completos se entregan como archivos complementarios: Komands_ERD_v2.drawio (ERD en 6 páginas por dominio) y Komands_ERD_v2_unified.drawio (vista unificada con las 25 tablas y 35 FK en un solo canvas, color-coded por dominio). Estos archivos son editables en diagrams.net (draw.io).</w:t>
      </w:r>
    </w:p>
    <w:p w14:paraId="4ED842C1" w14:textId="77777777" w:rsidR="00C34357" w:rsidRDefault="00000000">
      <w:r>
        <w:br w:type="page"/>
      </w:r>
    </w:p>
    <w:p w14:paraId="5985C1D3" w14:textId="77777777" w:rsidR="00C34357" w:rsidRDefault="00000000">
      <w:pPr>
        <w:pStyle w:val="Ttulo2"/>
      </w:pPr>
      <w:bookmarkStart w:id="148" w:name="_Toc226041916"/>
      <w:r>
        <w:lastRenderedPageBreak/>
        <w:t>10.4 Dominios funcionales (detalle de tablas)</w:t>
      </w:r>
      <w:bookmarkEnd w:id="148"/>
    </w:p>
    <w:p w14:paraId="7B69A213" w14:textId="77777777" w:rsidR="00C34357" w:rsidRDefault="00000000">
      <w:pPr>
        <w:pStyle w:val="Ttulo3"/>
      </w:pPr>
      <w:bookmarkStart w:id="149" w:name="_Toc226041917"/>
      <w:r>
        <w:t>10.4.1 Infraestructura de Red (6 tablas)</w:t>
      </w:r>
      <w:bookmarkEnd w:id="149"/>
    </w:p>
    <w:p w14:paraId="1E7BBEB9" w14:textId="77777777" w:rsidR="00C34357" w:rsidRDefault="00000000">
      <w:pPr>
        <w:spacing w:after="160"/>
        <w:jc w:val="both"/>
      </w:pPr>
      <w:r>
        <w:t>Este dominio modela la jerarquía física completa de la red GPON de ON·NET, desde el fabricante hasta el puerto PON individual. La estructura jerárquica (vendor → modelo → OLT → shelf → card → port) refleja la topología real de los equipos y permite al Config Engine resolver la información necesaria para construir los comandos CLI.</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63"/>
        <w:gridCol w:w="7497"/>
      </w:tblGrid>
      <w:tr w:rsidR="00C34357" w14:paraId="51873656"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C507097" w14:textId="77777777" w:rsidR="00C34357" w:rsidRDefault="00000000">
            <w:pPr>
              <w:jc w:val="center"/>
            </w:pPr>
            <w:r>
              <w:rPr>
                <w:b/>
                <w:bCs/>
                <w:color w:val="FFFFFF"/>
                <w:sz w:val="20"/>
                <w:szCs w:val="20"/>
              </w:rPr>
              <w:t>Tabla</w:t>
            </w:r>
          </w:p>
        </w:tc>
        <w:tc>
          <w:tcPr>
            <w:tcW w:w="7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4FBF8DF" w14:textId="77777777" w:rsidR="00C34357" w:rsidRDefault="00000000">
            <w:pPr>
              <w:jc w:val="center"/>
            </w:pPr>
            <w:r>
              <w:rPr>
                <w:b/>
                <w:bCs/>
                <w:color w:val="FFFFFF"/>
                <w:sz w:val="20"/>
                <w:szCs w:val="20"/>
              </w:rPr>
              <w:t>Descripción y contenido</w:t>
            </w:r>
          </w:p>
        </w:tc>
      </w:tr>
      <w:tr w:rsidR="00C34357" w14:paraId="4ED153A3" w14:textId="77777777">
        <w:tc>
          <w:tcPr>
            <w:tcW w:w="18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4B3C6B57" w14:textId="77777777" w:rsidR="00C34357" w:rsidRDefault="00000000">
            <w:r>
              <w:rPr>
                <w:b/>
                <w:bCs/>
                <w:color w:val="C62828"/>
                <w:sz w:val="17"/>
                <w:szCs w:val="17"/>
              </w:rPr>
              <w:t>komands.olt_vendor</w:t>
            </w:r>
          </w:p>
        </w:tc>
        <w:tc>
          <w:tcPr>
            <w:tcW w:w="756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67EECA3C" w14:textId="77777777" w:rsidR="00C34357" w:rsidRDefault="00000000">
            <w:r>
              <w:rPr>
                <w:color w:val="000000"/>
                <w:sz w:val="17"/>
                <w:szCs w:val="17"/>
              </w:rPr>
              <w:t>Fabricantes de OLT soportados (Nokia, Huawei). Define tipo Netmiko (device_type) y patrones de error CLI por vendor para el Response Parser.</w:t>
            </w:r>
          </w:p>
        </w:tc>
      </w:tr>
      <w:tr w:rsidR="00C34357" w14:paraId="73146A24"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826703" w14:textId="77777777" w:rsidR="00C34357" w:rsidRDefault="00000000">
            <w:r>
              <w:rPr>
                <w:b/>
                <w:bCs/>
                <w:color w:val="C62828"/>
                <w:sz w:val="17"/>
                <w:szCs w:val="17"/>
              </w:rPr>
              <w:t>komands.olt_model</w:t>
            </w:r>
          </w:p>
        </w:tc>
        <w:tc>
          <w:tcPr>
            <w:tcW w:w="7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B6ACEA" w14:textId="77777777" w:rsidR="00C34357" w:rsidRDefault="00000000">
            <w:r>
              <w:rPr>
                <w:color w:val="000000"/>
                <w:sz w:val="17"/>
                <w:szCs w:val="17"/>
              </w:rPr>
              <w:t>Modelos de OLT: ISAM 7302 FD, ISAM 7360 FX, MA5800, MA5600T. Capacidades físicas (max shelves, slots, ports por slot) y tecnologías soportadas (GPON/XGSPON/DUAL).</w:t>
            </w:r>
          </w:p>
        </w:tc>
      </w:tr>
      <w:tr w:rsidR="00C34357" w14:paraId="07EB4E95" w14:textId="77777777">
        <w:tc>
          <w:tcPr>
            <w:tcW w:w="18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7138DED0" w14:textId="77777777" w:rsidR="00C34357" w:rsidRDefault="00000000">
            <w:r>
              <w:rPr>
                <w:b/>
                <w:bCs/>
                <w:color w:val="C62828"/>
                <w:sz w:val="17"/>
                <w:szCs w:val="17"/>
              </w:rPr>
              <w:t>komands.olt</w:t>
            </w:r>
          </w:p>
        </w:tc>
        <w:tc>
          <w:tcPr>
            <w:tcW w:w="756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2DC8B598" w14:textId="77777777" w:rsidR="00C34357" w:rsidRDefault="00000000">
            <w:r>
              <w:rPr>
                <w:color w:val="000000"/>
                <w:sz w:val="17"/>
                <w:szCs w:val="17"/>
              </w:rPr>
              <w:t>Inventario de las ~618 OLTs activas de ON·NET. Evolución de la tabla legacy public.olt_ip. Contiene: hostname, IP de gestión, vendor, modelo, versión software, ubicación (CO code, región, ciudad), estado administrativo. Referencia cruzada con tabla legacy.</w:t>
            </w:r>
          </w:p>
        </w:tc>
      </w:tr>
      <w:tr w:rsidR="00C34357" w14:paraId="0F3D692D"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324CBE" w14:textId="77777777" w:rsidR="00C34357" w:rsidRDefault="00000000">
            <w:r>
              <w:rPr>
                <w:b/>
                <w:bCs/>
                <w:color w:val="C62828"/>
                <w:sz w:val="17"/>
                <w:szCs w:val="17"/>
              </w:rPr>
              <w:t>komands.olt_shelf</w:t>
            </w:r>
          </w:p>
        </w:tc>
        <w:tc>
          <w:tcPr>
            <w:tcW w:w="7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B71214" w14:textId="77777777" w:rsidR="00C34357" w:rsidRDefault="00000000">
            <w:r>
              <w:rPr>
                <w:color w:val="000000"/>
                <w:sz w:val="17"/>
                <w:szCs w:val="17"/>
              </w:rPr>
              <w:t>Shelves físicos por OLT. Huawei siempre shelf 0; Nokia shelf 1. Necesario para construir la ruta CLI {shelf}/{slot}/{pon}.</w:t>
            </w:r>
          </w:p>
        </w:tc>
      </w:tr>
      <w:tr w:rsidR="00C34357" w14:paraId="1633A38E" w14:textId="77777777">
        <w:tc>
          <w:tcPr>
            <w:tcW w:w="180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41F8AA01" w14:textId="77777777" w:rsidR="00C34357" w:rsidRDefault="00000000">
            <w:r>
              <w:rPr>
                <w:b/>
                <w:bCs/>
                <w:color w:val="C62828"/>
                <w:sz w:val="17"/>
                <w:szCs w:val="17"/>
              </w:rPr>
              <w:t>komands.olt_card</w:t>
            </w:r>
          </w:p>
        </w:tc>
        <w:tc>
          <w:tcPr>
            <w:tcW w:w="7560" w:type="dxa"/>
            <w:tcBorders>
              <w:top w:val="single" w:sz="1" w:space="0" w:color="BFBFBF"/>
              <w:left w:val="single" w:sz="1" w:space="0" w:color="BFBFBF"/>
              <w:bottom w:val="single" w:sz="1" w:space="0" w:color="BFBFBF"/>
              <w:right w:val="single" w:sz="1" w:space="0" w:color="BFBFBF"/>
            </w:tcBorders>
            <w:shd w:val="clear" w:color="auto" w:fill="E8F5E9"/>
            <w:tcMar>
              <w:top w:w="60" w:type="dxa"/>
              <w:left w:w="100" w:type="dxa"/>
              <w:bottom w:w="60" w:type="dxa"/>
              <w:right w:w="100" w:type="dxa"/>
            </w:tcMar>
            <w:vAlign w:val="center"/>
          </w:tcPr>
          <w:p w14:paraId="7B9ECD37" w14:textId="77777777" w:rsidR="00C34357" w:rsidRDefault="00000000">
            <w:r>
              <w:rPr>
                <w:color w:val="000000"/>
                <w:sz w:val="17"/>
                <w:szCs w:val="17"/>
              </w:rPr>
              <w:t>Tarjetas/slots por shelf. Define el tipo de tarjeta (GPBD, GPHF para Huawei; FGLT-B, NGLT-C para Nokia) y la tecnología soportada por tarjeta (GPON, XGSPON, DUAL). La tecnología se determina a nivel de tarjeta, no de OLT.</w:t>
            </w:r>
          </w:p>
        </w:tc>
      </w:tr>
      <w:tr w:rsidR="00C34357" w14:paraId="6A35DC48"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1639B4" w14:textId="77777777" w:rsidR="00C34357" w:rsidRDefault="00000000">
            <w:r>
              <w:rPr>
                <w:b/>
                <w:bCs/>
                <w:color w:val="C62828"/>
                <w:sz w:val="17"/>
                <w:szCs w:val="17"/>
              </w:rPr>
              <w:t>komands.olt_port</w:t>
            </w:r>
          </w:p>
        </w:tc>
        <w:tc>
          <w:tcPr>
            <w:tcW w:w="7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B0944B" w14:textId="77777777" w:rsidR="00C34357" w:rsidRDefault="00000000">
            <w:r>
              <w:rPr>
                <w:color w:val="000000"/>
                <w:sz w:val="17"/>
                <w:szCs w:val="17"/>
              </w:rPr>
              <w:t>Puertos PON por tarjeta. Tracking de ONTs activos vs capacidad máxima del puerto. Permite consultas de ocupación PON (/api/v1/port-occupancy).</w:t>
            </w:r>
          </w:p>
        </w:tc>
      </w:tr>
    </w:tbl>
    <w:p w14:paraId="2F50AA99" w14:textId="77777777" w:rsidR="00C34357" w:rsidRDefault="00000000">
      <w:pPr>
        <w:pStyle w:val="Ttulo3"/>
      </w:pPr>
      <w:bookmarkStart w:id="150" w:name="_Toc226041918"/>
      <w:r>
        <w:t>10.4.2 VNO / Multi-Tenancy (2 tablas)</w:t>
      </w:r>
      <w:bookmarkEnd w:id="150"/>
    </w:p>
    <w:p w14:paraId="44AD6D66" w14:textId="77777777" w:rsidR="00C34357" w:rsidRDefault="00000000">
      <w:pPr>
        <w:spacing w:after="160"/>
        <w:jc w:val="both"/>
      </w:pPr>
      <w:r>
        <w:t>Este dominio implementa el modelo multi-tenant de ON·NET Fibra, donde cada VNO tiene configuraciones diferenciadas para la provisión de servicios. La tabla vno_service_config es particularmente crítica porque contiene la lógica de gemport/queue descubierta durante la reingeniería de los 12 BPMNs de Camunda de BluePlanet.</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581"/>
        <w:gridCol w:w="6779"/>
      </w:tblGrid>
      <w:tr w:rsidR="00C34357" w14:paraId="43741EE0"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C4AB646" w14:textId="77777777" w:rsidR="00C34357" w:rsidRDefault="00000000">
            <w:pPr>
              <w:jc w:val="center"/>
            </w:pPr>
            <w:r>
              <w:rPr>
                <w:b/>
                <w:bCs/>
                <w:color w:val="FFFFFF"/>
                <w:sz w:val="20"/>
                <w:szCs w:val="20"/>
              </w:rPr>
              <w:t>Tabla</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93F7B8F" w14:textId="77777777" w:rsidR="00C34357" w:rsidRDefault="00000000">
            <w:pPr>
              <w:jc w:val="center"/>
            </w:pPr>
            <w:r>
              <w:rPr>
                <w:b/>
                <w:bCs/>
                <w:color w:val="FFFFFF"/>
                <w:sz w:val="20"/>
                <w:szCs w:val="20"/>
              </w:rPr>
              <w:t>Descripción y contenido</w:t>
            </w:r>
          </w:p>
        </w:tc>
      </w:tr>
      <w:tr w:rsidR="00C34357" w14:paraId="05387A08" w14:textId="77777777">
        <w:tc>
          <w:tcPr>
            <w:tcW w:w="2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58D14FDD" w14:textId="77777777" w:rsidR="00C34357" w:rsidRDefault="00000000">
            <w:r>
              <w:rPr>
                <w:b/>
                <w:bCs/>
                <w:color w:val="C62828"/>
                <w:sz w:val="17"/>
                <w:szCs w:val="17"/>
              </w:rPr>
              <w:t>komands.vno</w:t>
            </w:r>
          </w:p>
        </w:tc>
        <w:tc>
          <w:tcPr>
            <w:tcW w:w="71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vAlign w:val="center"/>
          </w:tcPr>
          <w:p w14:paraId="70F1BEFA" w14:textId="77777777" w:rsidR="00C34357" w:rsidRDefault="00000000">
            <w:r>
              <w:rPr>
                <w:color w:val="000000"/>
                <w:sz w:val="17"/>
                <w:szCs w:val="17"/>
              </w:rPr>
              <w:t>Operadores virtuales: DTV (DirecTV), ClaroVTR, Entel, TCH (Telefónica Chile / Movistar). 4 registros. Eje central de multi-tenancy. Cada VNO tiene código único, nombre comercial, estado (ACTIVE/INACTIVE), y configuración de contacto. Nota: TCH y Movistar son la misma entidad — se registra como un solo VNO con código TCH.</w:t>
            </w:r>
          </w:p>
        </w:tc>
      </w:tr>
      <w:tr w:rsidR="00C34357" w14:paraId="50403E7F"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AE2619" w14:textId="77777777" w:rsidR="00C34357" w:rsidRDefault="00000000">
            <w:r>
              <w:rPr>
                <w:b/>
                <w:bCs/>
                <w:color w:val="C62828"/>
                <w:sz w:val="17"/>
                <w:szCs w:val="17"/>
              </w:rPr>
              <w:t>komands.vno_service_config</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DF878D4" w14:textId="77777777" w:rsidR="00C34357" w:rsidRDefault="00000000">
            <w:r>
              <w:rPr>
                <w:color w:val="000000"/>
                <w:sz w:val="17"/>
                <w:szCs w:val="17"/>
              </w:rPr>
              <w:t>Configuración de gemports/queues/priorities por VNO+Vendor+Servicio. Ejemplo: para FTTH en Huawei, Internet=gemport 2, VoIP=gemport 6, IPTV=gemport 7. Para Nokia, Internet=Q0/P4, VoIP=Q4/P5, IPTV=Q5/P6. Incluye reglas especiales: TCH es el único VNO con delete_vlan_on_terminate=true en Nokia (al dar de baja un servicio TCH se elimina la VLAN, para las demás VNOs se mantiene).</w:t>
            </w:r>
          </w:p>
        </w:tc>
      </w:tr>
    </w:tbl>
    <w:p w14:paraId="4BAA740A" w14:textId="77777777" w:rsidR="00C34357" w:rsidRDefault="00000000">
      <w:pPr>
        <w:pStyle w:val="Ttulo3"/>
      </w:pPr>
      <w:bookmarkStart w:id="151" w:name="_Toc226041919"/>
      <w:r>
        <w:t>10.4.3 Seguridad (1 tabla)</w:t>
      </w:r>
      <w:bookmarkEnd w:id="151"/>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7160"/>
      </w:tblGrid>
      <w:tr w:rsidR="00C34357" w14:paraId="6FC90420"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5327EAB" w14:textId="77777777" w:rsidR="00C34357" w:rsidRDefault="00000000">
            <w:pPr>
              <w:jc w:val="center"/>
            </w:pPr>
            <w:r>
              <w:rPr>
                <w:b/>
                <w:bCs/>
                <w:color w:val="FFFFFF"/>
                <w:sz w:val="20"/>
                <w:szCs w:val="20"/>
              </w:rPr>
              <w:t>Tabla</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D325A8F" w14:textId="77777777" w:rsidR="00C34357" w:rsidRDefault="00000000">
            <w:pPr>
              <w:jc w:val="center"/>
            </w:pPr>
            <w:r>
              <w:rPr>
                <w:b/>
                <w:bCs/>
                <w:color w:val="FFFFFF"/>
                <w:sz w:val="20"/>
                <w:szCs w:val="20"/>
              </w:rPr>
              <w:t>Descripción y contenido</w:t>
            </w:r>
          </w:p>
        </w:tc>
      </w:tr>
      <w:tr w:rsidR="00C34357" w14:paraId="28E12887" w14:textId="77777777">
        <w:tc>
          <w:tcPr>
            <w:tcW w:w="220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0DB03A36" w14:textId="77777777" w:rsidR="00C34357" w:rsidRDefault="00000000">
            <w:r>
              <w:rPr>
                <w:b/>
                <w:bCs/>
                <w:color w:val="C62828"/>
                <w:sz w:val="17"/>
                <w:szCs w:val="17"/>
              </w:rPr>
              <w:t>komands.ssh_credential</w:t>
            </w:r>
          </w:p>
        </w:tc>
        <w:tc>
          <w:tcPr>
            <w:tcW w:w="7160" w:type="dxa"/>
            <w:tcBorders>
              <w:top w:val="single" w:sz="1" w:space="0" w:color="BFBFBF"/>
              <w:left w:val="single" w:sz="1" w:space="0" w:color="BFBFBF"/>
              <w:bottom w:val="single" w:sz="1" w:space="0" w:color="BFBFBF"/>
              <w:right w:val="single" w:sz="1" w:space="0" w:color="BFBFBF"/>
            </w:tcBorders>
            <w:shd w:val="clear" w:color="auto" w:fill="FCE4EC"/>
            <w:tcMar>
              <w:top w:w="60" w:type="dxa"/>
              <w:left w:w="100" w:type="dxa"/>
              <w:bottom w:w="60" w:type="dxa"/>
              <w:right w:w="100" w:type="dxa"/>
            </w:tcMar>
            <w:vAlign w:val="center"/>
          </w:tcPr>
          <w:p w14:paraId="3CB5E363" w14:textId="77777777" w:rsidR="00C34357" w:rsidRDefault="00000000">
            <w:r>
              <w:rPr>
                <w:color w:val="000000"/>
                <w:sz w:val="17"/>
                <w:szCs w:val="17"/>
              </w:rPr>
              <w:t>Credenciales SSH para acceso a OLTs. Encriptadas con AES-256 (Fernet). Soporta credencial global por vendor (aplica a todas las OLTs de ese vendor) o específica por OLT individual. Contiene username, password cifrado, puerto SSH (default 22), y metadata de rotación. Las credenciales NO se almacenan en CMDB por política de seguridad del CISO.</w:t>
            </w:r>
          </w:p>
        </w:tc>
      </w:tr>
    </w:tbl>
    <w:p w14:paraId="60DC9B88" w14:textId="77777777" w:rsidR="00C34357" w:rsidRDefault="00000000">
      <w:pPr>
        <w:pStyle w:val="Ttulo3"/>
      </w:pPr>
      <w:bookmarkStart w:id="152" w:name="_Toc226041920"/>
      <w:r>
        <w:t>10.4.4 Catálogo de Comandos (7 tablas)</w:t>
      </w:r>
      <w:bookmarkEnd w:id="152"/>
    </w:p>
    <w:p w14:paraId="0A479E1B" w14:textId="77777777" w:rsidR="00C34357" w:rsidRDefault="00000000">
      <w:pPr>
        <w:spacing w:after="160"/>
        <w:jc w:val="both"/>
      </w:pPr>
      <w:r>
        <w:lastRenderedPageBreak/>
        <w:t>Este dominio es el corazón del motor de parametrización de Komands. Contiene los templates de comandos CLI organizados por vendor, producto, operación y tecnología, junto con los perfiles de velocidad y la asignación de VLANs. El Config Engine consulta estas tablas para generar la secuencia de comandos específica para cada transacción.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591"/>
        <w:gridCol w:w="6769"/>
      </w:tblGrid>
      <w:tr w:rsidR="00C34357" w14:paraId="3D802CB7"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8892249" w14:textId="77777777" w:rsidR="00C34357" w:rsidRDefault="00000000">
            <w:pPr>
              <w:jc w:val="center"/>
            </w:pPr>
            <w:r>
              <w:rPr>
                <w:b/>
                <w:bCs/>
                <w:color w:val="FFFFFF"/>
                <w:sz w:val="20"/>
                <w:szCs w:val="20"/>
              </w:rPr>
              <w:t>Tabla</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FF5385D" w14:textId="77777777" w:rsidR="00C34357" w:rsidRDefault="00000000">
            <w:pPr>
              <w:jc w:val="center"/>
            </w:pPr>
            <w:r>
              <w:rPr>
                <w:b/>
                <w:bCs/>
                <w:color w:val="FFFFFF"/>
                <w:sz w:val="20"/>
                <w:szCs w:val="20"/>
              </w:rPr>
              <w:t>Descripción y contenido</w:t>
            </w:r>
          </w:p>
        </w:tc>
      </w:tr>
      <w:tr w:rsidR="00C34357" w14:paraId="42F141CF" w14:textId="77777777">
        <w:tc>
          <w:tcPr>
            <w:tcW w:w="22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794035A7" w14:textId="77777777" w:rsidR="00C34357" w:rsidRDefault="00000000">
            <w:r>
              <w:rPr>
                <w:b/>
                <w:bCs/>
                <w:color w:val="C62828"/>
                <w:sz w:val="17"/>
                <w:szCs w:val="17"/>
              </w:rPr>
              <w:t>komands.service_type</w:t>
            </w:r>
          </w:p>
        </w:tc>
        <w:tc>
          <w:tcPr>
            <w:tcW w:w="716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2F574B51" w14:textId="77777777" w:rsidR="00C34357" w:rsidRDefault="00000000">
            <w:r>
              <w:rPr>
                <w:color w:val="000000"/>
                <w:sz w:val="17"/>
                <w:szCs w:val="17"/>
              </w:rPr>
              <w:t>Tipos de servicio soportados: FTTH, SSAA, Empresas, Mayorista. Define la familia de producto y sus características de provisión.</w:t>
            </w:r>
          </w:p>
        </w:tc>
      </w:tr>
      <w:tr w:rsidR="00C34357" w14:paraId="6C13B7EE"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C7684CE" w14:textId="77777777" w:rsidR="00C34357" w:rsidRDefault="00000000">
            <w:r>
              <w:rPr>
                <w:b/>
                <w:bCs/>
                <w:color w:val="C62828"/>
                <w:sz w:val="17"/>
                <w:szCs w:val="17"/>
              </w:rPr>
              <w:t>komands.operation_type</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D1AE2D" w14:textId="77777777" w:rsidR="00C34357" w:rsidRDefault="00000000">
            <w:r>
              <w:rPr>
                <w:color w:val="000000"/>
                <w:sz w:val="17"/>
                <w:szCs w:val="17"/>
                <w:lang w:val="en-US"/>
              </w:rPr>
              <w:t xml:space="preserve">Tipos de operación: PROVISION, DEPROVISION, MODIFY, SPEED_CHANGE, ONT_SWAP, RESET, QUERY, PRE_CLEANUP. </w:t>
            </w:r>
            <w:r>
              <w:rPr>
                <w:color w:val="000000"/>
                <w:sz w:val="17"/>
                <w:szCs w:val="17"/>
              </w:rPr>
              <w:t>Cada tipo tiene comportamiento específico en el Orchestrator (síncrono/asíncrono, rollback habilitado, etc.).</w:t>
            </w:r>
          </w:p>
        </w:tc>
      </w:tr>
      <w:tr w:rsidR="00C34357" w14:paraId="49AF9630" w14:textId="77777777">
        <w:tc>
          <w:tcPr>
            <w:tcW w:w="22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4B841F85" w14:textId="77777777" w:rsidR="00C34357" w:rsidRDefault="00000000">
            <w:r>
              <w:rPr>
                <w:b/>
                <w:bCs/>
                <w:color w:val="C62828"/>
                <w:sz w:val="17"/>
                <w:szCs w:val="17"/>
              </w:rPr>
              <w:t>komands.speed_profile</w:t>
            </w:r>
          </w:p>
        </w:tc>
        <w:tc>
          <w:tcPr>
            <w:tcW w:w="716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26BA071C" w14:textId="77777777" w:rsidR="00C34357" w:rsidRDefault="00000000">
            <w:r>
              <w:rPr>
                <w:color w:val="000000"/>
                <w:sz w:val="17"/>
                <w:szCs w:val="17"/>
              </w:rPr>
              <w:t>Perfiles de velocidad comerciales con nombres CLI exactos por vendor. Ejemplo: ‘BA940M’ para Nokia, ‘profile_940m_up’ para Huawei. Incluye CIR, PIR, BW fijo, BW asegurado y BW best effort según el Diseño de Red SSAA v3.1.1. Estos son los perfiles comerciales que definen la velocidad contratada por el cliente.</w:t>
            </w:r>
          </w:p>
        </w:tc>
      </w:tr>
      <w:tr w:rsidR="00C34357" w14:paraId="6BC71493"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21812F" w14:textId="77777777" w:rsidR="00C34357" w:rsidRDefault="00000000">
            <w:r>
              <w:rPr>
                <w:b/>
                <w:bCs/>
                <w:color w:val="C62828"/>
                <w:sz w:val="17"/>
                <w:szCs w:val="17"/>
              </w:rPr>
              <w:t>komands.olt_profile</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65C86E" w14:textId="77777777" w:rsidR="00C34357" w:rsidRDefault="00000000">
            <w:r>
              <w:rPr>
                <w:color w:val="000000"/>
                <w:sz w:val="17"/>
                <w:szCs w:val="17"/>
              </w:rPr>
              <w:t xml:space="preserve">Perfiles técnicos de OLT separados de los perfiles comerciales. </w:t>
            </w:r>
            <w:r>
              <w:rPr>
                <w:color w:val="000000"/>
                <w:sz w:val="17"/>
                <w:szCs w:val="17"/>
                <w:lang w:val="en-US"/>
              </w:rPr>
              <w:t xml:space="preserve">Para Nokia: line-profile, qos-profile, queue-config, traffic-descriptor. Para Huawei: traffic-table name (inbound/outbound), ont-lineprofile, ont-srvprofile. </w:t>
            </w:r>
            <w:r>
              <w:rPr>
                <w:color w:val="000000"/>
                <w:sz w:val="17"/>
                <w:szCs w:val="17"/>
              </w:rPr>
              <w:t>Estos perfiles definen cómo la OLT implementa la velocidad comercial a nivel de hardware. Se referencian desde los templates CLI y se pre-configuran en la OLT por Ingeniería de Redes.</w:t>
            </w:r>
          </w:p>
        </w:tc>
      </w:tr>
      <w:tr w:rsidR="00C34357" w14:paraId="1DF455FD" w14:textId="77777777">
        <w:tc>
          <w:tcPr>
            <w:tcW w:w="22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4F6D4BD4" w14:textId="77777777" w:rsidR="00C34357" w:rsidRDefault="00000000">
            <w:r>
              <w:rPr>
                <w:b/>
                <w:bCs/>
                <w:color w:val="C62828"/>
                <w:sz w:val="17"/>
                <w:szCs w:val="17"/>
              </w:rPr>
              <w:t>komands.command_template</w:t>
            </w:r>
          </w:p>
        </w:tc>
        <w:tc>
          <w:tcPr>
            <w:tcW w:w="716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2F02EABE" w14:textId="77777777" w:rsidR="00C34357" w:rsidRDefault="00000000">
            <w:r>
              <w:rPr>
                <w:color w:val="000000"/>
                <w:sz w:val="17"/>
                <w:szCs w:val="17"/>
              </w:rPr>
              <w:t>Templates de comandos CLI parametrizados por vendor/servicio/operación. Cada template define la secuencia de pasos (steps[]) con variables ({svlan}, {cvlan}, {gemport}, etc.), validaciones esperadas (regex), timeouts por paso, criticidad, y comandos de rollback. Los templates son configurables en base de datos sin despliegue de código.</w:t>
            </w:r>
          </w:p>
        </w:tc>
      </w:tr>
      <w:tr w:rsidR="00C34357" w14:paraId="4DDF3EF5"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1939204" w14:textId="77777777" w:rsidR="00C34357" w:rsidRDefault="00000000">
            <w:r>
              <w:rPr>
                <w:b/>
                <w:bCs/>
                <w:color w:val="C62828"/>
                <w:sz w:val="17"/>
                <w:szCs w:val="17"/>
              </w:rPr>
              <w:t>komands.template_variable</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558BC1" w14:textId="77777777" w:rsidR="00C34357" w:rsidRDefault="00000000">
            <w:r>
              <w:rPr>
                <w:color w:val="000000"/>
                <w:sz w:val="17"/>
                <w:szCs w:val="17"/>
              </w:rPr>
              <w:t>Variables de cada template: slot, pon, ont_id, svlan, cvlan, user_vlan, gemport, serial, etc. Cada variable define su tipo de dato, validación (regex, rango), valores permitidos, y si es obligatoria u opcional.</w:t>
            </w:r>
          </w:p>
        </w:tc>
      </w:tr>
      <w:tr w:rsidR="00C34357" w14:paraId="06AB2426" w14:textId="77777777">
        <w:tc>
          <w:tcPr>
            <w:tcW w:w="220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087F20AA" w14:textId="77777777" w:rsidR="00C34357" w:rsidRDefault="00000000">
            <w:r>
              <w:rPr>
                <w:b/>
                <w:bCs/>
                <w:color w:val="C62828"/>
                <w:sz w:val="17"/>
                <w:szCs w:val="17"/>
              </w:rPr>
              <w:t>komands.vlan_assignment</w:t>
            </w:r>
          </w:p>
        </w:tc>
        <w:tc>
          <w:tcPr>
            <w:tcW w:w="7160" w:type="dxa"/>
            <w:tcBorders>
              <w:top w:val="single" w:sz="1" w:space="0" w:color="BFBFBF"/>
              <w:left w:val="single" w:sz="1" w:space="0" w:color="BFBFBF"/>
              <w:bottom w:val="single" w:sz="1" w:space="0" w:color="BFBFBF"/>
              <w:right w:val="single" w:sz="1" w:space="0" w:color="BFBFBF"/>
            </w:tcBorders>
            <w:shd w:val="clear" w:color="auto" w:fill="E8E0F5"/>
            <w:tcMar>
              <w:top w:w="60" w:type="dxa"/>
              <w:left w:w="100" w:type="dxa"/>
              <w:bottom w:w="60" w:type="dxa"/>
              <w:right w:w="100" w:type="dxa"/>
            </w:tcMar>
            <w:vAlign w:val="center"/>
          </w:tcPr>
          <w:p w14:paraId="1014BD34" w14:textId="77777777" w:rsidR="00C34357" w:rsidRDefault="00000000">
            <w:r>
              <w:rPr>
                <w:color w:val="000000"/>
                <w:sz w:val="17"/>
                <w:szCs w:val="17"/>
              </w:rPr>
              <w:t>Definición de VLANs por OLT/VNO/servicio utilizadas en los templates CLI. Define el propósito de cada VLAN: INTERNET, VOIP, IPTV, GESTION (TR-069), TRUNKIP (SSAA). Modelo q-in-q con SVLAN:CVLAN + User-VLAN. Nota: esta tabla contiene la definición estática de VLANs por diseño de red, NO es un inventario dinámico de VLANs disponibles. La asignación dinámica de VLANs a clientes es responsabilidad de OSP + ServiceNow. Komands recibe los valores de VLAN como parámetros del request.</w:t>
            </w:r>
          </w:p>
        </w:tc>
      </w:tr>
    </w:tbl>
    <w:p w14:paraId="6E967861" w14:textId="77777777" w:rsidR="00C34357" w:rsidRDefault="00000000">
      <w:r>
        <w:br w:type="page"/>
      </w:r>
    </w:p>
    <w:p w14:paraId="1D951262" w14:textId="77777777" w:rsidR="00C34357" w:rsidRDefault="00000000">
      <w:pPr>
        <w:pStyle w:val="Ttulo3"/>
      </w:pPr>
      <w:bookmarkStart w:id="153" w:name="_Toc226041921"/>
      <w:r>
        <w:lastRenderedPageBreak/>
        <w:t>10.4.5 Transacciones (4 tablas)</w:t>
      </w:r>
      <w:bookmarkEnd w:id="153"/>
    </w:p>
    <w:p w14:paraId="7AEEF7DD" w14:textId="77777777" w:rsidR="00C34357" w:rsidRDefault="00000000">
      <w:pPr>
        <w:spacing w:after="160"/>
        <w:jc w:val="both"/>
      </w:pPr>
      <w:r>
        <w:t>Este dominio registra cada operación ejecutada por Komands con granularidad de paso individual, proporcionando trazabilidad completa desde el request de ServiceNow hasta el último comando CLI enviado a la OLT. El UUID de transacción es la clave de correlación end-to-end.</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610"/>
        <w:gridCol w:w="6750"/>
      </w:tblGrid>
      <w:tr w:rsidR="00C34357" w14:paraId="187E59EF"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CA7D751" w14:textId="77777777" w:rsidR="00C34357" w:rsidRDefault="00000000">
            <w:pPr>
              <w:jc w:val="center"/>
            </w:pPr>
            <w:r>
              <w:rPr>
                <w:b/>
                <w:bCs/>
                <w:color w:val="FFFFFF"/>
                <w:sz w:val="20"/>
                <w:szCs w:val="20"/>
              </w:rPr>
              <w:t>Tabla</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DFC05FC" w14:textId="77777777" w:rsidR="00C34357" w:rsidRDefault="00000000">
            <w:pPr>
              <w:jc w:val="center"/>
            </w:pPr>
            <w:r>
              <w:rPr>
                <w:b/>
                <w:bCs/>
                <w:color w:val="FFFFFF"/>
                <w:sz w:val="20"/>
                <w:szCs w:val="20"/>
              </w:rPr>
              <w:t>Descripción y contenido</w:t>
            </w:r>
          </w:p>
        </w:tc>
      </w:tr>
      <w:tr w:rsidR="00C34357" w14:paraId="321A342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424CE0F1" w14:textId="77777777" w:rsidR="00C34357" w:rsidRDefault="00000000">
            <w:r>
              <w:rPr>
                <w:b/>
                <w:bCs/>
                <w:color w:val="C62828"/>
                <w:sz w:val="17"/>
                <w:szCs w:val="17"/>
              </w:rPr>
              <w:t>komands.transaction</w:t>
            </w:r>
          </w:p>
        </w:tc>
        <w:tc>
          <w:tcPr>
            <w:tcW w:w="696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1A5E6375" w14:textId="77777777" w:rsidR="00C34357" w:rsidRDefault="00000000">
            <w:r>
              <w:rPr>
                <w:color w:val="000000"/>
                <w:sz w:val="16"/>
                <w:szCs w:val="16"/>
              </w:rPr>
              <w:t xml:space="preserve">Registro maestro de cada operación ejecutada. UUID (v4) como PK. Evolución de la tabla legacy transac_brownfield. </w:t>
            </w:r>
            <w:r>
              <w:rPr>
                <w:color w:val="000000"/>
                <w:sz w:val="16"/>
                <w:szCs w:val="16"/>
                <w:lang w:val="en-US"/>
              </w:rPr>
              <w:t xml:space="preserve">Contiene: access_id, VNO, OLT destino, operación, servicio, estado (PENDING/IN_PROGRESS/COMPLETED/FAILED/ROLLED_BACK/TIMEOUT), payload original (JSONB), timestamps, duración total, dry_run flag. </w:t>
            </w:r>
            <w:r>
              <w:rPr>
                <w:color w:val="000000"/>
                <w:sz w:val="16"/>
                <w:szCs w:val="16"/>
              </w:rPr>
              <w:t>Retención: 90 días con eliminación directa (sin archivado; los backups de pgBackRest cubren la necesidad de datos históricos).</w:t>
            </w:r>
          </w:p>
        </w:tc>
      </w:tr>
      <w:tr w:rsidR="00C34357" w14:paraId="462A55BF"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25096CA" w14:textId="77777777" w:rsidR="00C34357" w:rsidRDefault="00000000">
            <w:r>
              <w:rPr>
                <w:b/>
                <w:bCs/>
                <w:color w:val="C62828"/>
                <w:sz w:val="17"/>
                <w:szCs w:val="17"/>
              </w:rPr>
              <w:t>komands.transaction_step</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8B58133" w14:textId="77777777" w:rsidR="00C34357" w:rsidRDefault="00000000">
            <w:r>
              <w:rPr>
                <w:color w:val="000000"/>
                <w:sz w:val="16"/>
                <w:szCs w:val="16"/>
              </w:rPr>
              <w:t>Cada paso ejecutado dentro de una transacción. Registra: orden del paso, comando CLI enviado (texto exacto), respuesta cruda de la OLT (multi-línea), status (SUCCESS/FAILED/SKIPPED/ROLLED_BACK), duración en milisegundos, criticidad, y comando de rollback ejecutado (si aplica). Permite identificar exactamente en qué paso falló una transacción.</w:t>
            </w:r>
          </w:p>
        </w:tc>
      </w:tr>
      <w:tr w:rsidR="00C34357" w14:paraId="0B80F53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61286085" w14:textId="77777777" w:rsidR="00C34357" w:rsidRDefault="00000000">
            <w:r>
              <w:rPr>
                <w:b/>
                <w:bCs/>
                <w:color w:val="C62828"/>
                <w:sz w:val="17"/>
                <w:szCs w:val="17"/>
              </w:rPr>
              <w:t>komands.transaction_error</w:t>
            </w:r>
          </w:p>
        </w:tc>
        <w:tc>
          <w:tcPr>
            <w:tcW w:w="6960" w:type="dxa"/>
            <w:tcBorders>
              <w:top w:val="single" w:sz="1" w:space="0" w:color="BFBFBF"/>
              <w:left w:val="single" w:sz="1" w:space="0" w:color="BFBFBF"/>
              <w:bottom w:val="single" w:sz="1" w:space="0" w:color="BFBFBF"/>
              <w:right w:val="single" w:sz="1" w:space="0" w:color="BFBFBF"/>
            </w:tcBorders>
            <w:shd w:val="clear" w:color="auto" w:fill="FFF8E1"/>
            <w:tcMar>
              <w:top w:w="60" w:type="dxa"/>
              <w:left w:w="100" w:type="dxa"/>
              <w:bottom w:w="60" w:type="dxa"/>
              <w:right w:w="100" w:type="dxa"/>
            </w:tcMar>
            <w:vAlign w:val="center"/>
          </w:tcPr>
          <w:p w14:paraId="650BA9E0" w14:textId="77777777" w:rsidR="00C34357" w:rsidRDefault="00000000">
            <w:r>
              <w:rPr>
                <w:color w:val="000000"/>
                <w:sz w:val="16"/>
                <w:szCs w:val="16"/>
              </w:rPr>
              <w:t>Errores detallados por transacción. Clasificación por categoría (OLT_ERROR, OLT_TIMEOUT, SSH_CONNECTION_FAILED, AUTH_FAILED, DUPLICATE, VLAN_CONFLICT, etc.), indicador de retryable, y stack trace para diagnóstico.</w:t>
            </w:r>
          </w:p>
        </w:tc>
      </w:tr>
      <w:tr w:rsidR="00C34357" w14:paraId="40F408EB"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4C9FC3" w14:textId="77777777" w:rsidR="00C34357" w:rsidRDefault="00000000">
            <w:r>
              <w:rPr>
                <w:b/>
                <w:bCs/>
                <w:color w:val="C62828"/>
                <w:sz w:val="17"/>
                <w:szCs w:val="17"/>
              </w:rPr>
              <w:t>komands.transaction_listener</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99F90C" w14:textId="77777777" w:rsidR="00C34357" w:rsidRDefault="00000000">
            <w:r>
              <w:rPr>
                <w:color w:val="000000"/>
                <w:sz w:val="16"/>
                <w:szCs w:val="16"/>
              </w:rPr>
              <w:t>Callbacks enviados a ServiceNow. Tracking de reintentos automáticos (máximo 5 con backoff exponencial), status HTTP de cada intento, payload enviado/recibido, y estado final del callback (SENT/RETRY/FAILED).</w:t>
            </w:r>
          </w:p>
        </w:tc>
      </w:tr>
    </w:tbl>
    <w:p w14:paraId="6D06E4C1" w14:textId="77777777" w:rsidR="00C34357" w:rsidRDefault="00000000">
      <w:pPr>
        <w:pStyle w:val="Ttulo3"/>
      </w:pPr>
      <w:bookmarkStart w:id="154" w:name="_Toc226041922"/>
      <w:r>
        <w:t>10.4.6 Administración Web (3 tablas)</w:t>
      </w:r>
      <w:bookmarkEnd w:id="154"/>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7160"/>
      </w:tblGrid>
      <w:tr w:rsidR="00C34357" w14:paraId="5525A22B"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C82A198" w14:textId="77777777" w:rsidR="00C34357" w:rsidRDefault="00000000">
            <w:pPr>
              <w:jc w:val="center"/>
            </w:pPr>
            <w:r>
              <w:rPr>
                <w:b/>
                <w:bCs/>
                <w:color w:val="FFFFFF"/>
                <w:sz w:val="20"/>
                <w:szCs w:val="20"/>
              </w:rPr>
              <w:t>Tabla</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A7E2A31" w14:textId="77777777" w:rsidR="00C34357" w:rsidRDefault="00000000">
            <w:pPr>
              <w:jc w:val="center"/>
            </w:pPr>
            <w:r>
              <w:rPr>
                <w:b/>
                <w:bCs/>
                <w:color w:val="FFFFFF"/>
                <w:sz w:val="20"/>
                <w:szCs w:val="20"/>
              </w:rPr>
              <w:t>Descripción y contenido</w:t>
            </w:r>
          </w:p>
        </w:tc>
      </w:tr>
      <w:tr w:rsidR="00C34357" w14:paraId="428B2BB9" w14:textId="77777777">
        <w:tc>
          <w:tcPr>
            <w:tcW w:w="220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1FCB3BF1" w14:textId="77777777" w:rsidR="00C34357" w:rsidRDefault="00000000">
            <w:r>
              <w:rPr>
                <w:b/>
                <w:bCs/>
                <w:color w:val="C62828"/>
                <w:sz w:val="17"/>
                <w:szCs w:val="17"/>
              </w:rPr>
              <w:t>komands.app_role</w:t>
            </w:r>
          </w:p>
        </w:tc>
        <w:tc>
          <w:tcPr>
            <w:tcW w:w="716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52C74ABE" w14:textId="77777777" w:rsidR="00C34357" w:rsidRDefault="00000000">
            <w:r>
              <w:rPr>
                <w:color w:val="000000"/>
                <w:sz w:val="16"/>
                <w:szCs w:val="16"/>
              </w:rPr>
              <w:t>Roles del sistema: ADMIN, OPERATOR, VIEWER, AUDITOR. Permisos almacenados en columna JSONB granular con 16 permisos individuales (manage_users, manage_olts, execute_commands, view_logs, manage_feature_flags, etc.).</w:t>
            </w:r>
          </w:p>
        </w:tc>
      </w:tr>
      <w:tr w:rsidR="00C34357" w14:paraId="3FFAB341"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1923BB" w14:textId="77777777" w:rsidR="00C34357" w:rsidRDefault="00000000">
            <w:r>
              <w:rPr>
                <w:b/>
                <w:bCs/>
                <w:color w:val="C62828"/>
                <w:sz w:val="17"/>
                <w:szCs w:val="17"/>
              </w:rPr>
              <w:t>komands.app_user</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F7CC0BC" w14:textId="77777777" w:rsidR="00C34357" w:rsidRDefault="00000000">
            <w:r>
              <w:rPr>
                <w:color w:val="000000"/>
                <w:sz w:val="16"/>
                <w:szCs w:val="16"/>
              </w:rPr>
              <w:t>Usuarios del sistema con 2FA TOTP obligatorio (secret almacenado cifrado), bloqueo por 5 intentos fallidos consecutivos, multi-tenancy por VNO (un usuario puede pertenecer a una VNO específica o ser global). Evolución de la tabla legacy public.usuarios. Password hasheado con bcrypt.</w:t>
            </w:r>
          </w:p>
        </w:tc>
      </w:tr>
      <w:tr w:rsidR="00C34357" w14:paraId="34987F30" w14:textId="77777777">
        <w:tc>
          <w:tcPr>
            <w:tcW w:w="220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0FBB9EFB" w14:textId="77777777" w:rsidR="00C34357" w:rsidRDefault="00000000">
            <w:r>
              <w:rPr>
                <w:b/>
                <w:bCs/>
                <w:color w:val="C62828"/>
                <w:sz w:val="17"/>
                <w:szCs w:val="17"/>
              </w:rPr>
              <w:t>komands.audit_log</w:t>
            </w:r>
          </w:p>
        </w:tc>
        <w:tc>
          <w:tcPr>
            <w:tcW w:w="7160" w:type="dxa"/>
            <w:tcBorders>
              <w:top w:val="single" w:sz="1" w:space="0" w:color="BFBFBF"/>
              <w:left w:val="single" w:sz="1" w:space="0" w:color="BFBFBF"/>
              <w:bottom w:val="single" w:sz="1" w:space="0" w:color="BFBFBF"/>
              <w:right w:val="single" w:sz="1" w:space="0" w:color="BFBFBF"/>
            </w:tcBorders>
            <w:shd w:val="clear" w:color="auto" w:fill="E1F5EE"/>
            <w:tcMar>
              <w:top w:w="60" w:type="dxa"/>
              <w:left w:w="100" w:type="dxa"/>
              <w:bottom w:w="60" w:type="dxa"/>
              <w:right w:w="100" w:type="dxa"/>
            </w:tcMar>
            <w:vAlign w:val="center"/>
          </w:tcPr>
          <w:p w14:paraId="2BCEB8E9" w14:textId="77777777" w:rsidR="00C34357" w:rsidRDefault="00000000">
            <w:r>
              <w:rPr>
                <w:color w:val="000000"/>
                <w:sz w:val="16"/>
                <w:szCs w:val="16"/>
                <w:lang w:val="en-US"/>
              </w:rPr>
              <w:t xml:space="preserve">Log de auditoría: LOGIN, LOGOUT, EXECUTE, CONFIG_CHANGE, TEMPLATE_EDIT, USER_MANAGEMENT. </w:t>
            </w:r>
            <w:r>
              <w:rPr>
                <w:color w:val="000000"/>
                <w:sz w:val="16"/>
                <w:szCs w:val="16"/>
              </w:rPr>
              <w:t>Registra IP origen, user agent, detalles del cambio en JSONB, y resultado. Retención: 365 días.</w:t>
            </w:r>
          </w:p>
        </w:tc>
      </w:tr>
    </w:tbl>
    <w:p w14:paraId="59542549" w14:textId="77777777" w:rsidR="00C34357" w:rsidRDefault="00000000">
      <w:pPr>
        <w:pStyle w:val="Ttulo3"/>
      </w:pPr>
      <w:bookmarkStart w:id="155" w:name="_Toc226041923"/>
      <w:r>
        <w:t>10.4.7 Configuración (3 tablas)</w:t>
      </w:r>
      <w:bookmarkEnd w:id="155"/>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307"/>
        <w:gridCol w:w="7053"/>
      </w:tblGrid>
      <w:tr w:rsidR="00C34357" w14:paraId="45B902A8"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C273AFD" w14:textId="77777777" w:rsidR="00C34357" w:rsidRDefault="00000000">
            <w:pPr>
              <w:jc w:val="center"/>
            </w:pPr>
            <w:r>
              <w:rPr>
                <w:b/>
                <w:bCs/>
                <w:color w:val="FFFFFF"/>
                <w:sz w:val="20"/>
                <w:szCs w:val="20"/>
              </w:rPr>
              <w:t>Tabla</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80EAABD" w14:textId="77777777" w:rsidR="00C34357" w:rsidRDefault="00000000">
            <w:pPr>
              <w:jc w:val="center"/>
            </w:pPr>
            <w:r>
              <w:rPr>
                <w:b/>
                <w:bCs/>
                <w:color w:val="FFFFFF"/>
                <w:sz w:val="20"/>
                <w:szCs w:val="20"/>
              </w:rPr>
              <w:t>Descripción y contenido</w:t>
            </w:r>
          </w:p>
        </w:tc>
      </w:tr>
      <w:tr w:rsidR="00C34357" w14:paraId="37CE2AA5" w14:textId="77777777">
        <w:tc>
          <w:tcPr>
            <w:tcW w:w="220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65A7B362" w14:textId="77777777" w:rsidR="00C34357" w:rsidRDefault="00000000">
            <w:r>
              <w:rPr>
                <w:b/>
                <w:bCs/>
                <w:color w:val="C62828"/>
                <w:sz w:val="17"/>
                <w:szCs w:val="17"/>
              </w:rPr>
              <w:t>komands.feature_flag</w:t>
            </w:r>
          </w:p>
        </w:tc>
        <w:tc>
          <w:tcPr>
            <w:tcW w:w="716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6D9993F6" w14:textId="77777777" w:rsidR="00C34357" w:rsidRDefault="00000000">
            <w:r>
              <w:rPr>
                <w:color w:val="000000"/>
                <w:sz w:val="16"/>
                <w:szCs w:val="16"/>
              </w:rPr>
              <w:t>Nota: Los Feature Flags son gestionados exclusivamente por ServiceNow FlowDesigner. Komands no almacena ni gestiona Feature Flags en su base de datos.</w:t>
            </w:r>
          </w:p>
        </w:tc>
      </w:tr>
      <w:tr w:rsidR="00C34357" w14:paraId="683EA62F"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46D387" w14:textId="77777777" w:rsidR="00C34357" w:rsidRDefault="00000000">
            <w:r>
              <w:rPr>
                <w:b/>
                <w:bCs/>
                <w:color w:val="C62828"/>
                <w:sz w:val="17"/>
                <w:szCs w:val="17"/>
              </w:rPr>
              <w:t>komands.system_config</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2DEF35" w14:textId="77777777" w:rsidR="00C34357" w:rsidRDefault="00000000">
            <w:r>
              <w:rPr>
                <w:color w:val="000000"/>
                <w:sz w:val="16"/>
                <w:szCs w:val="16"/>
              </w:rPr>
              <w:t>Configuración general del sistema organizada por categorías: SSH (timeouts de conexión, reintentos, max conexiones), Listener (reintentos callback, backoff), Seguridad (expiración JWT, intentos login), Retención (días de retención por tipo), Pre-cleanup (habilitado, timeout).</w:t>
            </w:r>
          </w:p>
        </w:tc>
      </w:tr>
      <w:tr w:rsidR="00C34357" w14:paraId="1CE2E7F8" w14:textId="77777777">
        <w:tc>
          <w:tcPr>
            <w:tcW w:w="220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467A426C" w14:textId="77777777" w:rsidR="00C34357" w:rsidRDefault="00000000">
            <w:r>
              <w:rPr>
                <w:b/>
                <w:bCs/>
                <w:color w:val="C62828"/>
                <w:sz w:val="17"/>
                <w:szCs w:val="17"/>
              </w:rPr>
              <w:t>komands.retention_policy</w:t>
            </w:r>
          </w:p>
        </w:tc>
        <w:tc>
          <w:tcPr>
            <w:tcW w:w="7160" w:type="dxa"/>
            <w:tcBorders>
              <w:top w:val="single" w:sz="1" w:space="0" w:color="BFBFBF"/>
              <w:left w:val="single" w:sz="1" w:space="0" w:color="BFBFBF"/>
              <w:bottom w:val="single" w:sz="1" w:space="0" w:color="BFBFBF"/>
              <w:right w:val="single" w:sz="1" w:space="0" w:color="BFBFBF"/>
            </w:tcBorders>
            <w:shd w:val="clear" w:color="auto" w:fill="FBEAF0"/>
            <w:tcMar>
              <w:top w:w="60" w:type="dxa"/>
              <w:left w:w="100" w:type="dxa"/>
              <w:bottom w:w="60" w:type="dxa"/>
              <w:right w:w="100" w:type="dxa"/>
            </w:tcMar>
            <w:vAlign w:val="center"/>
          </w:tcPr>
          <w:p w14:paraId="5B5311E8" w14:textId="77777777" w:rsidR="00C34357" w:rsidRDefault="00000000">
            <w:r>
              <w:rPr>
                <w:color w:val="000000"/>
                <w:sz w:val="16"/>
                <w:szCs w:val="16"/>
              </w:rPr>
              <w:t>Políticas de retención por tabla. Define período de retención y última ejecución. Los registros se eliminan directamente sin archivado previo. Ejecutado automáticamente por fn_cleanup_old_records() vía pg_cron a las 03:00 UTC.</w:t>
            </w:r>
          </w:p>
        </w:tc>
      </w:tr>
    </w:tbl>
    <w:p w14:paraId="47E9E425" w14:textId="77777777" w:rsidR="00C34357" w:rsidRDefault="00000000">
      <w:r>
        <w:br w:type="page"/>
      </w:r>
    </w:p>
    <w:p w14:paraId="72E22B1E" w14:textId="77777777" w:rsidR="00C34357" w:rsidRDefault="00000000">
      <w:pPr>
        <w:pStyle w:val="Ttulo2"/>
      </w:pPr>
      <w:bookmarkStart w:id="156" w:name="_Toc226041924"/>
      <w:r>
        <w:lastRenderedPageBreak/>
        <w:t>10.5 Tablas legacy (schema public)</w:t>
      </w:r>
      <w:bookmarkEnd w:id="156"/>
    </w:p>
    <w:p w14:paraId="699D0945" w14:textId="77777777" w:rsidR="00C34357" w:rsidRDefault="00000000">
      <w:pPr>
        <w:spacing w:after="160"/>
        <w:jc w:val="both"/>
      </w:pPr>
      <w:r>
        <w:t>Las siguientes 8 tablas existen en producción en el schema public, heredadas de la plataforma ADC. Se mantienen intactas y los nuevos flujos las consultan pero NO las modifican. La migración gradual hacia las tablas del schema komands se gestiona a través de las vistas de compatibilidad (sección 10.6):</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400"/>
        <w:gridCol w:w="6960"/>
      </w:tblGrid>
      <w:tr w:rsidR="00C34357" w14:paraId="069873A2"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8798125" w14:textId="77777777" w:rsidR="00C34357" w:rsidRDefault="00000000">
            <w:pPr>
              <w:jc w:val="center"/>
            </w:pPr>
            <w:r>
              <w:rPr>
                <w:b/>
                <w:bCs/>
                <w:color w:val="FFFFFF"/>
                <w:sz w:val="20"/>
                <w:szCs w:val="20"/>
              </w:rPr>
              <w:t>Tabla legacy</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85C438D" w14:textId="77777777" w:rsidR="00C34357" w:rsidRDefault="00000000">
            <w:pPr>
              <w:jc w:val="center"/>
            </w:pPr>
            <w:r>
              <w:rPr>
                <w:b/>
                <w:bCs/>
                <w:color w:val="FFFFFF"/>
                <w:sz w:val="20"/>
                <w:szCs w:val="20"/>
              </w:rPr>
              <w:t>Descripción y relación con schema komands</w:t>
            </w:r>
          </w:p>
        </w:tc>
      </w:tr>
      <w:tr w:rsidR="00C34357" w14:paraId="0E461AA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98C7A0" w14:textId="77777777" w:rsidR="00C34357" w:rsidRDefault="00000000">
            <w:r>
              <w:rPr>
                <w:b/>
                <w:bCs/>
                <w:color w:val="000000"/>
                <w:sz w:val="17"/>
                <w:szCs w:val="17"/>
              </w:rPr>
              <w:t>public.olt_ip</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2EFA52" w14:textId="77777777" w:rsidR="00C34357" w:rsidRDefault="00000000">
            <w:r>
              <w:rPr>
                <w:color w:val="000000"/>
                <w:sz w:val="17"/>
                <w:szCs w:val="17"/>
              </w:rPr>
              <w:t>Inventario original de OLTs. Campos: nombre, dirección IP, marca, modelo. Evolucionada por komands.olt.</w:t>
            </w:r>
          </w:p>
        </w:tc>
      </w:tr>
      <w:tr w:rsidR="00C34357" w14:paraId="10ACFDCE"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278F359" w14:textId="77777777" w:rsidR="00C34357" w:rsidRDefault="00000000">
            <w:r>
              <w:rPr>
                <w:b/>
                <w:bCs/>
                <w:color w:val="000000"/>
                <w:sz w:val="17"/>
                <w:szCs w:val="17"/>
              </w:rPr>
              <w:t>public.usuarios</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1C7B24" w14:textId="77777777" w:rsidR="00C34357" w:rsidRDefault="00000000">
            <w:r>
              <w:rPr>
                <w:color w:val="000000"/>
                <w:sz w:val="17"/>
                <w:szCs w:val="17"/>
              </w:rPr>
              <w:t>Usuarios originales del portal. Evolucionada por komands.app_user (agrega 2FA, RBAC granular).</w:t>
            </w:r>
          </w:p>
        </w:tc>
      </w:tr>
      <w:tr w:rsidR="00C34357" w14:paraId="1B50E42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9186A0" w14:textId="77777777" w:rsidR="00C34357" w:rsidRDefault="00000000">
            <w:r>
              <w:rPr>
                <w:b/>
                <w:bCs/>
                <w:color w:val="000000"/>
                <w:sz w:val="17"/>
                <w:szCs w:val="17"/>
              </w:rPr>
              <w:t>public.roles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E68A36" w14:textId="77777777" w:rsidR="00C34357" w:rsidRDefault="00000000">
            <w:r>
              <w:rPr>
                <w:color w:val="000000"/>
                <w:sz w:val="17"/>
                <w:szCs w:val="17"/>
              </w:rPr>
              <w:t>Roles originales (básicos). Evolucionada por komands.app_role (agrega permisos JSONB).</w:t>
            </w:r>
          </w:p>
        </w:tc>
      </w:tr>
      <w:tr w:rsidR="00C34357" w14:paraId="1A4B54F1"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4E72C9" w14:textId="77777777" w:rsidR="00C34357" w:rsidRDefault="00000000">
            <w:r>
              <w:rPr>
                <w:b/>
                <w:bCs/>
                <w:color w:val="000000"/>
                <w:sz w:val="17"/>
                <w:szCs w:val="17"/>
              </w:rPr>
              <w:t>public.transac_brownfield</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9633BB" w14:textId="77777777" w:rsidR="00C34357" w:rsidRDefault="00000000">
            <w:r>
              <w:rPr>
                <w:color w:val="000000"/>
                <w:sz w:val="17"/>
                <w:szCs w:val="17"/>
              </w:rPr>
              <w:t>Transacciones de contingencia (flujos brownfield TCH 2025). Evolucionada por komands.transaction.</w:t>
            </w:r>
          </w:p>
        </w:tc>
      </w:tr>
      <w:tr w:rsidR="00C34357" w14:paraId="2E305D3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7066A61" w14:textId="77777777" w:rsidR="00C34357" w:rsidRDefault="00000000">
            <w:r>
              <w:rPr>
                <w:b/>
                <w:bCs/>
                <w:color w:val="000000"/>
                <w:sz w:val="17"/>
                <w:szCs w:val="17"/>
              </w:rPr>
              <w:t>public.log_actividades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2BFA5C" w14:textId="77777777" w:rsidR="00C34357" w:rsidRDefault="00000000">
            <w:r>
              <w:rPr>
                <w:color w:val="000000"/>
                <w:sz w:val="17"/>
                <w:szCs w:val="17"/>
              </w:rPr>
              <w:t>Log de actividades del portal original. Complementada por komands.audit_log (más granular).</w:t>
            </w:r>
          </w:p>
        </w:tc>
      </w:tr>
      <w:tr w:rsidR="00C34357" w14:paraId="40444CD2"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74A687" w14:textId="77777777" w:rsidR="00C34357" w:rsidRDefault="00000000">
            <w:r>
              <w:rPr>
                <w:b/>
                <w:bCs/>
                <w:color w:val="000000"/>
                <w:sz w:val="17"/>
                <w:szCs w:val="17"/>
              </w:rPr>
              <w:t>public.olt_comandos</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6254E93" w14:textId="77777777" w:rsidR="00C34357" w:rsidRDefault="00000000">
            <w:r>
              <w:rPr>
                <w:color w:val="000000"/>
                <w:sz w:val="17"/>
                <w:szCs w:val="17"/>
              </w:rPr>
              <w:t>Comandos ejecutados históricamente. Complementada por komands.transaction_step (con rollback).</w:t>
            </w:r>
          </w:p>
        </w:tc>
      </w:tr>
      <w:tr w:rsidR="00C34357" w14:paraId="089EFA3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743F1F4" w14:textId="77777777" w:rsidR="00C34357" w:rsidRDefault="00000000">
            <w:r>
              <w:rPr>
                <w:b/>
                <w:bCs/>
                <w:color w:val="000000"/>
                <w:sz w:val="17"/>
                <w:szCs w:val="17"/>
              </w:rPr>
              <w:t>public.configuracion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4A5D311" w14:textId="77777777" w:rsidR="00C34357" w:rsidRDefault="00000000">
            <w:r>
              <w:rPr>
                <w:color w:val="000000"/>
                <w:sz w:val="17"/>
                <w:szCs w:val="17"/>
              </w:rPr>
              <w:t>Configuración básica del sistema. Evolucionada por komands.system_config (categorizada).</w:t>
            </w:r>
          </w:p>
        </w:tc>
      </w:tr>
      <w:tr w:rsidR="00C34357" w14:paraId="71ECF9C8"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F1A496" w14:textId="77777777" w:rsidR="00C34357" w:rsidRDefault="00000000">
            <w:r>
              <w:rPr>
                <w:b/>
                <w:bCs/>
                <w:color w:val="000000"/>
                <w:sz w:val="17"/>
                <w:szCs w:val="17"/>
              </w:rPr>
              <w:t>public.sesiones</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243E676" w14:textId="77777777" w:rsidR="00C34357" w:rsidRDefault="00000000">
            <w:r>
              <w:rPr>
                <w:color w:val="000000"/>
                <w:sz w:val="17"/>
                <w:szCs w:val="17"/>
              </w:rPr>
              <w:t>Sesiones de usuario activas. Migrada a Redis en la arquitectura TO-BE.</w:t>
            </w:r>
          </w:p>
        </w:tc>
      </w:tr>
    </w:tbl>
    <w:p w14:paraId="2B376159" w14:textId="77777777" w:rsidR="00C34357" w:rsidRDefault="00000000">
      <w:pPr>
        <w:pStyle w:val="Ttulo2"/>
      </w:pPr>
      <w:bookmarkStart w:id="157" w:name="_Toc226041925"/>
      <w:r>
        <w:t>10.6 Vistas de compatibilidad</w:t>
      </w:r>
      <w:bookmarkEnd w:id="157"/>
    </w:p>
    <w:p w14:paraId="069E5832" w14:textId="77777777" w:rsidR="00C34357" w:rsidRDefault="00000000">
      <w:pPr>
        <w:spacing w:after="160"/>
        <w:jc w:val="both"/>
      </w:pPr>
      <w:r>
        <w:t>Se crean 2 vistas que permiten que el código legacy siga funcionando mientras se migra gradualmente hacia las nuevas tablas del schema komands:</w:t>
      </w:r>
    </w:p>
    <w:p w14:paraId="03AA26DF" w14:textId="77777777" w:rsidR="00C34357" w:rsidRDefault="00000000">
      <w:pPr>
        <w:spacing w:after="160"/>
        <w:jc w:val="both"/>
      </w:pPr>
      <w:r>
        <w:rPr>
          <w:b/>
          <w:bCs/>
        </w:rPr>
        <w:t xml:space="preserve">komands.v_olt_completa: </w:t>
      </w:r>
      <w:r>
        <w:t>Unifica la tabla legacy public.olt_ip con komands.olt + olt_model + olt_vendor. Expone una vista consolidada con: olt_id, hostname, IP, marca, modelo, nombre, CO code, región, ciudad, estado administrativo, netmiko_device_type, y referencia a la tabla legacy (legacy_olt_ip_nombre). Permite que los módulos existentes del Portal Web continúen consultando OLTs sin modificación de código.</w:t>
      </w:r>
    </w:p>
    <w:p w14:paraId="31A1EF09" w14:textId="77777777" w:rsidR="00C34357" w:rsidRDefault="00000000">
      <w:pPr>
        <w:spacing w:after="160"/>
        <w:jc w:val="both"/>
      </w:pPr>
      <w:r>
        <w:rPr>
          <w:b/>
          <w:bCs/>
        </w:rPr>
        <w:t xml:space="preserve">komands.v_transacciones: </w:t>
      </w:r>
      <w:r>
        <w:t>Unifica transacciones nuevas con referencias legibles. Expone: id (UUID), access_id, status, fecha, tipo de operación, tipo de servicio, VNO (nombre), OLT (hostname), slot, port, ont_id, duración en milisegundos, y flag dry_run. Esta vista permite consultar transacciones desde el Portal Web y desde los dashboards de Dynatrace con un formato unificado independiente del origen (legacy o nuevo).</w:t>
      </w:r>
    </w:p>
    <w:p w14:paraId="2C5C04B0" w14:textId="77777777" w:rsidR="00C34357" w:rsidRDefault="00000000">
      <w:pPr>
        <w:pStyle w:val="Ttulo2"/>
      </w:pPr>
      <w:bookmarkStart w:id="158" w:name="_Toc226041926"/>
      <w:r>
        <w:t>10.7 Políticas de retención y auto-limpieza</w:t>
      </w:r>
      <w:bookmarkEnd w:id="158"/>
    </w:p>
    <w:p w14:paraId="612C944D" w14:textId="77777777" w:rsidR="00C34357" w:rsidRDefault="00000000">
      <w:pPr>
        <w:spacing w:after="160"/>
        <w:jc w:val="both"/>
      </w:pPr>
      <w:r>
        <w:t>El modelo implementa políticas de retención automáticas para gestionar el crecimiento de datos transaccionales y de auditoría, evitando la degradación de rendimiento a largo plazo: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481"/>
        <w:gridCol w:w="1167"/>
        <w:gridCol w:w="934"/>
        <w:gridCol w:w="2028"/>
        <w:gridCol w:w="2750"/>
      </w:tblGrid>
      <w:tr w:rsidR="00C34357" w14:paraId="5B357C2A" w14:textId="77777777">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64228F0" w14:textId="77777777" w:rsidR="00C34357" w:rsidRDefault="00000000">
            <w:pPr>
              <w:jc w:val="center"/>
            </w:pPr>
            <w:r>
              <w:rPr>
                <w:b/>
                <w:bCs/>
                <w:color w:val="FFFFFF"/>
                <w:sz w:val="20"/>
                <w:szCs w:val="20"/>
              </w:rPr>
              <w:t>Tabla(s)</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329464C" w14:textId="77777777" w:rsidR="00C34357" w:rsidRDefault="00000000">
            <w:pPr>
              <w:jc w:val="center"/>
            </w:pPr>
            <w:r>
              <w:rPr>
                <w:b/>
                <w:bCs/>
                <w:color w:val="FFFFFF"/>
                <w:sz w:val="20"/>
                <w:szCs w:val="20"/>
              </w:rPr>
              <w:t>Retención</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17A938C" w14:textId="77777777" w:rsidR="00C34357" w:rsidRDefault="00000000">
            <w:pPr>
              <w:jc w:val="center"/>
            </w:pPr>
            <w:r>
              <w:rPr>
                <w:b/>
                <w:bCs/>
                <w:color w:val="FFFFFF"/>
                <w:sz w:val="20"/>
                <w:szCs w:val="20"/>
              </w:rPr>
              <w:t>Archiva</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67B35B4" w14:textId="77777777" w:rsidR="00C34357" w:rsidRDefault="00000000">
            <w:pPr>
              <w:jc w:val="center"/>
            </w:pPr>
            <w:r>
              <w:rPr>
                <w:b/>
                <w:bCs/>
                <w:color w:val="FFFFFF"/>
                <w:sz w:val="20"/>
                <w:szCs w:val="20"/>
              </w:rPr>
              <w:t>Destino</w:t>
            </w:r>
          </w:p>
        </w:tc>
        <w:tc>
          <w:tcPr>
            <w:tcW w:w="2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FC81E0C" w14:textId="77777777" w:rsidR="00C34357" w:rsidRDefault="00000000">
            <w:pPr>
              <w:jc w:val="center"/>
            </w:pPr>
            <w:r>
              <w:rPr>
                <w:b/>
                <w:bCs/>
                <w:color w:val="FFFFFF"/>
                <w:sz w:val="20"/>
                <w:szCs w:val="20"/>
              </w:rPr>
              <w:t>Observación</w:t>
            </w:r>
          </w:p>
        </w:tc>
      </w:tr>
      <w:tr w:rsidR="00C34357" w14:paraId="2D1D882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E92DE0" w14:textId="77777777" w:rsidR="00C34357" w:rsidRPr="005D78BF" w:rsidRDefault="00000000">
            <w:pPr>
              <w:rPr>
                <w:lang w:val="en-US"/>
              </w:rPr>
            </w:pPr>
            <w:r>
              <w:rPr>
                <w:b/>
                <w:bCs/>
                <w:color w:val="000000"/>
                <w:sz w:val="16"/>
                <w:szCs w:val="16"/>
                <w:lang w:val="en-US"/>
              </w:rPr>
              <w:t>transaction / transaction_step / transaction_error</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91C350" w14:textId="77777777" w:rsidR="00C34357" w:rsidRDefault="00000000">
            <w:pPr>
              <w:jc w:val="center"/>
            </w:pPr>
            <w:r>
              <w:rPr>
                <w:b/>
                <w:bCs/>
                <w:color w:val="000000"/>
                <w:sz w:val="17"/>
                <w:szCs w:val="17"/>
              </w:rPr>
              <w:t>90 días</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3FEC535" w14:textId="77777777" w:rsidR="00C34357" w:rsidRDefault="00000000">
            <w:pPr>
              <w:jc w:val="center"/>
            </w:pPr>
            <w:r>
              <w:rPr>
                <w:color w:val="000000"/>
                <w:sz w:val="17"/>
                <w:szCs w:val="17"/>
              </w:rPr>
              <w:t>No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FE0405E" w14:textId="77777777" w:rsidR="00C34357" w:rsidRDefault="00000000">
            <w:r>
              <w:rPr>
                <w:color w:val="999999"/>
                <w:sz w:val="16"/>
                <w:szCs w:val="16"/>
              </w:rPr>
              <w:t>—</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12463D" w14:textId="77777777" w:rsidR="00C34357" w:rsidRDefault="00000000">
            <w:r>
              <w:rPr>
                <w:color w:val="000000"/>
                <w:sz w:val="16"/>
                <w:szCs w:val="16"/>
              </w:rPr>
              <w:t>Registros se eliminan directamente. Backups pgBackRest (30 días retención) cubren consultas históricas.</w:t>
            </w:r>
          </w:p>
        </w:tc>
      </w:tr>
      <w:tr w:rsidR="00C34357" w14:paraId="5DECCE52" w14:textId="77777777">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0FDDD0B" w14:textId="77777777" w:rsidR="00C34357" w:rsidRDefault="00000000">
            <w:r>
              <w:rPr>
                <w:b/>
                <w:bCs/>
                <w:color w:val="000000"/>
                <w:sz w:val="16"/>
                <w:szCs w:val="16"/>
              </w:rPr>
              <w:lastRenderedPageBreak/>
              <w:t>transaction_listener</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15DFC4" w14:textId="77777777" w:rsidR="00C34357" w:rsidRDefault="00000000">
            <w:pPr>
              <w:jc w:val="center"/>
            </w:pPr>
            <w:r>
              <w:rPr>
                <w:b/>
                <w:bCs/>
                <w:color w:val="000000"/>
                <w:sz w:val="17"/>
                <w:szCs w:val="17"/>
              </w:rPr>
              <w:t>90 días</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3623D8" w14:textId="77777777" w:rsidR="00C34357" w:rsidRDefault="00000000">
            <w:pPr>
              <w:jc w:val="center"/>
            </w:pPr>
            <w:r>
              <w:rPr>
                <w:color w:val="000000"/>
                <w:sz w:val="17"/>
                <w:szCs w:val="17"/>
              </w:rPr>
              <w:t>No</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09CD72" w14:textId="77777777" w:rsidR="00C34357" w:rsidRDefault="00000000">
            <w:r>
              <w:rPr>
                <w:color w:val="999999"/>
                <w:sz w:val="16"/>
                <w:szCs w:val="16"/>
              </w:rPr>
              <w:t>—</w:t>
            </w:r>
          </w:p>
        </w:tc>
        <w:tc>
          <w:tcPr>
            <w:tcW w:w="2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1B35D3" w14:textId="77777777" w:rsidR="00C34357" w:rsidRDefault="00000000">
            <w:r>
              <w:rPr>
                <w:color w:val="000000"/>
                <w:sz w:val="16"/>
                <w:szCs w:val="16"/>
              </w:rPr>
              <w:t>Callbacks se eliminan directamente (el resultado está en la transacción).</w:t>
            </w:r>
          </w:p>
        </w:tc>
      </w:tr>
      <w:tr w:rsidR="00C34357" w14:paraId="5452DD4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0B40491" w14:textId="77777777" w:rsidR="00C34357" w:rsidRDefault="00000000">
            <w:r>
              <w:rPr>
                <w:b/>
                <w:bCs/>
                <w:color w:val="000000"/>
                <w:sz w:val="16"/>
                <w:szCs w:val="16"/>
              </w:rPr>
              <w:t>audit_log</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201447" w14:textId="77777777" w:rsidR="00C34357" w:rsidRDefault="00000000">
            <w:pPr>
              <w:jc w:val="center"/>
            </w:pPr>
            <w:r>
              <w:rPr>
                <w:b/>
                <w:bCs/>
                <w:color w:val="000000"/>
                <w:sz w:val="17"/>
                <w:szCs w:val="17"/>
              </w:rPr>
              <w:t>365 días</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AB6CD52" w14:textId="77777777" w:rsidR="00C34357" w:rsidRDefault="00000000">
            <w:pPr>
              <w:jc w:val="center"/>
            </w:pPr>
            <w:r>
              <w:rPr>
                <w:color w:val="000000"/>
                <w:sz w:val="17"/>
                <w:szCs w:val="17"/>
              </w:rPr>
              <w:t>No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EFA16D" w14:textId="77777777" w:rsidR="00C34357" w:rsidRDefault="00000000">
            <w:r>
              <w:rPr>
                <w:color w:val="999999"/>
                <w:sz w:val="16"/>
                <w:szCs w:val="16"/>
              </w:rPr>
              <w:t>—</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1095E2" w14:textId="77777777" w:rsidR="00C34357" w:rsidRDefault="00000000">
            <w:r>
              <w:rPr>
                <w:color w:val="000000"/>
                <w:sz w:val="16"/>
                <w:szCs w:val="16"/>
              </w:rPr>
              <w:t>Eliminación directa. Cumplimiento Ley 19.628/21.459 cubierto por backups pgBackRest.</w:t>
            </w:r>
          </w:p>
        </w:tc>
      </w:tr>
    </w:tbl>
    <w:p w14:paraId="0A0036BA" w14:textId="77777777" w:rsidR="00C34357" w:rsidRDefault="00000000">
      <w:pPr>
        <w:spacing w:after="160"/>
        <w:jc w:val="both"/>
      </w:pPr>
      <w:r>
        <w:rPr>
          <w:b/>
          <w:bCs/>
        </w:rPr>
        <w:t xml:space="preserve">Función de limpieza: </w:t>
      </w:r>
      <w:r>
        <w:t>komands.fn_cleanup_old_records() se ejecuta diariamente a las 03:00 UTC vía pg_cron. La función recorre la tabla retention_policy, identifica los registros que exceden el período de retención configurado y los elimina directamente de la tabla origen. No se utiliza archivado previo; los backups de pgBackRest con retención de 30 días cubren la necesidad de acceso a datos históricos si se requiere.</w:t>
      </w:r>
    </w:p>
    <w:p w14:paraId="4540450D" w14:textId="77777777" w:rsidR="00C34357" w:rsidRDefault="00000000">
      <w:pPr>
        <w:pStyle w:val="Ttulo2"/>
      </w:pPr>
      <w:bookmarkStart w:id="159" w:name="_Toc226041927"/>
      <w:r>
        <w:t>10.8 Índices principales</w:t>
      </w:r>
      <w:bookmarkEnd w:id="159"/>
    </w:p>
    <w:p w14:paraId="4DA5E880" w14:textId="77777777" w:rsidR="00C34357" w:rsidRDefault="00000000">
      <w:pPr>
        <w:spacing w:after="160"/>
        <w:jc w:val="both"/>
      </w:pPr>
      <w:r>
        <w:t>Los siguientes índices se definen para optimizar las consultas más frecuentes de la plataforma: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799"/>
        <w:gridCol w:w="2189"/>
        <w:gridCol w:w="1395"/>
        <w:gridCol w:w="3977"/>
      </w:tblGrid>
      <w:tr w:rsidR="00C34357" w14:paraId="6F18658C"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0D55C1A" w14:textId="77777777" w:rsidR="00C34357" w:rsidRDefault="00000000">
            <w:pPr>
              <w:jc w:val="center"/>
            </w:pPr>
            <w:r>
              <w:rPr>
                <w:b/>
                <w:bCs/>
                <w:color w:val="FFFFFF"/>
                <w:sz w:val="20"/>
                <w:szCs w:val="20"/>
              </w:rPr>
              <w:t>Tabla</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43B36F9" w14:textId="77777777" w:rsidR="00C34357" w:rsidRDefault="00000000">
            <w:pPr>
              <w:jc w:val="center"/>
            </w:pPr>
            <w:r>
              <w:rPr>
                <w:b/>
                <w:bCs/>
                <w:color w:val="FFFFFF"/>
                <w:sz w:val="20"/>
                <w:szCs w:val="20"/>
              </w:rPr>
              <w:t>Columna(s)</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EB8CD18" w14:textId="77777777" w:rsidR="00C34357" w:rsidRDefault="00000000">
            <w:pPr>
              <w:jc w:val="center"/>
            </w:pPr>
            <w:r>
              <w:rPr>
                <w:b/>
                <w:bCs/>
                <w:color w:val="FFFFFF"/>
                <w:sz w:val="20"/>
                <w:szCs w:val="20"/>
              </w:rPr>
              <w:t>Tipo</w:t>
            </w:r>
          </w:p>
        </w:tc>
        <w:tc>
          <w:tcPr>
            <w:tcW w:w="4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2A0D502" w14:textId="77777777" w:rsidR="00C34357" w:rsidRDefault="00000000">
            <w:pPr>
              <w:jc w:val="center"/>
            </w:pPr>
            <w:r>
              <w:rPr>
                <w:b/>
                <w:bCs/>
                <w:color w:val="FFFFFF"/>
                <w:sz w:val="20"/>
                <w:szCs w:val="20"/>
              </w:rPr>
              <w:t>Propósito</w:t>
            </w:r>
          </w:p>
        </w:tc>
      </w:tr>
      <w:tr w:rsidR="00C34357" w14:paraId="42A3C92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FC9211" w14:textId="77777777" w:rsidR="00C34357" w:rsidRDefault="00000000">
            <w:r>
              <w:rPr>
                <w:color w:val="C62828"/>
                <w:sz w:val="17"/>
                <w:szCs w:val="17"/>
              </w:rPr>
              <w:t>transaction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57C5771" w14:textId="77777777" w:rsidR="00C34357" w:rsidRDefault="00000000">
            <w:r>
              <w:rPr>
                <w:color w:val="000000"/>
                <w:sz w:val="17"/>
                <w:szCs w:val="17"/>
              </w:rPr>
              <w:t>uuid (PK)</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E33458B" w14:textId="77777777" w:rsidR="00C34357" w:rsidRDefault="00000000">
            <w:pPr>
              <w:jc w:val="center"/>
            </w:pPr>
            <w:r>
              <w:rPr>
                <w:color w:val="000000"/>
                <w:sz w:val="17"/>
                <w:szCs w:val="17"/>
              </w:rPr>
              <w:t>PK nativo</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FFC7E0" w14:textId="77777777" w:rsidR="00C34357" w:rsidRDefault="00000000">
            <w:r>
              <w:rPr>
                <w:color w:val="000000"/>
                <w:sz w:val="17"/>
                <w:szCs w:val="17"/>
              </w:rPr>
              <w:t>Correlación E2E por UUID</w:t>
            </w:r>
          </w:p>
        </w:tc>
      </w:tr>
      <w:tr w:rsidR="00C34357" w14:paraId="262E2941"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696CEF" w14:textId="77777777" w:rsidR="00C34357" w:rsidRDefault="00000000">
            <w:r>
              <w:rPr>
                <w:color w:val="C62828"/>
                <w:sz w:val="17"/>
                <w:szCs w:val="17"/>
              </w:rPr>
              <w:t>transaction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84DF66" w14:textId="77777777" w:rsidR="00C34357" w:rsidRDefault="00000000">
            <w:r>
              <w:rPr>
                <w:color w:val="000000"/>
                <w:sz w:val="17"/>
                <w:szCs w:val="17"/>
              </w:rPr>
              <w:t>olt_id, created_at</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F7B05FA" w14:textId="77777777" w:rsidR="00C34357" w:rsidRDefault="00000000">
            <w:pPr>
              <w:jc w:val="center"/>
            </w:pPr>
            <w:r>
              <w:rPr>
                <w:color w:val="000000"/>
                <w:sz w:val="17"/>
                <w:szCs w:val="17"/>
              </w:rPr>
              <w:t>B-tree compuesto</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A10AF4" w14:textId="77777777" w:rsidR="00C34357" w:rsidRDefault="00000000">
            <w:r>
              <w:rPr>
                <w:color w:val="000000"/>
                <w:sz w:val="17"/>
                <w:szCs w:val="17"/>
              </w:rPr>
              <w:t>Transacciones por OLT + rango fechas</w:t>
            </w:r>
          </w:p>
        </w:tc>
      </w:tr>
      <w:tr w:rsidR="00C34357" w14:paraId="5DC9EA4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3F16AC5" w14:textId="77777777" w:rsidR="00C34357" w:rsidRDefault="00000000">
            <w:r>
              <w:rPr>
                <w:color w:val="C62828"/>
                <w:sz w:val="17"/>
                <w:szCs w:val="17"/>
              </w:rPr>
              <w:t>transaction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99DE55" w14:textId="77777777" w:rsidR="00C34357" w:rsidRDefault="00000000">
            <w:r>
              <w:rPr>
                <w:color w:val="000000"/>
                <w:sz w:val="17"/>
                <w:szCs w:val="17"/>
              </w:rPr>
              <w:t>vno, status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CF349C1" w14:textId="77777777" w:rsidR="00C34357" w:rsidRDefault="00000000">
            <w:pPr>
              <w:jc w:val="center"/>
            </w:pPr>
            <w:r>
              <w:rPr>
                <w:color w:val="000000"/>
                <w:sz w:val="17"/>
                <w:szCs w:val="17"/>
              </w:rPr>
              <w:t>B-tree compuesto</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C615A17" w14:textId="77777777" w:rsidR="00C34357" w:rsidRDefault="00000000">
            <w:r>
              <w:rPr>
                <w:color w:val="000000"/>
                <w:sz w:val="17"/>
                <w:szCs w:val="17"/>
              </w:rPr>
              <w:t>Dashboard: transacciones por VNO y estado</w:t>
            </w:r>
          </w:p>
        </w:tc>
      </w:tr>
      <w:tr w:rsidR="00C34357" w:rsidRPr="00CB3C92" w14:paraId="45C37C2E"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2CF83D" w14:textId="77777777" w:rsidR="00C34357" w:rsidRDefault="00000000">
            <w:r>
              <w:rPr>
                <w:color w:val="C62828"/>
                <w:sz w:val="17"/>
                <w:szCs w:val="17"/>
              </w:rPr>
              <w:t>transaction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3C0538" w14:textId="77777777" w:rsidR="00C34357" w:rsidRDefault="00000000">
            <w:r>
              <w:rPr>
                <w:color w:val="000000"/>
                <w:sz w:val="17"/>
                <w:szCs w:val="17"/>
              </w:rPr>
              <w:t>created_at</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A0ECA4" w14:textId="77777777" w:rsidR="00C34357" w:rsidRDefault="00000000">
            <w:pPr>
              <w:jc w:val="center"/>
            </w:pPr>
            <w:r>
              <w:rPr>
                <w:color w:val="000000"/>
                <w:sz w:val="17"/>
                <w:szCs w:val="17"/>
              </w:rPr>
              <w:t>B-tree</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A32B5E" w14:textId="77777777" w:rsidR="00C34357" w:rsidRPr="005D78BF" w:rsidRDefault="00000000">
            <w:pPr>
              <w:rPr>
                <w:lang w:val="en-US"/>
              </w:rPr>
            </w:pPr>
            <w:r>
              <w:rPr>
                <w:color w:val="000000"/>
                <w:sz w:val="17"/>
                <w:szCs w:val="17"/>
                <w:lang w:val="en-US"/>
              </w:rPr>
              <w:t>Limpieza fn_cleanup_old_records()</w:t>
            </w:r>
          </w:p>
        </w:tc>
      </w:tr>
      <w:tr w:rsidR="00C34357" w14:paraId="5DAB3B7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7FD20A" w14:textId="77777777" w:rsidR="00C34357" w:rsidRDefault="00000000">
            <w:r>
              <w:rPr>
                <w:color w:val="C62828"/>
                <w:sz w:val="17"/>
                <w:szCs w:val="17"/>
              </w:rPr>
              <w:t>transaction_step</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DA9C7F5" w14:textId="77777777" w:rsidR="00C34357" w:rsidRDefault="00000000">
            <w:r>
              <w:rPr>
                <w:color w:val="000000"/>
                <w:sz w:val="17"/>
                <w:szCs w:val="17"/>
              </w:rPr>
              <w:t>tx_uuid (FK)</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690BCB" w14:textId="77777777" w:rsidR="00C34357" w:rsidRDefault="00000000">
            <w:pPr>
              <w:jc w:val="center"/>
            </w:pPr>
            <w:r>
              <w:rPr>
                <w:color w:val="000000"/>
                <w:sz w:val="17"/>
                <w:szCs w:val="17"/>
              </w:rPr>
              <w:t>B-tree</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F66C72" w14:textId="77777777" w:rsidR="00C34357" w:rsidRDefault="00000000">
            <w:r>
              <w:rPr>
                <w:color w:val="000000"/>
                <w:sz w:val="17"/>
                <w:szCs w:val="17"/>
              </w:rPr>
              <w:t>Join con transaction para trazabilidad</w:t>
            </w:r>
          </w:p>
        </w:tc>
      </w:tr>
      <w:tr w:rsidR="00C34357" w14:paraId="460D2FF9"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D14125B" w14:textId="77777777" w:rsidR="00C34357" w:rsidRDefault="00000000">
            <w:r>
              <w:rPr>
                <w:color w:val="C62828"/>
                <w:sz w:val="17"/>
                <w:szCs w:val="17"/>
              </w:rPr>
              <w:t>transaction_listener</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10D84B" w14:textId="77777777" w:rsidR="00C34357" w:rsidRDefault="00000000">
            <w:r>
              <w:rPr>
                <w:color w:val="000000"/>
                <w:sz w:val="17"/>
                <w:szCs w:val="17"/>
              </w:rPr>
              <w:t>tx_uuid (FK)</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4687AA" w14:textId="77777777" w:rsidR="00C34357" w:rsidRDefault="00000000">
            <w:pPr>
              <w:jc w:val="center"/>
            </w:pPr>
            <w:r>
              <w:rPr>
                <w:color w:val="000000"/>
                <w:sz w:val="17"/>
                <w:szCs w:val="17"/>
              </w:rPr>
              <w:t>B-tree</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CF7D78" w14:textId="77777777" w:rsidR="00C34357" w:rsidRDefault="00000000">
            <w:r>
              <w:rPr>
                <w:color w:val="000000"/>
                <w:sz w:val="17"/>
                <w:szCs w:val="17"/>
              </w:rPr>
              <w:t>Callbacks por transacción</w:t>
            </w:r>
          </w:p>
        </w:tc>
      </w:tr>
      <w:tr w:rsidR="00C34357" w14:paraId="7E444D1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2F632F6" w14:textId="77777777" w:rsidR="00C34357" w:rsidRDefault="00000000">
            <w:r>
              <w:rPr>
                <w:color w:val="C62828"/>
                <w:sz w:val="17"/>
                <w:szCs w:val="17"/>
              </w:rPr>
              <w:t>audit_log</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0DB021" w14:textId="77777777" w:rsidR="00C34357" w:rsidRDefault="00000000">
            <w:r>
              <w:rPr>
                <w:color w:val="000000"/>
                <w:sz w:val="17"/>
                <w:szCs w:val="17"/>
              </w:rPr>
              <w:t>created_at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2AB4A3" w14:textId="77777777" w:rsidR="00C34357" w:rsidRDefault="00000000">
            <w:pPr>
              <w:jc w:val="center"/>
            </w:pPr>
            <w:r>
              <w:rPr>
                <w:color w:val="000000"/>
                <w:sz w:val="17"/>
                <w:szCs w:val="17"/>
              </w:rPr>
              <w:t>B-tree</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60A91C" w14:textId="77777777" w:rsidR="00C34357" w:rsidRDefault="00000000">
            <w:r>
              <w:rPr>
                <w:color w:val="000000"/>
                <w:sz w:val="17"/>
                <w:szCs w:val="17"/>
              </w:rPr>
              <w:t>Limpieza + consultas por rango</w:t>
            </w:r>
          </w:p>
        </w:tc>
      </w:tr>
      <w:tr w:rsidR="00C34357" w14:paraId="24B5E8CD"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4F6FB6" w14:textId="77777777" w:rsidR="00C34357" w:rsidRDefault="00000000">
            <w:r>
              <w:rPr>
                <w:color w:val="C62828"/>
                <w:sz w:val="17"/>
                <w:szCs w:val="17"/>
              </w:rPr>
              <w:t>audit_log</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B7D5DAE" w14:textId="77777777" w:rsidR="00C34357" w:rsidRDefault="00000000">
            <w:r>
              <w:rPr>
                <w:color w:val="000000"/>
                <w:sz w:val="17"/>
                <w:szCs w:val="17"/>
              </w:rPr>
              <w:t>user_id, action</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37F9767" w14:textId="77777777" w:rsidR="00C34357" w:rsidRDefault="00000000">
            <w:pPr>
              <w:jc w:val="center"/>
            </w:pPr>
            <w:r>
              <w:rPr>
                <w:color w:val="000000"/>
                <w:sz w:val="17"/>
                <w:szCs w:val="17"/>
              </w:rPr>
              <w:t>B-tree compuesto</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E0374A" w14:textId="77777777" w:rsidR="00C34357" w:rsidRDefault="00000000">
            <w:r>
              <w:rPr>
                <w:color w:val="000000"/>
                <w:sz w:val="17"/>
                <w:szCs w:val="17"/>
              </w:rPr>
              <w:t>Auditoría por usuario y acción</w:t>
            </w:r>
          </w:p>
        </w:tc>
      </w:tr>
      <w:tr w:rsidR="00C34357" w14:paraId="7899ADB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1B0CEEB" w14:textId="77777777" w:rsidR="00C34357" w:rsidRDefault="00000000">
            <w:r>
              <w:rPr>
                <w:color w:val="C62828"/>
                <w:sz w:val="17"/>
                <w:szCs w:val="17"/>
              </w:rPr>
              <w:t>olt_inventory</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FF1465" w14:textId="77777777" w:rsidR="00C34357" w:rsidRDefault="00000000">
            <w:r>
              <w:rPr>
                <w:color w:val="000000"/>
                <w:sz w:val="17"/>
                <w:szCs w:val="17"/>
              </w:rPr>
              <w:t>ip</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BE2675" w14:textId="77777777" w:rsidR="00C34357" w:rsidRDefault="00000000">
            <w:pPr>
              <w:jc w:val="center"/>
            </w:pPr>
            <w:r>
              <w:rPr>
                <w:color w:val="000000"/>
                <w:sz w:val="17"/>
                <w:szCs w:val="17"/>
              </w:rPr>
              <w:t>UNIQUE</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D62015" w14:textId="77777777" w:rsidR="00C34357" w:rsidRDefault="00000000">
            <w:r>
              <w:rPr>
                <w:color w:val="000000"/>
                <w:sz w:val="17"/>
                <w:szCs w:val="17"/>
              </w:rPr>
              <w:t>Búsqueda OLT por IP (SSH)</w:t>
            </w:r>
          </w:p>
        </w:tc>
      </w:tr>
      <w:tr w:rsidR="00C34357" w14:paraId="761386E4"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A9B7C5" w14:textId="77777777" w:rsidR="00C34357" w:rsidRDefault="00000000">
            <w:r>
              <w:rPr>
                <w:color w:val="C62828"/>
                <w:sz w:val="17"/>
                <w:szCs w:val="17"/>
              </w:rPr>
              <w:t>olt_inventory</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FBD144" w14:textId="77777777" w:rsidR="00C34357" w:rsidRDefault="00000000">
            <w:r>
              <w:rPr>
                <w:color w:val="000000"/>
                <w:sz w:val="17"/>
                <w:szCs w:val="17"/>
              </w:rPr>
              <w:t>vendor, technology</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697E93C" w14:textId="77777777" w:rsidR="00C34357" w:rsidRDefault="00000000">
            <w:pPr>
              <w:jc w:val="center"/>
            </w:pPr>
            <w:r>
              <w:rPr>
                <w:color w:val="000000"/>
                <w:sz w:val="17"/>
                <w:szCs w:val="17"/>
              </w:rPr>
              <w:t>B-tree compuesto</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CDB59DF" w14:textId="77777777" w:rsidR="00C34357" w:rsidRDefault="00000000">
            <w:r>
              <w:rPr>
                <w:color w:val="000000"/>
                <w:sz w:val="17"/>
                <w:szCs w:val="17"/>
              </w:rPr>
              <w:t>Filtrado vendor/tecnología</w:t>
            </w:r>
          </w:p>
        </w:tc>
      </w:tr>
      <w:tr w:rsidR="00C34357" w14:paraId="74E5ACB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62AD296" w14:textId="77777777" w:rsidR="00C34357" w:rsidRDefault="00000000">
            <w:r>
              <w:rPr>
                <w:color w:val="C62828"/>
                <w:sz w:val="17"/>
                <w:szCs w:val="17"/>
              </w:rPr>
              <w:t>feature_flag</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DDA4C7" w14:textId="77777777" w:rsidR="00C34357" w:rsidRDefault="00000000">
            <w:r>
              <w:rPr>
                <w:color w:val="000000"/>
                <w:sz w:val="17"/>
                <w:szCs w:val="17"/>
              </w:rPr>
              <w:t>vno, product, technology, operation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07296E" w14:textId="77777777" w:rsidR="00C34357" w:rsidRDefault="00000000">
            <w:pPr>
              <w:jc w:val="center"/>
            </w:pPr>
            <w:r>
              <w:rPr>
                <w:color w:val="000000"/>
                <w:sz w:val="17"/>
                <w:szCs w:val="17"/>
              </w:rPr>
              <w:t>B-tree compuesto</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CD3135" w14:textId="77777777" w:rsidR="00C34357" w:rsidRDefault="00000000">
            <w:r>
              <w:rPr>
                <w:color w:val="000000"/>
                <w:sz w:val="17"/>
                <w:szCs w:val="17"/>
              </w:rPr>
              <w:t>Evaluación Feature Flag</w:t>
            </w:r>
          </w:p>
        </w:tc>
      </w:tr>
      <w:tr w:rsidR="00C34357" w14:paraId="731192B2"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A1F1ED4" w14:textId="77777777" w:rsidR="00C34357" w:rsidRDefault="00000000">
            <w:r>
              <w:rPr>
                <w:color w:val="C62828"/>
                <w:sz w:val="17"/>
                <w:szCs w:val="17"/>
              </w:rPr>
              <w:t>command_template</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EE6FBB" w14:textId="77777777" w:rsidR="00C34357" w:rsidRPr="005D78BF" w:rsidRDefault="00000000">
            <w:pPr>
              <w:rPr>
                <w:lang w:val="en-US"/>
              </w:rPr>
            </w:pPr>
            <w:r>
              <w:rPr>
                <w:color w:val="000000"/>
                <w:sz w:val="17"/>
                <w:szCs w:val="17"/>
                <w:lang w:val="en-US"/>
              </w:rPr>
              <w:t>vendor, service_type, operation_type</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440FBB4" w14:textId="77777777" w:rsidR="00C34357" w:rsidRDefault="00000000">
            <w:pPr>
              <w:jc w:val="center"/>
            </w:pPr>
            <w:r>
              <w:rPr>
                <w:color w:val="000000"/>
                <w:sz w:val="17"/>
                <w:szCs w:val="17"/>
              </w:rPr>
              <w:t>B-tree compuesto</w:t>
            </w:r>
          </w:p>
        </w:tc>
        <w:tc>
          <w:tcPr>
            <w:tcW w:w="4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C04E6A8" w14:textId="77777777" w:rsidR="00C34357" w:rsidRDefault="00000000">
            <w:r>
              <w:rPr>
                <w:color w:val="000000"/>
                <w:sz w:val="17"/>
                <w:szCs w:val="17"/>
              </w:rPr>
              <w:t>Resolución template Config Engine</w:t>
            </w:r>
          </w:p>
        </w:tc>
      </w:tr>
    </w:tbl>
    <w:p w14:paraId="0435A470" w14:textId="77777777" w:rsidR="00C34357" w:rsidRDefault="00000000">
      <w:pPr>
        <w:pStyle w:val="Ttulo2"/>
      </w:pPr>
      <w:bookmarkStart w:id="160" w:name="_Toc226041928"/>
      <w:r>
        <w:t>10.9 Migraciones de schema (Alembic)</w:t>
      </w:r>
      <w:bookmarkEnd w:id="160"/>
    </w:p>
    <w:p w14:paraId="18F21436" w14:textId="77777777" w:rsidR="00C34357" w:rsidRDefault="00000000">
      <w:pPr>
        <w:spacing w:after="160"/>
        <w:jc w:val="both"/>
      </w:pPr>
      <w:r>
        <w:t>Las migraciones de schema de PostgreSQL se gestionan mediante Alembic, la herramienta estándar de migraciones para proyectos Python con SQLAlchemy/asyncpg. Cada cambio en el modelo de datos genera un script de migración versionado que se almacena en el repositorio Git y se ejecuta automáticamente como parte del pipeline de CI/CD (ArgoCD). Esto garantiza que todos los ambientes (DEV, QA, PROD) tienen exactamente el mismo schema, con trazabilidad completa de cada cambio y capacidad de rollback a cualquier versión anterior.</w:t>
      </w:r>
    </w:p>
    <w:p w14:paraId="19FE25F3" w14:textId="77777777" w:rsidR="00C34357" w:rsidRDefault="00000000">
      <w:pPr>
        <w:pStyle w:val="Ttulo2"/>
      </w:pPr>
      <w:bookmarkStart w:id="161" w:name="_Toc226041929"/>
      <w:r>
        <w:t>10.10 Alcance del modelo de datos de Komands</w:t>
      </w:r>
      <w:bookmarkEnd w:id="161"/>
    </w:p>
    <w:p w14:paraId="460295F2" w14:textId="77777777" w:rsidR="00C34357" w:rsidRDefault="00000000">
      <w:pPr>
        <w:spacing w:after="160"/>
        <w:jc w:val="both"/>
      </w:pPr>
      <w:r>
        <w:t xml:space="preserve">El modelo de datos de Komands se diseña con un alcance acotado a su responsabilidad como ejecutor de comandos CLI en la red. Komands NO mantiene inventarios propios de recursos de </w:t>
      </w:r>
      <w:r>
        <w:lastRenderedPageBreak/>
        <w:t>red (VLANs, puertos, ONTs activas, servicios provisionados). Estas responsabilidades son de OSP (factibilidad y asignación) y CMDB/ServiceNow (inventario de servicios activos):</w:t>
      </w:r>
    </w:p>
    <w:p w14:paraId="6C3F475E" w14:textId="77777777" w:rsidR="00C34357" w:rsidRDefault="00000000">
      <w:pPr>
        <w:pStyle w:val="Prrafodelista"/>
        <w:spacing w:after="80"/>
        <w:ind w:left="720" w:hanging="360"/>
      </w:pPr>
      <w:r>
        <w:t>• Inventario de VLANs: Las VLANs (SVLAN, CVLAN, User-VLAN) se asignan por OSP y ServiceNow, y se reciben como parámetros del request. La tabla vlan_assignment contiene la definición estática de VLANs por diseño de red, no un inventario dinámico.</w:t>
      </w:r>
    </w:p>
    <w:p w14:paraId="52A1D4E9" w14:textId="77777777" w:rsidR="00C34357" w:rsidRDefault="00000000">
      <w:pPr>
        <w:pStyle w:val="Prrafodelista"/>
        <w:spacing w:after="80"/>
        <w:ind w:left="720" w:hanging="360"/>
      </w:pPr>
      <w:r>
        <w:t>• Inventario de ONTs y servicios activos: CMDB/ServiceNow mantiene el registro de qué servicios están activos en cada ONT. Komands registra transacciones (retención 90 días) pero no mantiene inventario permanente de servicios provisionados.</w:t>
      </w:r>
    </w:p>
    <w:p w14:paraId="2571E0EA" w14:textId="77777777" w:rsidR="00C34357" w:rsidRDefault="00000000">
      <w:pPr>
        <w:pStyle w:val="Prrafodelista"/>
        <w:spacing w:after="80"/>
        <w:ind w:left="720" w:hanging="360"/>
      </w:pPr>
      <w:r>
        <w:t>• Reconciliación CMDB vs OLT real: Se ejecuta implícitamente en cada transacción: si Komands intenta conectarse a una OLT y falla (IP incorrecta, OLT decomisionada), la transacción falla con código específico que alerta sobre la discrepancia. Como mejora post-garantía, se recomienda implementar un proceso de reconciliación periódica que valide la alcanzabilidad SSH de todas las OLTs del catálogo.</w:t>
      </w:r>
    </w:p>
    <w:p w14:paraId="1CCE2490" w14:textId="77777777" w:rsidR="00C34357" w:rsidRDefault="00000000">
      <w:pPr>
        <w:pStyle w:val="Ttulo2"/>
      </w:pPr>
      <w:bookmarkStart w:id="162" w:name="_Toc226041930"/>
      <w:r>
        <w:t>10.11 Referencia a DDL y ERD completos</w:t>
      </w:r>
      <w:bookmarkEnd w:id="162"/>
    </w:p>
    <w:p w14:paraId="2B5D5A97" w14:textId="77777777" w:rsidR="00C34357" w:rsidRDefault="00000000">
      <w:pPr>
        <w:spacing w:after="160"/>
        <w:jc w:val="both"/>
      </w:pPr>
      <w:r>
        <w:t>La definición completa del modelo de datos se documenta en los siguientes entregables complementarios del HLD:</w:t>
      </w:r>
    </w:p>
    <w:p w14:paraId="37692820" w14:textId="77777777" w:rsidR="00C34357" w:rsidRDefault="00000000">
      <w:pPr>
        <w:pStyle w:val="Prrafodelista"/>
        <w:spacing w:after="80"/>
        <w:ind w:left="720" w:hanging="360"/>
      </w:pPr>
      <w:r>
        <w:rPr>
          <w:lang w:val="en-US"/>
        </w:rPr>
        <w:t xml:space="preserve">• Anexo B: DDL PostgreSQL (schema komands completo) — Entregable separado (komands_schema_ddl.sql). </w:t>
      </w:r>
      <w:r>
        <w:t>El DDL se genera como parte de la Fase 1 del proyecto y se mantiene versionado en el repositorio Git mediante migraciones Alembic.</w:t>
      </w:r>
    </w:p>
    <w:p w14:paraId="58352239" w14:textId="77777777" w:rsidR="00C34357" w:rsidRDefault="00000000">
      <w:pPr>
        <w:pStyle w:val="Prrafodelista"/>
        <w:spacing w:after="80"/>
        <w:ind w:left="720" w:hanging="360"/>
      </w:pPr>
      <w:r>
        <w:t>• Anexo C: Diagrama E-R completo — Archivos .drawio editables: Komands_ERD_v2.drawio (6 páginas por dominio) y Komands_ERD_v2_unified.drawio (vista unificada, color-coded por dominio).</w:t>
      </w:r>
    </w:p>
    <w:p w14:paraId="096ED34E" w14:textId="77777777" w:rsidR="00C34357" w:rsidRDefault="00000000">
      <w:pPr>
        <w:pStyle w:val="Prrafodelista"/>
        <w:spacing w:after="80"/>
        <w:ind w:left="720" w:hanging="360"/>
      </w:pPr>
      <w:r>
        <w:t>• Documento de referencia: Modelo de Datos Komands v2 (REF-12) — Documento completo con detalle de cada tabla, columnas, tipos de datos, constraints, índices y relaciones.</w:t>
      </w:r>
    </w:p>
    <w:p w14:paraId="7BAD0EB4" w14:textId="77777777" w:rsidR="00C34357" w:rsidRDefault="00000000">
      <w:pPr>
        <w:pBdr>
          <w:left w:val="single" w:sz="12" w:space="8" w:color="4472C4"/>
        </w:pBdr>
        <w:spacing w:before="100" w:after="160"/>
        <w:ind w:left="360" w:right="360"/>
      </w:pPr>
      <w:r>
        <w:rPr>
          <w:i/>
          <w:iCs/>
          <w:color w:val="444444"/>
          <w:sz w:val="20"/>
          <w:szCs w:val="20"/>
        </w:rPr>
        <w:t>Nota: El modelo de datos se versiona junto con el código fuente en el repositorio GitLab del proyecto. Los cambios en el schema se gestionan mediante Alembic con scripts de migración versionados, asegurando trazabilidad y reproducibilidad en todos los ambientes (DEV, QA, PROD). Cada migración se ejecuta automáticamente como parte del pipeline ArgoCD.</w:t>
      </w:r>
    </w:p>
    <w:p w14:paraId="391A1883" w14:textId="77777777" w:rsidR="00C34357" w:rsidRDefault="00000000">
      <w:pPr>
        <w:pStyle w:val="Ttulo1"/>
      </w:pPr>
      <w:bookmarkStart w:id="163" w:name="_Toc226041931"/>
      <w:r>
        <w:t>11. CATÁLOGO DE COMANDOS OLT</w:t>
      </w:r>
      <w:bookmarkEnd w:id="163"/>
    </w:p>
    <w:p w14:paraId="392B1CA7" w14:textId="77777777" w:rsidR="00C34357" w:rsidRDefault="00000000">
      <w:pPr>
        <w:spacing w:after="160"/>
        <w:jc w:val="both"/>
      </w:pPr>
      <w:r>
        <w:t>Esta sección documenta la estrategia de abstracción de comandos CLI que implementa la plataforma Komands para ejecutar operaciones de provisión en las OLTs Nokia y Huawei de la red GPON de ON·NET Fibra. El catálogo de comandos es el componente central del Config Engine y constituye el conocimiento técnico que permite a Komands reemplazar a los Resource Adapters propietarios de BluePlanet.</w:t>
      </w:r>
    </w:p>
    <w:p w14:paraId="45F6FBF3" w14:textId="77777777" w:rsidR="00C34357" w:rsidRDefault="00000000">
      <w:pPr>
        <w:spacing w:after="160"/>
        <w:jc w:val="both"/>
      </w:pPr>
      <w:r>
        <w:t>El contenido de esta sección se basa en la reingeniería completa de los 12 BPMNs de Camunda de BluePlanet, el análisis de los Resource Adapter types (rapnk7ktcn para Nokia, raphw para Huawei), y la validación en laboratorio con OLTs reales. Los LLDs (Low-Level Designs) de FTTH y SSAA consolidados (REF-09 y REF-10) contienen el detalle completo de cada comando; esta sección presenta el resumen ejecutivo a nivel de HLD.</w:t>
      </w:r>
    </w:p>
    <w:p w14:paraId="2F2C657B" w14:textId="77777777" w:rsidR="00C34357" w:rsidRDefault="00000000">
      <w:pPr>
        <w:pStyle w:val="Ttulo2"/>
      </w:pPr>
      <w:bookmarkStart w:id="164" w:name="_Toc226041932"/>
      <w:r>
        <w:t>11.1 Estrategia de templates parametrizados</w:t>
      </w:r>
      <w:bookmarkEnd w:id="164"/>
    </w:p>
    <w:p w14:paraId="553DEF1B" w14:textId="77777777" w:rsidR="00C34357" w:rsidRDefault="00000000">
      <w:pPr>
        <w:spacing w:after="160"/>
        <w:jc w:val="both"/>
      </w:pPr>
      <w:r>
        <w:lastRenderedPageBreak/>
        <w:t>Komands implementa un motor de abstracción por vendor basado en templates parametrizados almacenados en la base de datos (tabla komands.command_template). Cada template define la secuencia completa de comandos CLI necesarios para ejecutar una operación específica en un vendor/producto/tecnología determinados, con variables sustituibles que se resuelven en tiempo de ejecución a partir de los datos del request de ServiceNow y la configuración del Catálogo Técnico.</w:t>
      </w:r>
    </w:p>
    <w:p w14:paraId="440ACD54" w14:textId="77777777" w:rsidR="00C34357" w:rsidRDefault="00000000">
      <w:pPr>
        <w:spacing w:after="160"/>
        <w:jc w:val="both"/>
      </w:pPr>
      <w:r>
        <w:rPr>
          <w:b/>
          <w:bCs/>
        </w:rPr>
        <w:t>Dimensiones de parametrización de un template:</w:t>
      </w:r>
    </w:p>
    <w:p w14:paraId="6D73E648" w14:textId="77777777" w:rsidR="00C34357" w:rsidRDefault="00000000">
      <w:pPr>
        <w:pStyle w:val="Prrafodelista"/>
        <w:spacing w:after="80"/>
        <w:ind w:left="720" w:hanging="360"/>
      </w:pPr>
      <w:r>
        <w:t>• Vendor: Nokia o Huawei (determina la estructura de comandos CLI, el device_type Netmiko y el Response Parser).</w:t>
      </w:r>
    </w:p>
    <w:p w14:paraId="12563F09" w14:textId="77777777" w:rsidR="00C34357" w:rsidRDefault="00000000">
      <w:pPr>
        <w:pStyle w:val="Prrafodelista"/>
        <w:spacing w:after="80"/>
        <w:ind w:left="720" w:hanging="360"/>
      </w:pPr>
      <w:r>
        <w:t>• Producto: FTTH (Internet/IPTV/VoIP) o SSAA (grupos A, B, C, D, E, BX, DX).</w:t>
      </w:r>
    </w:p>
    <w:p w14:paraId="11BCFEE2" w14:textId="77777777" w:rsidR="00C34357" w:rsidRPr="005D78BF" w:rsidRDefault="00000000">
      <w:pPr>
        <w:pStyle w:val="Prrafodelista"/>
        <w:spacing w:after="80"/>
        <w:ind w:left="720" w:hanging="360"/>
        <w:rPr>
          <w:lang w:val="en-US"/>
        </w:rPr>
      </w:pPr>
      <w:r>
        <w:rPr>
          <w:lang w:val="en-US"/>
        </w:rPr>
        <w:t>• Operación: PROVISION, DEPROVISION, MODIFY, SPEED_CHANGE, ONT_SWAP, RESET, QUERY, PRE_CLEANUP.</w:t>
      </w:r>
    </w:p>
    <w:p w14:paraId="1A8AE9F0" w14:textId="77777777" w:rsidR="00C34357" w:rsidRDefault="00000000">
      <w:pPr>
        <w:pStyle w:val="Prrafodelista"/>
        <w:spacing w:after="80"/>
        <w:ind w:left="720" w:hanging="360"/>
      </w:pPr>
      <w:r>
        <w:t>• Tecnología: GPON, XGPON, XGSPON (afecta ont-type y perfiles de velocidad disponibles).</w:t>
      </w:r>
    </w:p>
    <w:p w14:paraId="5E3D5AC0" w14:textId="77777777" w:rsidR="00C34357" w:rsidRDefault="00000000">
      <w:pPr>
        <w:spacing w:after="160"/>
        <w:jc w:val="both"/>
      </w:pPr>
      <w:r>
        <w:rPr>
          <w:b/>
          <w:bCs/>
        </w:rPr>
        <w:t>Estructura de un template (tabla command_template):</w:t>
      </w:r>
    </w:p>
    <w:p w14:paraId="72CF6B49" w14:textId="77777777" w:rsidR="00C34357" w:rsidRDefault="00000000">
      <w:pPr>
        <w:pStyle w:val="Prrafodelista"/>
        <w:spacing w:after="80"/>
        <w:ind w:left="720" w:hanging="360"/>
      </w:pPr>
      <w:r>
        <w:t>• Cada template contiene un arreglo de pasos (steps[]) ordenados secuencialmente.</w:t>
      </w:r>
    </w:p>
    <w:p w14:paraId="1A53D32C" w14:textId="77777777" w:rsidR="00C34357" w:rsidRDefault="00000000">
      <w:pPr>
        <w:pStyle w:val="Prrafodelista"/>
        <w:spacing w:after="80"/>
        <w:ind w:left="720" w:hanging="360"/>
      </w:pPr>
      <w:r>
        <w:t>• Cada paso define: el comando CLI con variables ({slot}, {pon}, {ont_id}, {svlan}, {gemport}, etc.), la validación esperada de la respuesta (regex), el timeout máximo del paso (segundos), la criticidad (critical=true dispara rollback si falla), y el comando de rollback correspondiente.</w:t>
      </w:r>
    </w:p>
    <w:p w14:paraId="1CD8F802" w14:textId="77777777" w:rsidR="00C34357" w:rsidRDefault="00000000">
      <w:pPr>
        <w:pStyle w:val="Prrafodelista"/>
        <w:spacing w:after="80"/>
        <w:ind w:left="720" w:hanging="360"/>
      </w:pPr>
      <w:r>
        <w:t>• Las variables se definen en la tabla template_variable con tipo de dato, validación, y valores permitidos.</w:t>
      </w:r>
    </w:p>
    <w:p w14:paraId="4AAF20F8" w14:textId="77777777" w:rsidR="00C34357" w:rsidRDefault="00000000">
      <w:pPr>
        <w:pStyle w:val="Prrafodelista"/>
        <w:spacing w:after="80"/>
        <w:ind w:left="720" w:hanging="360"/>
      </w:pPr>
      <w:r>
        <w:t>• Los templates son configurables en base de datos sin despliegue de código, lo que permite agregar nuevos productos o ajustar comandos operacionalmente.</w:t>
      </w:r>
    </w:p>
    <w:p w14:paraId="3B90A56F" w14:textId="77777777" w:rsidR="00C34357" w:rsidRDefault="00000000">
      <w:pPr>
        <w:pBdr>
          <w:left w:val="single" w:sz="12" w:space="8" w:color="4472C4"/>
        </w:pBdr>
        <w:spacing w:before="100" w:after="160"/>
        <w:ind w:left="360" w:right="360"/>
      </w:pPr>
      <w:r>
        <w:rPr>
          <w:i/>
          <w:iCs/>
          <w:color w:val="444444"/>
          <w:sz w:val="20"/>
          <w:szCs w:val="20"/>
        </w:rPr>
        <w:t>Nota: La decisión de almacenar los templates en base de datos (y no hardcodeados en código) permite que la Mesa de Operaciones o Ingeniería de Redes puedan ajustar comandos CLI sin necesidad de un nuevo release de código, facilitando la operación post Go-Live y la respuesta rápida ante cambios de firmware de las OLTs.</w:t>
      </w:r>
    </w:p>
    <w:p w14:paraId="372756E9" w14:textId="77777777" w:rsidR="00C34357" w:rsidRDefault="00000000">
      <w:r>
        <w:br w:type="page"/>
      </w:r>
    </w:p>
    <w:p w14:paraId="7B3DFC56" w14:textId="77777777" w:rsidR="00C34357" w:rsidRDefault="00000000">
      <w:pPr>
        <w:pStyle w:val="Ttulo2"/>
      </w:pPr>
      <w:bookmarkStart w:id="165" w:name="_Toc226041933"/>
      <w:r>
        <w:lastRenderedPageBreak/>
        <w:t>11.2 Diferencias clave Nokia vs Huawei</w:t>
      </w:r>
      <w:bookmarkEnd w:id="165"/>
    </w:p>
    <w:p w14:paraId="14066B54" w14:textId="77777777" w:rsidR="00C34357" w:rsidRDefault="00000000">
      <w:pPr>
        <w:spacing w:after="160"/>
        <w:jc w:val="both"/>
      </w:pPr>
      <w:r>
        <w:t>Las OLTs Nokia y Huawei tienen diferencias fundamentales en la forma de configurar servicios GPON, lo que requiere que el Config Engine genere secuencias de comandos completamente distintas para cada vendor. La siguiente tabla resume las diferencias más relevantes para el diseño de Komands: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3780"/>
        <w:gridCol w:w="3780"/>
      </w:tblGrid>
      <w:tr w:rsidR="00C34357" w14:paraId="7B1DE38C"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5502133" w14:textId="77777777" w:rsidR="00C34357" w:rsidRDefault="00000000">
            <w:pPr>
              <w:jc w:val="center"/>
            </w:pPr>
            <w:r>
              <w:rPr>
                <w:b/>
                <w:bCs/>
                <w:color w:val="FFFFFF"/>
                <w:sz w:val="20"/>
                <w:szCs w:val="20"/>
              </w:rPr>
              <w:t>Dimensión</w:t>
            </w:r>
          </w:p>
        </w:tc>
        <w:tc>
          <w:tcPr>
            <w:tcW w:w="37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E167764" w14:textId="77777777" w:rsidR="00C34357" w:rsidRDefault="00000000">
            <w:pPr>
              <w:jc w:val="center"/>
            </w:pPr>
            <w:r>
              <w:rPr>
                <w:b/>
                <w:bCs/>
                <w:color w:val="FFFFFF"/>
                <w:sz w:val="20"/>
                <w:szCs w:val="20"/>
              </w:rPr>
              <w:t>Nokia ISAM (7302/7360)</w:t>
            </w:r>
          </w:p>
        </w:tc>
        <w:tc>
          <w:tcPr>
            <w:tcW w:w="37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EEF3DAD" w14:textId="77777777" w:rsidR="00C34357" w:rsidRDefault="00000000">
            <w:pPr>
              <w:jc w:val="center"/>
            </w:pPr>
            <w:r>
              <w:rPr>
                <w:b/>
                <w:bCs/>
                <w:color w:val="FFFFFF"/>
                <w:sz w:val="20"/>
                <w:szCs w:val="20"/>
              </w:rPr>
              <w:t>Huawei (MA5600T/MA5800)</w:t>
            </w:r>
          </w:p>
        </w:tc>
      </w:tr>
      <w:tr w:rsidR="00C34357" w:rsidRPr="00CB3C92" w14:paraId="4B6C839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4AF598F" w14:textId="77777777" w:rsidR="00C34357" w:rsidRDefault="00000000">
            <w:r>
              <w:rPr>
                <w:b/>
                <w:bCs/>
                <w:color w:val="000000"/>
                <w:sz w:val="17"/>
                <w:szCs w:val="17"/>
              </w:rPr>
              <w:t>Modelo CLI</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60BABC7" w14:textId="77777777" w:rsidR="00C34357" w:rsidRPr="005D78BF" w:rsidRDefault="00000000">
            <w:pPr>
              <w:rPr>
                <w:lang w:val="en-US"/>
              </w:rPr>
            </w:pPr>
            <w:r>
              <w:rPr>
                <w:color w:val="000000"/>
                <w:sz w:val="16"/>
                <w:szCs w:val="16"/>
                <w:lang w:val="en-US"/>
              </w:rPr>
              <w:t>configure equipment ont interface {s}/{p}/{o}/{if}/{subif}</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C9A930" w14:textId="77777777" w:rsidR="00C34357" w:rsidRPr="005D78BF" w:rsidRDefault="00000000">
            <w:pPr>
              <w:rPr>
                <w:lang w:val="en-US"/>
              </w:rPr>
            </w:pPr>
            <w:r>
              <w:rPr>
                <w:color w:val="000000"/>
                <w:sz w:val="16"/>
                <w:szCs w:val="16"/>
                <w:lang w:val="en-US"/>
              </w:rPr>
              <w:t>service-port vlan {svlan} gpon {s}/{p} ont {o} gemport {g} ...</w:t>
            </w:r>
          </w:p>
        </w:tc>
      </w:tr>
      <w:tr w:rsidR="00C34357" w:rsidRPr="00CB3C92" w14:paraId="578196DD"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01C41A" w14:textId="77777777" w:rsidR="00C34357" w:rsidRDefault="00000000">
            <w:r>
              <w:rPr>
                <w:b/>
                <w:bCs/>
                <w:color w:val="000000"/>
                <w:sz w:val="17"/>
                <w:szCs w:val="17"/>
              </w:rPr>
              <w:t>Unidad de servicio</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CCD769" w14:textId="77777777" w:rsidR="00C34357" w:rsidRDefault="00000000">
            <w:r>
              <w:rPr>
                <w:color w:val="000000"/>
                <w:sz w:val="16"/>
                <w:szCs w:val="16"/>
              </w:rPr>
              <w:t>Bridge-port por VLAN + Queue con prioridad</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870B94D" w14:textId="77777777" w:rsidR="00C34357" w:rsidRPr="005D78BF" w:rsidRDefault="00000000">
            <w:pPr>
              <w:rPr>
                <w:lang w:val="en-US"/>
              </w:rPr>
            </w:pPr>
            <w:r>
              <w:rPr>
                <w:color w:val="000000"/>
                <w:sz w:val="16"/>
                <w:szCs w:val="16"/>
                <w:lang w:val="en-US"/>
              </w:rPr>
              <w:t>Service-port por gemport+VLAN con traffic-table</w:t>
            </w:r>
          </w:p>
        </w:tc>
      </w:tr>
      <w:tr w:rsidR="00C34357" w:rsidRPr="00CB3C92" w14:paraId="0B47E0E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857899" w14:textId="77777777" w:rsidR="00C34357" w:rsidRDefault="00000000">
            <w:r>
              <w:rPr>
                <w:b/>
                <w:bCs/>
                <w:color w:val="000000"/>
                <w:sz w:val="17"/>
                <w:szCs w:val="17"/>
              </w:rPr>
              <w:t>QoS</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705708" w14:textId="77777777" w:rsidR="00C34357" w:rsidRDefault="00000000">
            <w:r>
              <w:rPr>
                <w:color w:val="000000"/>
                <w:sz w:val="16"/>
                <w:szCs w:val="16"/>
              </w:rPr>
              <w:t>Queue (0-7) con Priority (0-7). Fijo por servicio.</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C79264" w14:textId="77777777" w:rsidR="00C34357" w:rsidRPr="005D78BF" w:rsidRDefault="00000000">
            <w:pPr>
              <w:rPr>
                <w:lang w:val="en-US"/>
              </w:rPr>
            </w:pPr>
            <w:r>
              <w:rPr>
                <w:color w:val="000000"/>
                <w:sz w:val="16"/>
                <w:szCs w:val="16"/>
                <w:lang w:val="en-US"/>
              </w:rPr>
              <w:t>Traffic-table con perfiles upstream/downstream por nombre.</w:t>
            </w:r>
          </w:p>
        </w:tc>
      </w:tr>
      <w:tr w:rsidR="00C34357" w:rsidRPr="00CB3C92" w14:paraId="265C087F"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F8C6200" w14:textId="77777777" w:rsidR="00C34357" w:rsidRDefault="00000000">
            <w:r>
              <w:rPr>
                <w:b/>
                <w:bCs/>
                <w:color w:val="000000"/>
                <w:sz w:val="17"/>
                <w:szCs w:val="17"/>
              </w:rPr>
              <w:t>FTTH Internet</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798708B" w14:textId="77777777" w:rsidR="00C34357" w:rsidRDefault="00000000">
            <w:r>
              <w:rPr>
                <w:color w:val="000000"/>
                <w:sz w:val="16"/>
                <w:szCs w:val="16"/>
              </w:rPr>
              <w:t>Bridge-port + Queue 0 / Priority 4</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225678" w14:textId="77777777" w:rsidR="00C34357" w:rsidRPr="005D78BF" w:rsidRDefault="00000000">
            <w:pPr>
              <w:rPr>
                <w:lang w:val="en-US"/>
              </w:rPr>
            </w:pPr>
            <w:r>
              <w:rPr>
                <w:color w:val="000000"/>
                <w:sz w:val="16"/>
                <w:szCs w:val="16"/>
                <w:lang w:val="en-US"/>
              </w:rPr>
              <w:t>Service-port gemport 2 + traffic-table</w:t>
            </w:r>
          </w:p>
        </w:tc>
      </w:tr>
      <w:tr w:rsidR="00C34357" w:rsidRPr="00CB3C92" w14:paraId="42F7017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BEADE1" w14:textId="77777777" w:rsidR="00C34357" w:rsidRDefault="00000000">
            <w:r>
              <w:rPr>
                <w:b/>
                <w:bCs/>
                <w:color w:val="000000"/>
                <w:sz w:val="17"/>
                <w:szCs w:val="17"/>
              </w:rPr>
              <w:t>FTTH VoIP</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215DFE" w14:textId="77777777" w:rsidR="00C34357" w:rsidRDefault="00000000">
            <w:r>
              <w:rPr>
                <w:color w:val="000000"/>
                <w:sz w:val="16"/>
                <w:szCs w:val="16"/>
              </w:rPr>
              <w:t>Bridge-port + Queue 4 / Priority 5</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1F972A" w14:textId="77777777" w:rsidR="00C34357" w:rsidRPr="005D78BF" w:rsidRDefault="00000000">
            <w:pPr>
              <w:rPr>
                <w:lang w:val="en-US"/>
              </w:rPr>
            </w:pPr>
            <w:r>
              <w:rPr>
                <w:color w:val="000000"/>
                <w:sz w:val="16"/>
                <w:szCs w:val="16"/>
                <w:lang w:val="en-US"/>
              </w:rPr>
              <w:t>Service-port gemport 6 + traffic-table</w:t>
            </w:r>
          </w:p>
        </w:tc>
      </w:tr>
      <w:tr w:rsidR="00C34357" w:rsidRPr="00CB3C92" w14:paraId="0BF496C1"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FF4E6E" w14:textId="77777777" w:rsidR="00C34357" w:rsidRDefault="00000000">
            <w:r>
              <w:rPr>
                <w:b/>
                <w:bCs/>
                <w:color w:val="000000"/>
                <w:sz w:val="17"/>
                <w:szCs w:val="17"/>
              </w:rPr>
              <w:t>FTTH IPTV</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570878A" w14:textId="77777777" w:rsidR="00C34357" w:rsidRPr="005D78BF" w:rsidRDefault="00000000">
            <w:pPr>
              <w:rPr>
                <w:lang w:val="en-US"/>
              </w:rPr>
            </w:pPr>
            <w:r>
              <w:rPr>
                <w:color w:val="000000"/>
                <w:sz w:val="16"/>
                <w:szCs w:val="16"/>
                <w:lang w:val="en-US"/>
              </w:rPr>
              <w:t>Bridge-port + Queue 5 / Priority 6 + IGMP Multicast</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0C67BE" w14:textId="77777777" w:rsidR="00C34357" w:rsidRPr="005D78BF" w:rsidRDefault="00000000">
            <w:pPr>
              <w:rPr>
                <w:lang w:val="en-US"/>
              </w:rPr>
            </w:pPr>
            <w:r>
              <w:rPr>
                <w:color w:val="000000"/>
                <w:sz w:val="16"/>
                <w:szCs w:val="16"/>
                <w:lang w:val="en-US"/>
              </w:rPr>
              <w:t>Service-port gemport 7 + multicast profile</w:t>
            </w:r>
          </w:p>
        </w:tc>
      </w:tr>
      <w:tr w:rsidR="00C34357" w14:paraId="39B0148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481C77" w14:textId="77777777" w:rsidR="00C34357" w:rsidRDefault="00000000">
            <w:r>
              <w:rPr>
                <w:b/>
                <w:bCs/>
                <w:color w:val="000000"/>
                <w:sz w:val="17"/>
                <w:szCs w:val="17"/>
              </w:rPr>
              <w:t>SSAA (v3.0)</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678DD79" w14:textId="77777777" w:rsidR="00C34357" w:rsidRDefault="00000000">
            <w:r>
              <w:rPr>
                <w:color w:val="000000"/>
                <w:sz w:val="16"/>
                <w:szCs w:val="16"/>
              </w:rPr>
              <w:t>1 bridge-port por servicio. Pre-configurar 8 colas upstream con line-profile.</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D50F12" w14:textId="77777777" w:rsidR="00C34357" w:rsidRDefault="00000000">
            <w:r>
              <w:rPr>
                <w:color w:val="000000"/>
                <w:sz w:val="16"/>
                <w:szCs w:val="16"/>
              </w:rPr>
              <w:t>Service-port por servicio. Sin pre-configuración de colas.</w:t>
            </w:r>
          </w:p>
        </w:tc>
      </w:tr>
      <w:tr w:rsidR="00C34357" w14:paraId="0A911219"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30F9971" w14:textId="77777777" w:rsidR="00C34357" w:rsidRDefault="00000000">
            <w:r>
              <w:rPr>
                <w:b/>
                <w:bCs/>
                <w:color w:val="000000"/>
                <w:sz w:val="17"/>
                <w:szCs w:val="17"/>
              </w:rPr>
              <w:t>INDEX service-port</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7E5233" w14:textId="77777777" w:rsidR="00C34357" w:rsidRDefault="00000000">
            <w:r>
              <w:rPr>
                <w:color w:val="000000"/>
                <w:sz w:val="16"/>
                <w:szCs w:val="16"/>
              </w:rPr>
              <w:t>No aplica (Nokia no usa INDEX)</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12459AD" w14:textId="77777777" w:rsidR="00C34357" w:rsidRDefault="00000000">
            <w:r>
              <w:rPr>
                <w:color w:val="000000"/>
                <w:sz w:val="16"/>
                <w:szCs w:val="16"/>
              </w:rPr>
              <w:t>Autogenerado por OLT. IMPREDECIBLE. Requiere display antes de baja.</w:t>
            </w:r>
          </w:p>
        </w:tc>
      </w:tr>
      <w:tr w:rsidR="00C34357" w14:paraId="2086EA0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A701129" w14:textId="77777777" w:rsidR="00C34357" w:rsidRDefault="00000000">
            <w:r>
              <w:rPr>
                <w:b/>
                <w:bCs/>
                <w:color w:val="000000"/>
                <w:sz w:val="17"/>
                <w:szCs w:val="17"/>
              </w:rPr>
              <w:t>Baja de ONT</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84F480F" w14:textId="77777777" w:rsidR="00C34357" w:rsidRDefault="00000000">
            <w:r>
              <w:rPr>
                <w:color w:val="000000"/>
                <w:sz w:val="16"/>
                <w:szCs w:val="16"/>
              </w:rPr>
              <w:t>"no interface" elimina todo de una vez (simplificado).</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48C2C28" w14:textId="77777777" w:rsidR="00C34357" w:rsidRDefault="00000000">
            <w:r>
              <w:rPr>
                <w:color w:val="000000"/>
                <w:sz w:val="16"/>
                <w:szCs w:val="16"/>
              </w:rPr>
              <w:t>Eliminar CADA service-port individualmente por INDEX, LUEGO ont delete.</w:t>
            </w:r>
          </w:p>
        </w:tc>
      </w:tr>
      <w:tr w:rsidR="00C34357" w14:paraId="0CD2CAA4"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2CCCCCE" w14:textId="77777777" w:rsidR="00C34357" w:rsidRDefault="00000000">
            <w:r>
              <w:rPr>
                <w:b/>
                <w:bCs/>
                <w:color w:val="000000"/>
                <w:sz w:val="17"/>
                <w:szCs w:val="17"/>
              </w:rPr>
              <w:t>VLAN gestión</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D9F8DE" w14:textId="77777777" w:rsidR="00C34357" w:rsidRDefault="00000000">
            <w:r>
              <w:rPr>
                <w:color w:val="000000"/>
                <w:sz w:val="16"/>
                <w:szCs w:val="16"/>
              </w:rPr>
              <w:t>stacked:1968:3680 pre-creada. Solo crear bridge-port.</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2D2435" w14:textId="77777777" w:rsidR="00C34357" w:rsidRDefault="00000000">
            <w:r>
              <w:rPr>
                <w:color w:val="000000"/>
                <w:sz w:val="16"/>
                <w:szCs w:val="16"/>
              </w:rPr>
              <w:t>Creada por Komands como service-port adicional.</w:t>
            </w:r>
          </w:p>
        </w:tc>
      </w:tr>
      <w:tr w:rsidR="00C34357" w14:paraId="0DB96D8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DB4B0B3" w14:textId="77777777" w:rsidR="00C34357" w:rsidRDefault="00000000">
            <w:r>
              <w:rPr>
                <w:b/>
                <w:bCs/>
                <w:color w:val="000000"/>
                <w:sz w:val="17"/>
                <w:szCs w:val="17"/>
              </w:rPr>
              <w:t>Baja SSAA</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7EB8290" w14:textId="77777777" w:rsidR="00C34357" w:rsidRDefault="00000000">
            <w:r>
              <w:rPr>
                <w:color w:val="000000"/>
                <w:sz w:val="16"/>
                <w:szCs w:val="16"/>
              </w:rPr>
              <w:t>Siempre completa (no existe baja parcial en Nokia).</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FCCFB7" w14:textId="77777777" w:rsidR="00C34357" w:rsidRDefault="00000000">
            <w:r>
              <w:rPr>
                <w:color w:val="000000"/>
                <w:sz w:val="16"/>
                <w:szCs w:val="16"/>
              </w:rPr>
              <w:t>Individual por service-port (se puede eliminar un servicio sin afectar otros).</w:t>
            </w:r>
          </w:p>
        </w:tc>
      </w:tr>
      <w:tr w:rsidR="00C34357" w14:paraId="672C43B5"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ACC4C4" w14:textId="77777777" w:rsidR="00C34357" w:rsidRDefault="00000000">
            <w:r>
              <w:rPr>
                <w:b/>
                <w:bCs/>
                <w:color w:val="000000"/>
                <w:sz w:val="17"/>
                <w:szCs w:val="17"/>
              </w:rPr>
              <w:t>Regla especial TCH</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805676D" w14:textId="77777777" w:rsidR="00C34357" w:rsidRDefault="00000000">
            <w:r>
              <w:rPr>
                <w:color w:val="000000"/>
                <w:sz w:val="16"/>
                <w:szCs w:val="16"/>
              </w:rPr>
              <w:t>delete_vlan_on_terminate=true (borra VLAN en baja).</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25D7A5E" w14:textId="77777777" w:rsidR="00C34357" w:rsidRDefault="00000000">
            <w:r>
              <w:rPr>
                <w:color w:val="000000"/>
                <w:sz w:val="16"/>
                <w:szCs w:val="16"/>
              </w:rPr>
              <w:t>No aplica (Huawei siempre elimina service-port, VLAN se gestiona distinto).</w:t>
            </w:r>
          </w:p>
        </w:tc>
      </w:tr>
      <w:tr w:rsidR="00C34357" w14:paraId="389652B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2E759C" w14:textId="77777777" w:rsidR="00C34357" w:rsidRDefault="00000000">
            <w:r>
              <w:rPr>
                <w:b/>
                <w:bCs/>
                <w:color w:val="000000"/>
                <w:sz w:val="17"/>
                <w:szCs w:val="17"/>
              </w:rPr>
              <w:t>Modificación SSAA</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62A902" w14:textId="77777777" w:rsidR="00C34357" w:rsidRDefault="00000000">
            <w:r>
              <w:rPr>
                <w:color w:val="000000"/>
                <w:sz w:val="16"/>
                <w:szCs w:val="16"/>
              </w:rPr>
              <w:t>Baja completa + Alta con nuevos parámetros.</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FA6234" w14:textId="77777777" w:rsidR="00C34357" w:rsidRDefault="00000000">
            <w:r>
              <w:rPr>
                <w:color w:val="000000"/>
                <w:sz w:val="16"/>
                <w:szCs w:val="16"/>
              </w:rPr>
              <w:t>Puede ser parcial: eliminar SP viejo + crear SP nuevo.</w:t>
            </w:r>
          </w:p>
        </w:tc>
      </w:tr>
      <w:tr w:rsidR="00C34357" w14:paraId="7379C208"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9F0DB39" w14:textId="77777777" w:rsidR="00C34357" w:rsidRDefault="00000000">
            <w:r>
              <w:rPr>
                <w:b/>
                <w:bCs/>
                <w:color w:val="000000"/>
                <w:sz w:val="17"/>
                <w:szCs w:val="17"/>
              </w:rPr>
              <w:t>Netmiko device_type</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170D40" w14:textId="77777777" w:rsidR="00C34357" w:rsidRDefault="00000000">
            <w:r>
              <w:rPr>
                <w:color w:val="000000"/>
                <w:sz w:val="16"/>
                <w:szCs w:val="16"/>
              </w:rPr>
              <w:t>alcatel_sros</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640753" w14:textId="77777777" w:rsidR="00C34357" w:rsidRDefault="00000000">
            <w:r>
              <w:rPr>
                <w:color w:val="000000"/>
                <w:sz w:val="16"/>
                <w:szCs w:val="16"/>
              </w:rPr>
              <w:t>huawei</w:t>
            </w:r>
          </w:p>
        </w:tc>
      </w:tr>
      <w:tr w:rsidR="00C34357" w14:paraId="3B8EF59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15A6AB" w14:textId="77777777" w:rsidR="00C34357" w:rsidRDefault="00000000">
            <w:r>
              <w:rPr>
                <w:b/>
                <w:bCs/>
                <w:color w:val="000000"/>
                <w:sz w:val="17"/>
                <w:szCs w:val="17"/>
              </w:rPr>
              <w:t>Pasos típicos alta FTTH</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A7A80A" w14:textId="77777777" w:rsidR="00C34357" w:rsidRDefault="00000000">
            <w:r>
              <w:rPr>
                <w:color w:val="000000"/>
                <w:sz w:val="16"/>
                <w:szCs w:val="16"/>
              </w:rPr>
              <w:t>~4-6 comandos</w:t>
            </w:r>
          </w:p>
        </w:tc>
        <w:tc>
          <w:tcPr>
            <w:tcW w:w="37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E67121" w14:textId="77777777" w:rsidR="00C34357" w:rsidRDefault="00000000">
            <w:r>
              <w:rPr>
                <w:color w:val="000000"/>
                <w:sz w:val="16"/>
                <w:szCs w:val="16"/>
              </w:rPr>
              <w:t>~8-12 comandos</w:t>
            </w:r>
          </w:p>
        </w:tc>
      </w:tr>
      <w:tr w:rsidR="00C34357" w14:paraId="1245BD6B"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70DD19" w14:textId="77777777" w:rsidR="00C34357" w:rsidRDefault="00000000">
            <w:r>
              <w:rPr>
                <w:b/>
                <w:bCs/>
                <w:color w:val="000000"/>
                <w:sz w:val="17"/>
                <w:szCs w:val="17"/>
              </w:rPr>
              <w:t>Pasos típicos alta SSAA</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DF0536" w14:textId="77777777" w:rsidR="00C34357" w:rsidRDefault="00000000">
            <w:r>
              <w:rPr>
                <w:color w:val="000000"/>
                <w:sz w:val="16"/>
                <w:szCs w:val="16"/>
              </w:rPr>
              <w:t>~7 comandos (+ 8 colas upstream)</w:t>
            </w:r>
          </w:p>
        </w:tc>
        <w:tc>
          <w:tcPr>
            <w:tcW w:w="37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D7CFA5" w14:textId="77777777" w:rsidR="00C34357" w:rsidRDefault="00000000">
            <w:r>
              <w:rPr>
                <w:color w:val="000000"/>
                <w:sz w:val="16"/>
                <w:szCs w:val="16"/>
              </w:rPr>
              <w:t>~3 pasos pero hasta 25 service-ports por ONT</w:t>
            </w:r>
          </w:p>
        </w:tc>
      </w:tr>
    </w:tbl>
    <w:p w14:paraId="1880687F" w14:textId="77777777" w:rsidR="00C34357" w:rsidRDefault="00000000">
      <w:r>
        <w:br w:type="page"/>
      </w:r>
    </w:p>
    <w:p w14:paraId="11359393" w14:textId="77777777" w:rsidR="00C34357" w:rsidRDefault="00000000">
      <w:pPr>
        <w:pStyle w:val="Ttulo2"/>
      </w:pPr>
      <w:bookmarkStart w:id="166" w:name="_Toc226041934"/>
      <w:r>
        <w:lastRenderedPageBreak/>
        <w:t>11.3 Nokia ISAM — Resumen de operaciones</w:t>
      </w:r>
      <w:bookmarkEnd w:id="166"/>
    </w:p>
    <w:p w14:paraId="4F6B3429" w14:textId="77777777" w:rsidR="00C34357" w:rsidRDefault="00000000">
      <w:pPr>
        <w:pStyle w:val="Ttulo3"/>
      </w:pPr>
      <w:bookmarkStart w:id="167" w:name="_Toc226041935"/>
      <w:r>
        <w:t>11.3.1 FTTH: Bridge-port + Queue/Priority</w:t>
      </w:r>
      <w:bookmarkEnd w:id="167"/>
    </w:p>
    <w:p w14:paraId="5EBCE6DA" w14:textId="77777777" w:rsidR="00C34357" w:rsidRDefault="00000000">
      <w:pPr>
        <w:spacing w:after="160"/>
        <w:jc w:val="both"/>
      </w:pPr>
      <w:r>
        <w:t>La provisión de servicios FTTH en Nokia ISAM se basa en la creación de bridge-ports sobre VLANs stacked, cada uno asociado a una cola (queue) con prioridad específica. Los servicios FTTH soportados son Internet, VoIP e IPTV, cada uno con su propia combinación de queue y priority.</w:t>
      </w:r>
    </w:p>
    <w:p w14:paraId="0FF130DC" w14:textId="77777777" w:rsidR="00C34357" w:rsidRDefault="00000000">
      <w:pPr>
        <w:spacing w:after="160"/>
        <w:jc w:val="both"/>
      </w:pPr>
      <w:r>
        <w:rPr>
          <w:b/>
          <w:bCs/>
        </w:rPr>
        <w:t>Asignación Queue/Priority (FTTH Nokia):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728"/>
        <w:gridCol w:w="1167"/>
        <w:gridCol w:w="1174"/>
        <w:gridCol w:w="1553"/>
        <w:gridCol w:w="3738"/>
      </w:tblGrid>
      <w:tr w:rsidR="00C34357" w14:paraId="03C4F19A"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2EC1E79" w14:textId="77777777" w:rsidR="00C34357" w:rsidRDefault="00000000">
            <w:pPr>
              <w:jc w:val="center"/>
            </w:pPr>
            <w:r>
              <w:rPr>
                <w:b/>
                <w:bCs/>
                <w:color w:val="FFFFFF"/>
                <w:sz w:val="20"/>
                <w:szCs w:val="20"/>
              </w:rPr>
              <w:t>Servicio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759C46D" w14:textId="77777777" w:rsidR="00C34357" w:rsidRDefault="00000000">
            <w:pPr>
              <w:jc w:val="center"/>
            </w:pPr>
            <w:r>
              <w:rPr>
                <w:b/>
                <w:bCs/>
                <w:color w:val="FFFFFF"/>
                <w:sz w:val="20"/>
                <w:szCs w:val="20"/>
              </w:rPr>
              <w:t>Queue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9D1537A" w14:textId="77777777" w:rsidR="00C34357" w:rsidRDefault="00000000">
            <w:pPr>
              <w:jc w:val="center"/>
            </w:pPr>
            <w:r>
              <w:rPr>
                <w:b/>
                <w:bCs/>
                <w:color w:val="FFFFFF"/>
                <w:sz w:val="20"/>
                <w:szCs w:val="20"/>
              </w:rPr>
              <w:t>Priority</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E7C4CE8" w14:textId="77777777" w:rsidR="00C34357" w:rsidRDefault="00000000">
            <w:pPr>
              <w:jc w:val="center"/>
            </w:pPr>
            <w:r>
              <w:rPr>
                <w:b/>
                <w:bCs/>
                <w:color w:val="FFFFFF"/>
                <w:sz w:val="20"/>
                <w:szCs w:val="20"/>
              </w:rPr>
              <w:t>VLAN tipo</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19F3519" w14:textId="77777777" w:rsidR="00C34357" w:rsidRDefault="00000000">
            <w:pPr>
              <w:jc w:val="center"/>
            </w:pPr>
            <w:r>
              <w:rPr>
                <w:b/>
                <w:bCs/>
                <w:color w:val="FFFFFF"/>
                <w:sz w:val="20"/>
                <w:szCs w:val="20"/>
              </w:rPr>
              <w:t>Observación</w:t>
            </w:r>
          </w:p>
        </w:tc>
      </w:tr>
      <w:tr w:rsidR="00C34357" w14:paraId="6701EDE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755B9D" w14:textId="77777777" w:rsidR="00C34357" w:rsidRDefault="00000000">
            <w:r>
              <w:rPr>
                <w:b/>
                <w:bCs/>
                <w:color w:val="000000"/>
                <w:sz w:val="20"/>
                <w:szCs w:val="20"/>
              </w:rPr>
              <w:t>Internet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248787D" w14:textId="77777777" w:rsidR="00C34357" w:rsidRDefault="00000000">
            <w:pPr>
              <w:jc w:val="center"/>
            </w:pPr>
            <w:r>
              <w:rPr>
                <w:color w:val="000000"/>
                <w:sz w:val="20"/>
                <w:szCs w:val="20"/>
              </w:rPr>
              <w:t>Q0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143472C" w14:textId="77777777" w:rsidR="00C34357" w:rsidRDefault="00000000">
            <w:pPr>
              <w:jc w:val="center"/>
            </w:pPr>
            <w:r>
              <w:rPr>
                <w:color w:val="000000"/>
                <w:sz w:val="20"/>
                <w:szCs w:val="20"/>
              </w:rPr>
              <w:t>P4</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D0E553F" w14:textId="77777777" w:rsidR="00C34357" w:rsidRDefault="00000000">
            <w:pPr>
              <w:jc w:val="center"/>
            </w:pPr>
            <w:r>
              <w:rPr>
                <w:color w:val="000000"/>
                <w:sz w:val="20"/>
                <w:szCs w:val="20"/>
              </w:rPr>
              <w:t>Internet</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9E9522A" w14:textId="77777777" w:rsidR="00C34357" w:rsidRDefault="00000000">
            <w:r>
              <w:rPr>
                <w:color w:val="000000"/>
                <w:sz w:val="18"/>
                <w:szCs w:val="18"/>
              </w:rPr>
              <w:t>Servicio base. Siempre presente en una activación.</w:t>
            </w:r>
          </w:p>
        </w:tc>
      </w:tr>
      <w:tr w:rsidR="00C34357" w14:paraId="3FF8AF37"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1065D3" w14:textId="77777777" w:rsidR="00C34357" w:rsidRDefault="00000000">
            <w:r>
              <w:rPr>
                <w:b/>
                <w:bCs/>
                <w:color w:val="000000"/>
                <w:sz w:val="20"/>
                <w:szCs w:val="20"/>
              </w:rPr>
              <w:t>VoIP</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1F1E41" w14:textId="77777777" w:rsidR="00C34357" w:rsidRDefault="00000000">
            <w:pPr>
              <w:jc w:val="center"/>
            </w:pPr>
            <w:r>
              <w:rPr>
                <w:color w:val="000000"/>
                <w:sz w:val="20"/>
                <w:szCs w:val="20"/>
              </w:rPr>
              <w:t>Q4</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D86BD8" w14:textId="77777777" w:rsidR="00C34357" w:rsidRDefault="00000000">
            <w:pPr>
              <w:jc w:val="center"/>
            </w:pPr>
            <w:r>
              <w:rPr>
                <w:color w:val="000000"/>
                <w:sz w:val="20"/>
                <w:szCs w:val="20"/>
              </w:rPr>
              <w:t>P5</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DAE1B34" w14:textId="77777777" w:rsidR="00C34357" w:rsidRDefault="00000000">
            <w:pPr>
              <w:jc w:val="center"/>
            </w:pPr>
            <w:r>
              <w:rPr>
                <w:color w:val="000000"/>
                <w:sz w:val="20"/>
                <w:szCs w:val="20"/>
              </w:rPr>
              <w:t>VoIP</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567CA5" w14:textId="77777777" w:rsidR="00C34357" w:rsidRDefault="00000000">
            <w:r>
              <w:rPr>
                <w:color w:val="000000"/>
                <w:sz w:val="18"/>
                <w:szCs w:val="18"/>
              </w:rPr>
              <w:t>Telefonía IP. Queue/Priority mayores que Internet.</w:t>
            </w:r>
          </w:p>
        </w:tc>
      </w:tr>
      <w:tr w:rsidR="00C34357" w14:paraId="11374F4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266B2C3" w14:textId="77777777" w:rsidR="00C34357" w:rsidRDefault="00000000">
            <w:r>
              <w:rPr>
                <w:b/>
                <w:bCs/>
                <w:color w:val="000000"/>
                <w:sz w:val="20"/>
                <w:szCs w:val="20"/>
              </w:rPr>
              <w:t>IPTV</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8E4BE40" w14:textId="77777777" w:rsidR="00C34357" w:rsidRDefault="00000000">
            <w:pPr>
              <w:jc w:val="center"/>
            </w:pPr>
            <w:r>
              <w:rPr>
                <w:color w:val="000000"/>
                <w:sz w:val="20"/>
                <w:szCs w:val="20"/>
              </w:rPr>
              <w:t>Q5</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A638E2A" w14:textId="77777777" w:rsidR="00C34357" w:rsidRDefault="00000000">
            <w:pPr>
              <w:jc w:val="center"/>
            </w:pPr>
            <w:r>
              <w:rPr>
                <w:color w:val="000000"/>
                <w:sz w:val="20"/>
                <w:szCs w:val="20"/>
              </w:rPr>
              <w:t>P6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51D745" w14:textId="77777777" w:rsidR="00C34357" w:rsidRDefault="00000000">
            <w:pPr>
              <w:jc w:val="center"/>
            </w:pPr>
            <w:r>
              <w:rPr>
                <w:color w:val="000000"/>
                <w:sz w:val="20"/>
                <w:szCs w:val="20"/>
              </w:rPr>
              <w:t>IPTV</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6BC4F34" w14:textId="77777777" w:rsidR="00C34357" w:rsidRDefault="00000000">
            <w:r>
              <w:rPr>
                <w:color w:val="000000"/>
                <w:sz w:val="18"/>
                <w:szCs w:val="18"/>
              </w:rPr>
              <w:t>Televisión IP. Requiere IGMP Multicast adicional.</w:t>
            </w:r>
          </w:p>
        </w:tc>
      </w:tr>
      <w:tr w:rsidR="00C34357" w14:paraId="1580B80E"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E8A139" w14:textId="77777777" w:rsidR="00C34357" w:rsidRDefault="00000000">
            <w:r>
              <w:rPr>
                <w:b/>
                <w:bCs/>
                <w:color w:val="000000"/>
                <w:sz w:val="20"/>
                <w:szCs w:val="20"/>
              </w:rPr>
              <w:t>Gestión TR-069</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47DC00E" w14:textId="77777777" w:rsidR="00C34357" w:rsidRDefault="00000000">
            <w:pPr>
              <w:jc w:val="center"/>
            </w:pPr>
            <w:r>
              <w:rPr>
                <w:color w:val="000000"/>
                <w:sz w:val="20"/>
                <w:szCs w:val="20"/>
              </w:rPr>
              <w: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3DA358" w14:textId="77777777" w:rsidR="00C34357" w:rsidRDefault="00000000">
            <w:pPr>
              <w:jc w:val="center"/>
            </w:pPr>
            <w:r>
              <w:rPr>
                <w:color w:val="000000"/>
                <w:sz w:val="20"/>
                <w:szCs w:val="20"/>
              </w:rPr>
              <w: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B01AAB" w14:textId="77777777" w:rsidR="00C34357" w:rsidRDefault="00000000">
            <w:pPr>
              <w:jc w:val="center"/>
            </w:pPr>
            <w:r>
              <w:rPr>
                <w:color w:val="000000"/>
                <w:sz w:val="16"/>
                <w:szCs w:val="16"/>
              </w:rPr>
              <w:t>stacked:1968:3680</w:t>
            </w:r>
          </w:p>
        </w:tc>
        <w:tc>
          <w:tcPr>
            <w:tcW w:w="3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FBF8B3" w14:textId="77777777" w:rsidR="00C34357" w:rsidRDefault="00000000">
            <w:r>
              <w:rPr>
                <w:color w:val="000000"/>
                <w:sz w:val="18"/>
                <w:szCs w:val="18"/>
              </w:rPr>
              <w:t>VLAN pre-creada. Solo crear bridge-port, NO crear VLAN.</w:t>
            </w:r>
          </w:p>
        </w:tc>
      </w:tr>
    </w:tbl>
    <w:p w14:paraId="0621C070" w14:textId="77777777" w:rsidR="00C34357" w:rsidRDefault="00000000">
      <w:pPr>
        <w:spacing w:after="160"/>
        <w:jc w:val="both"/>
      </w:pPr>
      <w:r>
        <w:rPr>
          <w:b/>
          <w:bCs/>
        </w:rPr>
        <w:t>Secuencia típica de alta FTTH Nokia (~4-6 pasos):</w:t>
      </w:r>
    </w:p>
    <w:p w14:paraId="57E049E0" w14:textId="77777777" w:rsidR="00C34357" w:rsidRDefault="00000000">
      <w:pPr>
        <w:pStyle w:val="Prrafodelista"/>
        <w:spacing w:after="80"/>
        <w:ind w:left="720" w:hanging="360"/>
      </w:pPr>
      <w:r>
        <w:t>• Registrar la ONT en la OLT: configure equipment ont interface {slot}/{pon}/{ont_id} sernum {serial} ...</w:t>
      </w:r>
    </w:p>
    <w:p w14:paraId="527EF143" w14:textId="77777777" w:rsidR="00C34357" w:rsidRDefault="00000000">
      <w:pPr>
        <w:pStyle w:val="Prrafodelista"/>
        <w:spacing w:after="80"/>
        <w:ind w:left="720" w:hanging="360"/>
      </w:pPr>
      <w:r>
        <w:t>• Configurar interface Ethernet de la ONT con el perfil correspondiente.</w:t>
      </w:r>
    </w:p>
    <w:p w14:paraId="6AFA7DD7" w14:textId="77777777" w:rsidR="00C34357" w:rsidRDefault="00000000">
      <w:pPr>
        <w:pStyle w:val="Prrafodelista"/>
        <w:spacing w:after="80"/>
        <w:ind w:left="720" w:hanging="360"/>
      </w:pPr>
      <w:r>
        <w:t>• Crear bridge-port para Internet: VLAN stacked ({svlan}:{cvlan}), queue 0, priority 4.</w:t>
      </w:r>
    </w:p>
    <w:p w14:paraId="26BA8D87" w14:textId="77777777" w:rsidR="00C34357" w:rsidRDefault="00000000">
      <w:pPr>
        <w:pStyle w:val="Prrafodelista"/>
        <w:spacing w:after="80"/>
        <w:ind w:left="720" w:hanging="360"/>
      </w:pPr>
      <w:r>
        <w:t>• Si VoIP contratado: crear bridge-port adicional con queue 4, priority 5.</w:t>
      </w:r>
    </w:p>
    <w:p w14:paraId="5DD44796" w14:textId="77777777" w:rsidR="00C34357" w:rsidRDefault="00000000">
      <w:pPr>
        <w:pStyle w:val="Prrafodelista"/>
        <w:spacing w:after="80"/>
        <w:ind w:left="720" w:hanging="360"/>
      </w:pPr>
      <w:r>
        <w:t>• Si IPTV contratado: crear bridge-port adicional con queue 5, priority 6 + configurar IGMP Multicast.</w:t>
      </w:r>
    </w:p>
    <w:p w14:paraId="33CB33A3" w14:textId="77777777" w:rsidR="00C34357" w:rsidRDefault="00000000">
      <w:pPr>
        <w:pStyle w:val="Prrafodelista"/>
        <w:spacing w:after="80"/>
        <w:ind w:left="720" w:hanging="360"/>
      </w:pPr>
      <w:r>
        <w:t>• Crear bridge-port de gestión TR-069 sobre VLAN pre-creada stacked:1968:3680.</w:t>
      </w:r>
    </w:p>
    <w:p w14:paraId="1588CE82" w14:textId="77777777" w:rsidR="00C34357" w:rsidRDefault="00000000">
      <w:pPr>
        <w:pStyle w:val="Ttulo3"/>
      </w:pPr>
      <w:bookmarkStart w:id="168" w:name="_Toc226041936"/>
      <w:r>
        <w:t>11.3.2 SSAA: Provisión con line-profile (v3.0)</w:t>
      </w:r>
      <w:bookmarkEnd w:id="168"/>
    </w:p>
    <w:p w14:paraId="3C66FFFB" w14:textId="77777777" w:rsidR="00C34357" w:rsidRDefault="00000000">
      <w:pPr>
        <w:spacing w:after="160"/>
        <w:jc w:val="both"/>
      </w:pPr>
      <w:r>
        <w:t>El diseño de red SSAA v3.0 para Nokia introdujo un cambio estructural significativo: se reemplazó la configuración de 8 colas por servicio individual por un modelo de 1 bridge-port por servicio con pre-configuración de 8 colas upstream usando line-profile. Este cambio simplifica la provisión pero requiere un paso previo obligatorio de configuración de colas.</w:t>
      </w:r>
    </w:p>
    <w:p w14:paraId="56772735" w14:textId="77777777" w:rsidR="00C34357" w:rsidRDefault="00000000">
      <w:pPr>
        <w:spacing w:after="160"/>
        <w:jc w:val="both"/>
      </w:pPr>
      <w:r>
        <w:rPr>
          <w:b/>
          <w:bCs/>
        </w:rPr>
        <w:t>Secuencia típica de alta SSAA Nokia (~7 pasos):</w:t>
      </w:r>
    </w:p>
    <w:p w14:paraId="34281317" w14:textId="77777777" w:rsidR="00C34357" w:rsidRDefault="00000000">
      <w:pPr>
        <w:pStyle w:val="Prrafodelista"/>
        <w:spacing w:after="80"/>
        <w:ind w:left="720" w:hanging="360"/>
      </w:pPr>
      <w:r>
        <w:t>• Registrar la ONT en la OLT con el ont-type correspondiente (GPON o XGSPON).</w:t>
      </w:r>
    </w:p>
    <w:p w14:paraId="00713658" w14:textId="77777777" w:rsidR="00C34357" w:rsidRDefault="00000000">
      <w:pPr>
        <w:pStyle w:val="Prrafodelista"/>
        <w:spacing w:after="80"/>
        <w:ind w:left="720" w:hanging="360"/>
      </w:pPr>
      <w:r>
        <w:t>• Configurar interface Ethernet de la ONT.</w:t>
      </w:r>
    </w:p>
    <w:p w14:paraId="123E9168" w14:textId="77777777" w:rsidR="00C34357" w:rsidRDefault="00000000">
      <w:pPr>
        <w:pStyle w:val="Prrafodelista"/>
        <w:spacing w:after="80"/>
        <w:ind w:left="720" w:hanging="360"/>
      </w:pPr>
      <w:r>
        <w:t>• Pre-configurar las 8 colas upstream (upstream-queue 0..7) con prioridades y bandwidth-profile según el line-profile del grupo comercial (A, B, C, D, E, BX, DX).</w:t>
      </w:r>
    </w:p>
    <w:p w14:paraId="055D088B" w14:textId="77777777" w:rsidR="00C34357" w:rsidRDefault="00000000">
      <w:pPr>
        <w:pStyle w:val="Prrafodelista"/>
        <w:spacing w:after="80"/>
        <w:ind w:left="720" w:hanging="360"/>
      </w:pPr>
      <w:r>
        <w:t>• Configurar colas downstream con los perfiles correspondientes.</w:t>
      </w:r>
    </w:p>
    <w:p w14:paraId="5D1D7F98" w14:textId="77777777" w:rsidR="00C34357" w:rsidRDefault="00000000">
      <w:pPr>
        <w:pStyle w:val="Prrafodelista"/>
        <w:spacing w:after="80"/>
        <w:ind w:left="720" w:hanging="360"/>
      </w:pPr>
      <w:r>
        <w:t>• Crear VLANs de servicio: SVLAN A (TrunkIP), SVLAN B (Internet), SVLAN C (Internet 2/L2).</w:t>
      </w:r>
    </w:p>
    <w:p w14:paraId="4FB4CA2A" w14:textId="77777777" w:rsidR="00C34357" w:rsidRDefault="00000000">
      <w:pPr>
        <w:pStyle w:val="Prrafodelista"/>
        <w:spacing w:after="80"/>
        <w:ind w:left="720" w:hanging="360"/>
      </w:pPr>
      <w:r>
        <w:t>• Crear bridge-ports para cada servicio contratado (1 bridge-port por servicio en v3.0).</w:t>
      </w:r>
    </w:p>
    <w:p w14:paraId="65BC8A9E" w14:textId="77777777" w:rsidR="00C34357" w:rsidRDefault="00000000">
      <w:pPr>
        <w:pStyle w:val="Prrafodelista"/>
        <w:spacing w:after="80"/>
        <w:ind w:left="720" w:hanging="360"/>
      </w:pPr>
      <w:r>
        <w:t>• Crear bridge-port de gestión TR-069 sobre VLAN pre-creada stacked:1968:3680.</w:t>
      </w:r>
    </w:p>
    <w:p w14:paraId="0D1EB5AE" w14:textId="77777777" w:rsidR="00C34357" w:rsidRDefault="00000000">
      <w:pPr>
        <w:pBdr>
          <w:left w:val="single" w:sz="12" w:space="8" w:color="4472C4"/>
        </w:pBdr>
        <w:spacing w:before="100" w:after="160"/>
        <w:ind w:left="360" w:right="360"/>
      </w:pPr>
      <w:r>
        <w:rPr>
          <w:i/>
          <w:iCs/>
          <w:color w:val="444444"/>
          <w:sz w:val="20"/>
          <w:szCs w:val="20"/>
        </w:rPr>
        <w:lastRenderedPageBreak/>
        <w:t>Nota: La baja de SSAA en Nokia es SIEMPRE completa. No existe baja parcial de un servicio individual dentro de una configuración SSAA multi-servicio. Si se necesita modificar, el flujo es: baja completa + alta con los nuevos parámetros.</w:t>
      </w:r>
    </w:p>
    <w:p w14:paraId="6E2C855D" w14:textId="77777777" w:rsidR="00C34357" w:rsidRDefault="00000000">
      <w:pPr>
        <w:pStyle w:val="Ttulo3"/>
      </w:pPr>
      <w:bookmarkStart w:id="169" w:name="_Toc226041937"/>
      <w:r>
        <w:t>11.3.3 Validaciones pre-ejecución y casos borde Nokia</w:t>
      </w:r>
      <w:bookmarkEnd w:id="169"/>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411"/>
        <w:gridCol w:w="6949"/>
      </w:tblGrid>
      <w:tr w:rsidR="00C34357" w14:paraId="76E28B9F"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D05209E" w14:textId="77777777" w:rsidR="00C34357" w:rsidRDefault="00000000">
            <w:pPr>
              <w:jc w:val="center"/>
            </w:pPr>
            <w:r>
              <w:rPr>
                <w:b/>
                <w:bCs/>
                <w:color w:val="FFFFFF"/>
                <w:sz w:val="20"/>
                <w:szCs w:val="20"/>
              </w:rPr>
              <w:t>Caso borde</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8C13388" w14:textId="77777777" w:rsidR="00C34357" w:rsidRDefault="00000000">
            <w:pPr>
              <w:jc w:val="center"/>
            </w:pPr>
            <w:r>
              <w:rPr>
                <w:b/>
                <w:bCs/>
                <w:color w:val="FFFFFF"/>
                <w:sz w:val="20"/>
                <w:szCs w:val="20"/>
              </w:rPr>
              <w:t>Validación y acción</w:t>
            </w:r>
          </w:p>
        </w:tc>
      </w:tr>
      <w:tr w:rsidR="00C34357" w14:paraId="79FBBAF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C133AD6" w14:textId="77777777" w:rsidR="00C34357" w:rsidRDefault="00000000">
            <w:r>
              <w:rPr>
                <w:b/>
                <w:bCs/>
                <w:color w:val="000000"/>
                <w:sz w:val="18"/>
                <w:szCs w:val="18"/>
              </w:rPr>
              <w:t>ONT ID ocupado</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8C5091F" w14:textId="77777777" w:rsidR="00C34357" w:rsidRDefault="00000000">
            <w:r>
              <w:rPr>
                <w:color w:val="000000"/>
                <w:sz w:val="18"/>
                <w:szCs w:val="18"/>
              </w:rPr>
              <w:t>Antes de registrar una ONT, validar que el ont_id no esté en uso. Si está ocupado, retornar DUPLICATE.</w:t>
            </w:r>
          </w:p>
        </w:tc>
      </w:tr>
      <w:tr w:rsidR="00C34357" w14:paraId="305C275F"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403AE5" w14:textId="77777777" w:rsidR="00C34357" w:rsidRDefault="00000000">
            <w:r>
              <w:rPr>
                <w:b/>
                <w:bCs/>
                <w:color w:val="000000"/>
                <w:sz w:val="18"/>
                <w:szCs w:val="18"/>
              </w:rPr>
              <w:t>Serial duplicado</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2040A1" w14:textId="77777777" w:rsidR="00C34357" w:rsidRDefault="00000000">
            <w:r>
              <w:rPr>
                <w:color w:val="000000"/>
                <w:sz w:val="18"/>
                <w:szCs w:val="18"/>
              </w:rPr>
              <w:t>Validar que el serial de la ONT no esté registrado en otro puerto. Si existe, retornar DUPLICATE.</w:t>
            </w:r>
          </w:p>
        </w:tc>
      </w:tr>
      <w:tr w:rsidR="00C34357" w14:paraId="165CBBF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5F3AE8" w14:textId="77777777" w:rsidR="00C34357" w:rsidRDefault="00000000">
            <w:r>
              <w:rPr>
                <w:b/>
                <w:bCs/>
                <w:color w:val="000000"/>
                <w:sz w:val="18"/>
                <w:szCs w:val="18"/>
              </w:rPr>
              <w:t>ONT no sincroniza</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263B67E" w14:textId="77777777" w:rsidR="00C34357" w:rsidRDefault="00000000">
            <w:r>
              <w:rPr>
                <w:color w:val="000000"/>
                <w:sz w:val="18"/>
                <w:szCs w:val="18"/>
              </w:rPr>
              <w:t>Después del registro, verificar que la ONT aparezca como "active" o "online". Timeout de sincronización: 30s.</w:t>
            </w:r>
          </w:p>
        </w:tc>
      </w:tr>
      <w:tr w:rsidR="00C34357" w14:paraId="6E5B1372"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EA2E0EB" w14:textId="77777777" w:rsidR="00C34357" w:rsidRDefault="00000000">
            <w:r>
              <w:rPr>
                <w:b/>
                <w:bCs/>
                <w:color w:val="000000"/>
                <w:sz w:val="18"/>
                <w:szCs w:val="18"/>
              </w:rPr>
              <w:t>VLAN ya creada</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9B8571" w14:textId="77777777" w:rsidR="00C34357" w:rsidRDefault="00000000">
            <w:r>
              <w:rPr>
                <w:color w:val="000000"/>
                <w:sz w:val="18"/>
                <w:szCs w:val="18"/>
              </w:rPr>
              <w:t>Antes de crear una VLAN, verificar si ya existe. Si existe, reutilizarla sin error.</w:t>
            </w:r>
          </w:p>
        </w:tc>
      </w:tr>
      <w:tr w:rsidR="00C34357" w14:paraId="1577EB9E"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05DC9F" w14:textId="77777777" w:rsidR="00C34357" w:rsidRDefault="00000000">
            <w:r>
              <w:rPr>
                <w:b/>
                <w:bCs/>
                <w:color w:val="000000"/>
                <w:sz w:val="18"/>
                <w:szCs w:val="18"/>
              </w:rPr>
              <w:t>VLAN gestión pre-creada</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6EDA24A" w14:textId="77777777" w:rsidR="00C34357" w:rsidRDefault="00000000">
            <w:r>
              <w:rPr>
                <w:color w:val="000000"/>
                <w:sz w:val="18"/>
                <w:szCs w:val="18"/>
              </w:rPr>
              <w:t>La VLAN stacked:1968:3680 siempre está pre-creada en Nokia. NO intentar crearla. Solo crear el bridge-port.</w:t>
            </w:r>
          </w:p>
        </w:tc>
      </w:tr>
      <w:tr w:rsidR="00C34357" w14:paraId="1ECA1603"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96D441" w14:textId="77777777" w:rsidR="00C34357" w:rsidRDefault="00000000">
            <w:r>
              <w:rPr>
                <w:b/>
                <w:bCs/>
                <w:color w:val="000000"/>
                <w:sz w:val="18"/>
                <w:szCs w:val="18"/>
              </w:rPr>
              <w:t>VLAN NULL</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59A2DF" w14:textId="77777777" w:rsidR="00C34357" w:rsidRDefault="00000000">
            <w:r>
              <w:rPr>
                <w:color w:val="000000"/>
                <w:sz w:val="18"/>
                <w:szCs w:val="18"/>
              </w:rPr>
              <w:t>Si el request contiene un campo de VLAN con valor NULL, retornar VLAN_NULL_400 inmediatamente sin intentar ejecutar.</w:t>
            </w:r>
          </w:p>
        </w:tc>
      </w:tr>
      <w:tr w:rsidR="00C34357" w14:paraId="78BB2DEE"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BB3221" w14:textId="77777777" w:rsidR="00C34357" w:rsidRDefault="00000000">
            <w:r>
              <w:rPr>
                <w:b/>
                <w:bCs/>
                <w:color w:val="000000"/>
                <w:sz w:val="18"/>
                <w:szCs w:val="18"/>
              </w:rPr>
              <w:t>Residuos IGMP</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7EE8F1" w14:textId="77777777" w:rsidR="00C34357" w:rsidRDefault="00000000">
            <w:r>
              <w:rPr>
                <w:color w:val="000000"/>
                <w:sz w:val="18"/>
                <w:szCs w:val="18"/>
              </w:rPr>
              <w:t>En baja de IPTV: ejecutar secuencia completa: desagregar IGMP → bloquear → eliminar grupo → eliminar service-port.</w:t>
            </w:r>
          </w:p>
        </w:tc>
      </w:tr>
      <w:tr w:rsidR="00C34357" w14:paraId="6A55792D"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DDEF22" w14:textId="77777777" w:rsidR="00C34357" w:rsidRPr="005D78BF" w:rsidRDefault="00000000">
            <w:pPr>
              <w:rPr>
                <w:lang w:val="en-US"/>
              </w:rPr>
            </w:pPr>
            <w:r>
              <w:rPr>
                <w:b/>
                <w:bCs/>
                <w:color w:val="000000"/>
                <w:sz w:val="18"/>
                <w:szCs w:val="18"/>
                <w:lang w:val="en-US"/>
              </w:rPr>
              <w:t>TCH delete_vlan_on_terminate</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2BC5F1" w14:textId="77777777" w:rsidR="00C34357" w:rsidRDefault="00000000">
            <w:r>
              <w:rPr>
                <w:color w:val="000000"/>
                <w:sz w:val="18"/>
                <w:szCs w:val="18"/>
              </w:rPr>
              <w:t>Para baja de servicios de TCH (Movistar) en Nokia: eliminar la VLAN además del bridge-port y la ONT. Para otras VNOs: mantener VLAN.</w:t>
            </w:r>
          </w:p>
        </w:tc>
      </w:tr>
    </w:tbl>
    <w:p w14:paraId="6C16B040" w14:textId="77777777" w:rsidR="00C34357" w:rsidRDefault="00000000">
      <w:r>
        <w:br w:type="page"/>
      </w:r>
    </w:p>
    <w:p w14:paraId="3D747F96" w14:textId="77777777" w:rsidR="00C34357" w:rsidRDefault="00000000">
      <w:pPr>
        <w:pStyle w:val="Ttulo2"/>
      </w:pPr>
      <w:bookmarkStart w:id="170" w:name="_Toc226041938"/>
      <w:r>
        <w:lastRenderedPageBreak/>
        <w:t>11.4 Huawei MA5800/MA5600T — Resumen de operaciones</w:t>
      </w:r>
      <w:bookmarkEnd w:id="170"/>
    </w:p>
    <w:p w14:paraId="394F6C8B" w14:textId="77777777" w:rsidR="00C34357" w:rsidRDefault="00000000">
      <w:pPr>
        <w:pStyle w:val="Ttulo3"/>
      </w:pPr>
      <w:bookmarkStart w:id="171" w:name="_Toc226041939"/>
      <w:r>
        <w:t>11.4.1 FTTH: Service-port + Gemport</w:t>
      </w:r>
      <w:bookmarkEnd w:id="171"/>
    </w:p>
    <w:p w14:paraId="3703DC2D" w14:textId="77777777" w:rsidR="00C34357" w:rsidRDefault="00000000">
      <w:pPr>
        <w:spacing w:after="160"/>
        <w:jc w:val="both"/>
      </w:pPr>
      <w:r>
        <w:t>La provisión de servicios FTTH en Huawei se basa en la creación de service-ports asociados a gemports específicos, cada uno con traffic-tables para la gestión de ancho de banda. Los gemports son fijos por diseño de ON·NET y están configurados en la tabla vno_service_config.</w:t>
      </w:r>
    </w:p>
    <w:p w14:paraId="2A226F5C" w14:textId="77777777" w:rsidR="00C34357" w:rsidRDefault="00000000">
      <w:pPr>
        <w:spacing w:after="160"/>
        <w:jc w:val="both"/>
      </w:pPr>
      <w:r>
        <w:rPr>
          <w:b/>
          <w:bCs/>
        </w:rPr>
        <w:t>Asignación Gemport (FTTH Huawei):</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79"/>
        <w:gridCol w:w="1254"/>
        <w:gridCol w:w="1254"/>
        <w:gridCol w:w="4973"/>
      </w:tblGrid>
      <w:tr w:rsidR="00C34357" w14:paraId="21F6ED74"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616DB11" w14:textId="77777777" w:rsidR="00C34357" w:rsidRDefault="00000000">
            <w:pPr>
              <w:jc w:val="center"/>
            </w:pPr>
            <w:r>
              <w:rPr>
                <w:b/>
                <w:bCs/>
                <w:color w:val="FFFFFF"/>
                <w:sz w:val="20"/>
                <w:szCs w:val="20"/>
              </w:rPr>
              <w:t>Servicio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5DEC8F5" w14:textId="77777777" w:rsidR="00C34357" w:rsidRDefault="00000000">
            <w:pPr>
              <w:jc w:val="center"/>
            </w:pPr>
            <w:r>
              <w:rPr>
                <w:b/>
                <w:bCs/>
                <w:color w:val="FFFFFF"/>
                <w:sz w:val="20"/>
                <w:szCs w:val="20"/>
              </w:rPr>
              <w:t>Gemport</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ED0382B" w14:textId="77777777" w:rsidR="00C34357" w:rsidRDefault="00000000">
            <w:pPr>
              <w:jc w:val="center"/>
            </w:pPr>
            <w:r>
              <w:rPr>
                <w:b/>
                <w:bCs/>
                <w:color w:val="FFFFFF"/>
                <w:sz w:val="20"/>
                <w:szCs w:val="20"/>
              </w:rPr>
              <w:t>VLAN 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507A94E" w14:textId="77777777" w:rsidR="00C34357" w:rsidRDefault="00000000">
            <w:pPr>
              <w:jc w:val="center"/>
            </w:pPr>
            <w:r>
              <w:rPr>
                <w:b/>
                <w:bCs/>
                <w:color w:val="FFFFFF"/>
                <w:sz w:val="20"/>
                <w:szCs w:val="20"/>
              </w:rPr>
              <w:t>Estructura de comando</w:t>
            </w:r>
          </w:p>
        </w:tc>
      </w:tr>
      <w:tr w:rsidR="00C34357" w14:paraId="23026AD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0045FF" w14:textId="77777777" w:rsidR="00C34357" w:rsidRDefault="00000000">
            <w:r>
              <w:rPr>
                <w:b/>
                <w:bCs/>
                <w:color w:val="000000"/>
                <w:sz w:val="20"/>
                <w:szCs w:val="20"/>
              </w:rPr>
              <w:t>Internet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8A0CB9" w14:textId="77777777" w:rsidR="00C34357" w:rsidRDefault="00000000">
            <w:pPr>
              <w:jc w:val="center"/>
            </w:pPr>
            <w:r>
              <w:rPr>
                <w:color w:val="000000"/>
                <w:sz w:val="20"/>
                <w:szCs w:val="20"/>
              </w:rPr>
              <w:t>G2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D16DAD0" w14:textId="77777777" w:rsidR="00C34357" w:rsidRDefault="00000000">
            <w:pPr>
              <w:jc w:val="center"/>
            </w:pPr>
            <w:r>
              <w:rPr>
                <w:color w:val="000000"/>
                <w:sz w:val="20"/>
                <w:szCs w:val="20"/>
              </w:rPr>
              <w:t>Internet</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D553F3" w14:textId="77777777" w:rsidR="00C34357" w:rsidRDefault="00000000">
            <w:r>
              <w:rPr>
                <w:color w:val="000000"/>
                <w:sz w:val="16"/>
                <w:szCs w:val="16"/>
              </w:rPr>
              <w:t>service-port vlan {svlan} gpon {s}/{p} ont {o} gemport 2 multi-service user-vlan {uvlan} ...</w:t>
            </w:r>
          </w:p>
        </w:tc>
      </w:tr>
      <w:tr w:rsidR="00C34357" w14:paraId="580E1C27"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EC8B017" w14:textId="77777777" w:rsidR="00C34357" w:rsidRDefault="00000000">
            <w:r>
              <w:rPr>
                <w:b/>
                <w:bCs/>
                <w:color w:val="000000"/>
                <w:sz w:val="20"/>
                <w:szCs w:val="20"/>
              </w:rPr>
              <w:t>VoIP</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1825DD" w14:textId="77777777" w:rsidR="00C34357" w:rsidRDefault="00000000">
            <w:pPr>
              <w:jc w:val="center"/>
            </w:pPr>
            <w:r>
              <w:rPr>
                <w:color w:val="000000"/>
                <w:sz w:val="20"/>
                <w:szCs w:val="20"/>
              </w:rPr>
              <w:t>G6</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D718261" w14:textId="77777777" w:rsidR="00C34357" w:rsidRDefault="00000000">
            <w:pPr>
              <w:jc w:val="center"/>
            </w:pPr>
            <w:r>
              <w:rPr>
                <w:color w:val="000000"/>
                <w:sz w:val="20"/>
                <w:szCs w:val="20"/>
              </w:rPr>
              <w:t>VoIP</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6A376B7" w14:textId="77777777" w:rsidR="00C34357" w:rsidRDefault="00000000">
            <w:r>
              <w:rPr>
                <w:color w:val="000000"/>
                <w:sz w:val="16"/>
                <w:szCs w:val="16"/>
              </w:rPr>
              <w:t>service-port vlan {svlan} gpon {s}/{p} ont {o} gemport 6 multi-service user-vlan {uvlan} ...</w:t>
            </w:r>
          </w:p>
        </w:tc>
      </w:tr>
      <w:tr w:rsidR="00C34357" w:rsidRPr="00CB3C92" w14:paraId="7351504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5ADD8F" w14:textId="77777777" w:rsidR="00C34357" w:rsidRDefault="00000000">
            <w:r>
              <w:rPr>
                <w:b/>
                <w:bCs/>
                <w:color w:val="000000"/>
                <w:sz w:val="20"/>
                <w:szCs w:val="20"/>
              </w:rPr>
              <w:t>IPTV</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F2852D" w14:textId="77777777" w:rsidR="00C34357" w:rsidRDefault="00000000">
            <w:pPr>
              <w:jc w:val="center"/>
            </w:pPr>
            <w:r>
              <w:rPr>
                <w:color w:val="000000"/>
                <w:sz w:val="20"/>
                <w:szCs w:val="20"/>
              </w:rPr>
              <w:t>G7</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AEBDB19" w14:textId="77777777" w:rsidR="00C34357" w:rsidRDefault="00000000">
            <w:pPr>
              <w:jc w:val="center"/>
            </w:pPr>
            <w:r>
              <w:rPr>
                <w:color w:val="000000"/>
                <w:sz w:val="20"/>
                <w:szCs w:val="20"/>
              </w:rPr>
              <w:t>IPTV</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541406C" w14:textId="77777777" w:rsidR="00C34357" w:rsidRPr="005D78BF" w:rsidRDefault="00000000">
            <w:pPr>
              <w:rPr>
                <w:lang w:val="en-US"/>
              </w:rPr>
            </w:pPr>
            <w:r>
              <w:rPr>
                <w:color w:val="000000"/>
                <w:sz w:val="16"/>
                <w:szCs w:val="16"/>
                <w:lang w:val="en-US"/>
              </w:rPr>
              <w:t>service-port vlan {svlan} gpon {s}/{p} ont {o} gemport 7 + multicast-profile ...</w:t>
            </w:r>
          </w:p>
        </w:tc>
      </w:tr>
      <w:tr w:rsidR="00C34357" w:rsidRPr="00CB3C92" w14:paraId="7C224717"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812329" w14:textId="77777777" w:rsidR="00C34357" w:rsidRDefault="00000000">
            <w:r>
              <w:rPr>
                <w:b/>
                <w:bCs/>
                <w:color w:val="000000"/>
                <w:sz w:val="20"/>
                <w:szCs w:val="20"/>
              </w:rPr>
              <w:t>Gestión TR-069</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22EA973" w14:textId="77777777" w:rsidR="00C34357" w:rsidRDefault="00000000">
            <w:pPr>
              <w:jc w:val="center"/>
            </w:pPr>
            <w:r>
              <w:rPr>
                <w:color w:val="000000"/>
                <w:sz w:val="20"/>
                <w:szCs w:val="20"/>
              </w:rPr>
              <w:t>G0</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27542D" w14:textId="77777777" w:rsidR="00C34357" w:rsidRDefault="00000000">
            <w:pPr>
              <w:jc w:val="center"/>
            </w:pPr>
            <w:r>
              <w:rPr>
                <w:color w:val="000000"/>
                <w:sz w:val="20"/>
                <w:szCs w:val="20"/>
              </w:rPr>
              <w:t>Gestión</w:t>
            </w:r>
          </w:p>
        </w:tc>
        <w:tc>
          <w:tcPr>
            <w:tcW w:w="47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6D5336A" w14:textId="77777777" w:rsidR="00C34357" w:rsidRPr="005D78BF" w:rsidRDefault="00000000">
            <w:pPr>
              <w:rPr>
                <w:lang w:val="en-US"/>
              </w:rPr>
            </w:pPr>
            <w:r>
              <w:rPr>
                <w:color w:val="000000"/>
                <w:sz w:val="16"/>
                <w:szCs w:val="16"/>
                <w:lang w:val="en-US"/>
              </w:rPr>
              <w:t>service-port vlan {svlan_gestion} gpon {s}/{p} ont {o} gemport 0 ...</w:t>
            </w:r>
          </w:p>
        </w:tc>
      </w:tr>
    </w:tbl>
    <w:p w14:paraId="4A0E388A" w14:textId="77777777" w:rsidR="00C34357" w:rsidRDefault="00000000">
      <w:pPr>
        <w:spacing w:after="160"/>
        <w:jc w:val="both"/>
      </w:pPr>
      <w:r>
        <w:rPr>
          <w:b/>
          <w:bCs/>
        </w:rPr>
        <w:t>Secuencia típica de alta FTTH Huawei (~8-12 pasos):</w:t>
      </w:r>
    </w:p>
    <w:p w14:paraId="1E9BD14A" w14:textId="77777777" w:rsidR="00C34357" w:rsidRDefault="00000000">
      <w:pPr>
        <w:pStyle w:val="Prrafodelista"/>
        <w:spacing w:after="80"/>
        <w:ind w:left="720" w:hanging="360"/>
      </w:pPr>
      <w:r>
        <w:t>• Registrar la ONT en la OLT: ont add {slot} {pon} {ont_id} sn-auth {serial} omci ont-lineprofile-id {lp} ont-srvprofile-id {sp} desc {desc}.</w:t>
      </w:r>
    </w:p>
    <w:p w14:paraId="5AB8BE7A" w14:textId="77777777" w:rsidR="00C34357" w:rsidRDefault="00000000">
      <w:pPr>
        <w:pStyle w:val="Prrafodelista"/>
        <w:spacing w:after="80"/>
        <w:ind w:left="720" w:hanging="360"/>
      </w:pPr>
      <w:r>
        <w:t>• Crear service-port para Internet: gemport 2 con VLAN y traffic-table de Internet.</w:t>
      </w:r>
    </w:p>
    <w:p w14:paraId="7C7029CE" w14:textId="77777777" w:rsidR="00C34357" w:rsidRDefault="00000000">
      <w:pPr>
        <w:pStyle w:val="Prrafodelista"/>
        <w:spacing w:after="80"/>
        <w:ind w:left="720" w:hanging="360"/>
      </w:pPr>
      <w:r>
        <w:t>• Crear service-port para VoIP (si contratado): gemport 6 con traffic-table de VoIP.</w:t>
      </w:r>
    </w:p>
    <w:p w14:paraId="7600BBB8" w14:textId="77777777" w:rsidR="00C34357" w:rsidRDefault="00000000">
      <w:pPr>
        <w:pStyle w:val="Prrafodelista"/>
        <w:spacing w:after="80"/>
        <w:ind w:left="720" w:hanging="360"/>
      </w:pPr>
      <w:r>
        <w:t>• Crear service-port para IPTV (si contratado): gemport 7 con multicast profile.</w:t>
      </w:r>
    </w:p>
    <w:p w14:paraId="152E73AA" w14:textId="77777777" w:rsidR="00C34357" w:rsidRDefault="00000000">
      <w:pPr>
        <w:pStyle w:val="Prrafodelista"/>
        <w:spacing w:after="80"/>
        <w:ind w:left="720" w:hanging="360"/>
      </w:pPr>
      <w:r>
        <w:t>• Crear service-port de gestión TR-069: gemport 0 con VLAN de gestión.</w:t>
      </w:r>
    </w:p>
    <w:p w14:paraId="3217F0F0" w14:textId="77777777" w:rsidR="00C34357" w:rsidRDefault="00000000">
      <w:pPr>
        <w:pStyle w:val="Prrafodelista"/>
        <w:spacing w:after="80"/>
        <w:ind w:left="720" w:hanging="360"/>
      </w:pPr>
      <w:r>
        <w:t>• Validar cada service-port creado con display service-port.</w:t>
      </w:r>
    </w:p>
    <w:p w14:paraId="5B82F928" w14:textId="77777777" w:rsidR="00C34357" w:rsidRDefault="00000000">
      <w:pPr>
        <w:pStyle w:val="Ttulo3"/>
      </w:pPr>
      <w:bookmarkStart w:id="172" w:name="_Toc226041940"/>
      <w:r>
        <w:t>11.4.2 SSAA: Service-ports múltiples</w:t>
      </w:r>
      <w:bookmarkEnd w:id="172"/>
    </w:p>
    <w:p w14:paraId="4A9D68CB" w14:textId="77777777" w:rsidR="00C34357" w:rsidRDefault="00000000">
      <w:pPr>
        <w:spacing w:after="160"/>
        <w:jc w:val="both"/>
      </w:pPr>
      <w:r>
        <w:t>La provisión de SSAA en Huawei sigue el mismo modelo de service-ports pero con múltiples gemports por servicio según el grupo comercial. Las combinaciones SSAA (A+C, C+D, A+C+D, GenericE) pueden generar hasta 25 service-ports por ONT en los casos más complejos.</w:t>
      </w:r>
    </w:p>
    <w:p w14:paraId="13CA17DA" w14:textId="77777777" w:rsidR="00C34357" w:rsidRDefault="00000000">
      <w:pPr>
        <w:spacing w:after="160"/>
        <w:jc w:val="both"/>
      </w:pPr>
      <w:r>
        <w:rPr>
          <w:b/>
          <w:bCs/>
        </w:rPr>
        <w:t>Secuencia típica de alta SSAA Huawei (~3 pasos macro, múltiples sub-pasos):</w:t>
      </w:r>
    </w:p>
    <w:p w14:paraId="4B01D372" w14:textId="77777777" w:rsidR="00C34357" w:rsidRDefault="00000000">
      <w:pPr>
        <w:pStyle w:val="Prrafodelista"/>
        <w:spacing w:after="80"/>
        <w:ind w:left="720" w:hanging="360"/>
      </w:pPr>
      <w:r>
        <w:t>• Registrar la ONT en la OLT con los perfiles de línea y servicio correspondientes al grupo comercial.</w:t>
      </w:r>
    </w:p>
    <w:p w14:paraId="2019A0AC" w14:textId="77777777" w:rsidR="00C34357" w:rsidRDefault="00000000">
      <w:pPr>
        <w:pStyle w:val="Prrafodelista"/>
        <w:spacing w:after="80"/>
        <w:ind w:left="720" w:hanging="360"/>
      </w:pPr>
      <w:r>
        <w:t>• Crear service-ports para cada servicio contratado del grupo: SVLAN A (TrunkIP), SVLAN B (Internet), SVLAN C (Internet 2/L2), cada uno con su gemport y traffic-table según el grupo (A, B, C, D, E, BX, DX) y los perfiles de velocidad del Diseño de Red SSAA v3.1.1.</w:t>
      </w:r>
    </w:p>
    <w:p w14:paraId="12359B50" w14:textId="77777777" w:rsidR="00C34357" w:rsidRDefault="00000000">
      <w:pPr>
        <w:pStyle w:val="Prrafodelista"/>
        <w:spacing w:after="80"/>
        <w:ind w:left="720" w:hanging="360"/>
      </w:pPr>
      <w:r>
        <w:t>• Crear service-port de gestión TR-069.</w:t>
      </w:r>
    </w:p>
    <w:p w14:paraId="2D9401B6" w14:textId="77777777" w:rsidR="00C34357" w:rsidRDefault="00000000">
      <w:pPr>
        <w:pStyle w:val="Ttulo3"/>
      </w:pPr>
      <w:bookmarkStart w:id="173" w:name="_Toc226041941"/>
      <w:r>
        <w:t>11.4.3 Service-port INDEX dinámico (Riesgo R10)</w:t>
      </w:r>
      <w:bookmarkEnd w:id="173"/>
    </w:p>
    <w:p w14:paraId="22127F0E" w14:textId="77777777" w:rsidR="00C34357" w:rsidRDefault="00000000">
      <w:pPr>
        <w:spacing w:after="160"/>
        <w:jc w:val="both"/>
      </w:pPr>
      <w:r>
        <w:t>El INDEX de cada service-port en Huawei es autogenerado por la OLT y no puede ser especificado ni predicho por Komands. Este es el riesgo técnico R10 del proyecto y la diferencia más crítica con Nokia (que no utiliza índices para bridge-ports).</w:t>
      </w:r>
    </w:p>
    <w:p w14:paraId="3AA1110E" w14:textId="77777777" w:rsidR="00C34357" w:rsidRDefault="00000000">
      <w:pPr>
        <w:spacing w:after="160"/>
        <w:jc w:val="both"/>
      </w:pPr>
      <w:r>
        <w:rPr>
          <w:b/>
          <w:bCs/>
        </w:rPr>
        <w:t xml:space="preserve">Impacto: </w:t>
      </w:r>
      <w:r>
        <w:t xml:space="preserve">Para cualquier operación que requiera eliminar o modificar un service-port (baja, modificación, cambio de velocidad, cambio de ONT), Komands DEBE primero consultar los </w:t>
      </w:r>
      <w:r>
        <w:lastRenderedPageBreak/>
        <w:t>INDEX actuales ejecutando el comando "display service-port port {slot}/{pon}" en la OLT, parsear la tabla de respuesta multi-línea para identificar los INDEX correspondientes al cliente/servicio a modificar, y luego ejecutar los comandos de eliminación con los INDEX correctos.</w:t>
      </w:r>
    </w:p>
    <w:p w14:paraId="50181F2D" w14:textId="77777777" w:rsidR="00C34357" w:rsidRDefault="00000000">
      <w:pPr>
        <w:spacing w:after="160"/>
        <w:jc w:val="both"/>
      </w:pPr>
      <w:r>
        <w:rPr>
          <w:b/>
          <w:bCs/>
        </w:rPr>
        <w:t xml:space="preserve">Implementación: </w:t>
      </w:r>
      <w:r>
        <w:t>La función _resolve_dynamic_ids() del Dynamic Index Resolver (componente del Config Engine y del Huawei Adapter) implementa esta lógica: (1) ejecuta "display service-port port {slot}/{pon}", (2) parsea la tabla de respuesta identificando las columnas INDEX, VLAN, PORT, VPI, VCI, FLOW, (3) filtra por ONT ID del cliente, (4) retorna un mapa {gemport → INDEX} que se utiliza para parametrizar los comandos de eliminación.</w:t>
      </w:r>
    </w:p>
    <w:p w14:paraId="4870DA10" w14:textId="77777777" w:rsidR="00C34357" w:rsidRDefault="00000000">
      <w:pPr>
        <w:spacing w:after="160"/>
        <w:jc w:val="both"/>
      </w:pPr>
      <w:r>
        <w:rPr>
          <w:b/>
          <w:bCs/>
        </w:rPr>
        <w:t xml:space="preserve">Riesgo si falla: </w:t>
      </w:r>
      <w:r>
        <w:t>Si _resolve_dynamic_ids() no encuentra los INDEX esperados (porque la ONT ya fue eliminada, porque los service-ports no coinciden, o porque la tabla de display tiene un formato inesperado por actualización de firmware), la operación falla con código INDEX_NOT_FOUND y requiere intervención manual.</w:t>
      </w:r>
    </w:p>
    <w:p w14:paraId="2C6A740D" w14:textId="77777777" w:rsidR="00C34357" w:rsidRDefault="00000000">
      <w:pPr>
        <w:pBdr>
          <w:left w:val="single" w:sz="12" w:space="8" w:color="4472C4"/>
        </w:pBdr>
        <w:spacing w:before="100" w:after="160"/>
        <w:ind w:left="360" w:right="360"/>
      </w:pPr>
      <w:r>
        <w:rPr>
          <w:i/>
          <w:iCs/>
          <w:color w:val="444444"/>
          <w:sz w:val="20"/>
          <w:szCs w:val="20"/>
        </w:rPr>
        <w:t>Nota crítica: En Huawei, TODOS los service-ports de una ONT DEBEN ser eliminados individualmente (uno por uno, cada uno con su INDEX) ANTES de ejecutar el comando "ont delete". Si se intenta eliminar la ONT sin eliminar primero sus service-ports, la OLT retorna error y la operación falla. Esto contrasta con Nokia donde "no interface" elimina todo de una vez.</w:t>
      </w:r>
    </w:p>
    <w:p w14:paraId="0AF2E134" w14:textId="77777777" w:rsidR="00C34357" w:rsidRDefault="00000000">
      <w:pPr>
        <w:pStyle w:val="Ttulo3"/>
      </w:pPr>
      <w:bookmarkStart w:id="174" w:name="_Toc226041942"/>
      <w:r>
        <w:t>11.4.4 Validaciones pre-ejecución y casos borde Huawei</w:t>
      </w:r>
      <w:bookmarkEnd w:id="174"/>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7160"/>
      </w:tblGrid>
      <w:tr w:rsidR="00C34357" w14:paraId="3B7034D9"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2B65080" w14:textId="77777777" w:rsidR="00C34357" w:rsidRDefault="00000000">
            <w:pPr>
              <w:jc w:val="center"/>
            </w:pPr>
            <w:r>
              <w:rPr>
                <w:b/>
                <w:bCs/>
                <w:color w:val="FFFFFF"/>
                <w:sz w:val="20"/>
                <w:szCs w:val="20"/>
              </w:rPr>
              <w:t>Caso borde</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73AF25A" w14:textId="77777777" w:rsidR="00C34357" w:rsidRDefault="00000000">
            <w:pPr>
              <w:jc w:val="center"/>
            </w:pPr>
            <w:r>
              <w:rPr>
                <w:b/>
                <w:bCs/>
                <w:color w:val="FFFFFF"/>
                <w:sz w:val="20"/>
                <w:szCs w:val="20"/>
              </w:rPr>
              <w:t>Validación y acción</w:t>
            </w:r>
          </w:p>
        </w:tc>
      </w:tr>
      <w:tr w:rsidR="00C34357" w14:paraId="4C33A6A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AA82D9D" w14:textId="77777777" w:rsidR="00C34357" w:rsidRDefault="00000000">
            <w:r>
              <w:rPr>
                <w:b/>
                <w:bCs/>
                <w:color w:val="000000"/>
                <w:sz w:val="18"/>
                <w:szCs w:val="18"/>
              </w:rPr>
              <w:t>ONT already exist</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EAD680" w14:textId="77777777" w:rsidR="00C34357" w:rsidRDefault="00000000">
            <w:r>
              <w:rPr>
                <w:color w:val="000000"/>
                <w:sz w:val="18"/>
                <w:szCs w:val="18"/>
              </w:rPr>
              <w:t>Antes de ont add, verificar que el ont_id no esté ocupado. Si la OLT retorna "The ONT is already exist", clasificar como DUPLICATE.</w:t>
            </w:r>
          </w:p>
        </w:tc>
      </w:tr>
      <w:tr w:rsidR="00C34357" w14:paraId="627859D1"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8CDFFB" w14:textId="77777777" w:rsidR="00C34357" w:rsidRDefault="00000000">
            <w:r>
              <w:rPr>
                <w:b/>
                <w:bCs/>
                <w:color w:val="000000"/>
                <w:sz w:val="18"/>
                <w:szCs w:val="18"/>
              </w:rPr>
              <w:t>Serial duplicado</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B7995E5" w14:textId="77777777" w:rsidR="00C34357" w:rsidRDefault="00000000">
            <w:r>
              <w:rPr>
                <w:color w:val="000000"/>
                <w:sz w:val="18"/>
                <w:szCs w:val="18"/>
              </w:rPr>
              <w:t>Verificar que el serial no esté registrado en otro puerto. OLT retorna "Failure" con detalle.</w:t>
            </w:r>
          </w:p>
        </w:tc>
      </w:tr>
      <w:tr w:rsidR="00C34357" w14:paraId="275E9D11"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E1A88C8" w14:textId="77777777" w:rsidR="00C34357" w:rsidRDefault="00000000">
            <w:r>
              <w:rPr>
                <w:b/>
                <w:bCs/>
                <w:color w:val="000000"/>
                <w:sz w:val="18"/>
                <w:szCs w:val="18"/>
              </w:rPr>
              <w:t>INDEX no encontrado</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FE430A" w14:textId="77777777" w:rsidR="00C34357" w:rsidRDefault="00000000">
            <w:r>
              <w:rPr>
                <w:color w:val="000000"/>
                <w:sz w:val="18"/>
                <w:szCs w:val="18"/>
              </w:rPr>
              <w:t>_resolve_dynamic_ids() no encuentra INDEX para el gemport esperado. Retornar INDEX_NOT_FOUND. Validar manualmente.</w:t>
            </w:r>
          </w:p>
        </w:tc>
      </w:tr>
      <w:tr w:rsidR="00C34357" w14:paraId="5E6B1198"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3BC651F" w14:textId="77777777" w:rsidR="00C34357" w:rsidRDefault="00000000">
            <w:r>
              <w:rPr>
                <w:b/>
                <w:bCs/>
                <w:color w:val="000000"/>
                <w:sz w:val="18"/>
                <w:szCs w:val="18"/>
              </w:rPr>
              <w:t>VLAN conflict</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804F33" w14:textId="77777777" w:rsidR="00C34357" w:rsidRDefault="00000000">
            <w:r>
              <w:rPr>
                <w:color w:val="000000"/>
                <w:sz w:val="18"/>
                <w:szCs w:val="18"/>
              </w:rPr>
              <w:t>La VLAN solicitada ya está en uso o no existe en la configuración de la OLT. Retornar VLAN_CONFLICT.</w:t>
            </w:r>
          </w:p>
        </w:tc>
      </w:tr>
      <w:tr w:rsidR="00C34357" w14:paraId="0EEBCC77"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8EEBA7" w14:textId="77777777" w:rsidR="00C34357" w:rsidRDefault="00000000">
            <w:r>
              <w:rPr>
                <w:b/>
                <w:bCs/>
                <w:color w:val="000000"/>
                <w:sz w:val="18"/>
                <w:szCs w:val="18"/>
              </w:rPr>
              <w:t>VLAN NULL</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F3540A" w14:textId="77777777" w:rsidR="00C34357" w:rsidRDefault="00000000">
            <w:r>
              <w:rPr>
                <w:color w:val="000000"/>
                <w:sz w:val="18"/>
                <w:szCs w:val="18"/>
              </w:rPr>
              <w:t>Campo de VLAN con valor NULL en el request. Retornar VLAN_NULL_400 sin intentar ejecución.</w:t>
            </w:r>
          </w:p>
        </w:tc>
      </w:tr>
      <w:tr w:rsidR="00C34357" w14:paraId="2FDEF8F0"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0FB9FD" w14:textId="77777777" w:rsidR="00C34357" w:rsidRDefault="00000000">
            <w:r>
              <w:rPr>
                <w:b/>
                <w:bCs/>
                <w:color w:val="000000"/>
                <w:sz w:val="18"/>
                <w:szCs w:val="18"/>
              </w:rPr>
              <w:t>Service-port residual</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5EE0B4" w14:textId="77777777" w:rsidR="00C34357" w:rsidRDefault="00000000">
            <w:r>
              <w:rPr>
                <w:color w:val="000000"/>
                <w:sz w:val="18"/>
                <w:szCs w:val="18"/>
              </w:rPr>
              <w:t>Al dar de baja, verificar que se eliminaron TODOS los service-ports antes de ont delete. Si queda alguno, la OLT rechaza el delete.</w:t>
            </w:r>
          </w:p>
        </w:tc>
      </w:tr>
      <w:tr w:rsidR="00C34357" w14:paraId="1EFDD227"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00D4BA" w14:textId="77777777" w:rsidR="00C34357" w:rsidRDefault="00000000">
            <w:r>
              <w:rPr>
                <w:b/>
                <w:bCs/>
                <w:color w:val="000000"/>
                <w:sz w:val="18"/>
                <w:szCs w:val="18"/>
              </w:rPr>
              <w:t>Parameter error</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2ED91C3" w14:textId="77777777" w:rsidR="00C34357" w:rsidRDefault="00000000">
            <w:r>
              <w:rPr>
                <w:color w:val="000000"/>
                <w:sz w:val="18"/>
                <w:szCs w:val="18"/>
              </w:rPr>
              <w:t>OLT retorna "% Parameter error" cuando un parámetro del comando es inválido. Clasificar como OLT_ERROR.</w:t>
            </w:r>
          </w:p>
        </w:tc>
      </w:tr>
      <w:tr w:rsidR="00C34357" w14:paraId="776A58EC" w14:textId="77777777">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73D80C" w14:textId="77777777" w:rsidR="00C34357" w:rsidRDefault="00000000">
            <w:r>
              <w:rPr>
                <w:b/>
                <w:bCs/>
                <w:color w:val="000000"/>
                <w:sz w:val="18"/>
                <w:szCs w:val="18"/>
              </w:rPr>
              <w:t>Max service-ports</w:t>
            </w:r>
          </w:p>
        </w:tc>
        <w:tc>
          <w:tcPr>
            <w:tcW w:w="71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933E87A" w14:textId="77777777" w:rsidR="00C34357" w:rsidRDefault="00000000">
            <w:r>
              <w:rPr>
                <w:color w:val="000000"/>
                <w:sz w:val="18"/>
                <w:szCs w:val="18"/>
              </w:rPr>
              <w:t>Huawei tiene límite de service-ports por OLT. Si se alcanza, la creación falla. Monitorear ocupación.</w:t>
            </w:r>
          </w:p>
        </w:tc>
      </w:tr>
    </w:tbl>
    <w:p w14:paraId="45E25650" w14:textId="77777777" w:rsidR="00C34357" w:rsidRDefault="00000000">
      <w:r>
        <w:br w:type="page"/>
      </w:r>
    </w:p>
    <w:p w14:paraId="17160937" w14:textId="77777777" w:rsidR="00C34357" w:rsidRDefault="00000000">
      <w:pPr>
        <w:pStyle w:val="Ttulo2"/>
      </w:pPr>
      <w:bookmarkStart w:id="175" w:name="_Toc226041943"/>
      <w:r>
        <w:lastRenderedPageBreak/>
        <w:t>11.5 Configuración VNO (datos semilla)</w:t>
      </w:r>
      <w:bookmarkEnd w:id="175"/>
    </w:p>
    <w:p w14:paraId="436C47C4" w14:textId="77777777" w:rsidR="00C34357" w:rsidRDefault="00000000">
      <w:pPr>
        <w:spacing w:after="160"/>
        <w:jc w:val="both"/>
      </w:pPr>
      <w:r>
        <w:t>La tabla vno_service_config contiene la lógica de gemport/queue/priority diferenciada por VNO y vendor, descubierta durante la reingeniería de los 12 BPMNs de Camunda de BluePlanet. Esta información es crítica porque cada VNO tiene valores diferentes para la misma operación, y un error en la asignación de gemports o queues puede causar corrupción de servicio en la OLT.</w:t>
      </w:r>
    </w:p>
    <w:p w14:paraId="2C09FA4E" w14:textId="77777777" w:rsidR="00C34357" w:rsidRDefault="00000000">
      <w:pPr>
        <w:spacing w:after="160"/>
        <w:jc w:val="both"/>
      </w:pPr>
      <w:r>
        <w:t>La siguiente tabla resume la configuración de FTTH por VNO para los dos vendors (G = Gemport Huawei, Q/P = Queue/Priority Nokia):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800"/>
        <w:gridCol w:w="800"/>
        <w:gridCol w:w="800"/>
        <w:gridCol w:w="800"/>
        <w:gridCol w:w="800"/>
        <w:gridCol w:w="800"/>
        <w:gridCol w:w="1200"/>
        <w:gridCol w:w="1960"/>
      </w:tblGrid>
      <w:tr w:rsidR="00C34357" w14:paraId="2697057C"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5D43C7C" w14:textId="77777777" w:rsidR="00C34357" w:rsidRDefault="00000000">
            <w:pPr>
              <w:jc w:val="center"/>
            </w:pPr>
            <w:r>
              <w:rPr>
                <w:b/>
                <w:bCs/>
                <w:color w:val="FFFFFF"/>
                <w:sz w:val="20"/>
                <w:szCs w:val="20"/>
              </w:rPr>
              <w:t>VNO</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A2112BA" w14:textId="77777777" w:rsidR="00C34357" w:rsidRDefault="00000000">
            <w:pPr>
              <w:jc w:val="center"/>
            </w:pPr>
            <w:r>
              <w:rPr>
                <w:b/>
                <w:bCs/>
                <w:color w:val="FFFFFF"/>
                <w:sz w:val="16"/>
                <w:szCs w:val="16"/>
              </w:rPr>
              <w:t>Internet HW</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1D82D75" w14:textId="77777777" w:rsidR="00C34357" w:rsidRDefault="00000000">
            <w:pPr>
              <w:jc w:val="center"/>
            </w:pPr>
            <w:r>
              <w:rPr>
                <w:b/>
                <w:bCs/>
                <w:color w:val="FFFFFF"/>
                <w:sz w:val="16"/>
                <w:szCs w:val="16"/>
              </w:rPr>
              <w:t>Internet NK</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D54AAB5" w14:textId="77777777" w:rsidR="00C34357" w:rsidRDefault="00000000">
            <w:pPr>
              <w:jc w:val="center"/>
            </w:pPr>
            <w:r>
              <w:rPr>
                <w:b/>
                <w:bCs/>
                <w:color w:val="FFFFFF"/>
                <w:sz w:val="16"/>
                <w:szCs w:val="16"/>
              </w:rPr>
              <w:t>VoIP HW</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425CD5A" w14:textId="77777777" w:rsidR="00C34357" w:rsidRDefault="00000000">
            <w:pPr>
              <w:jc w:val="center"/>
            </w:pPr>
            <w:r>
              <w:rPr>
                <w:b/>
                <w:bCs/>
                <w:color w:val="FFFFFF"/>
                <w:sz w:val="16"/>
                <w:szCs w:val="16"/>
              </w:rPr>
              <w:t>VoIP NK</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943C93D" w14:textId="77777777" w:rsidR="00C34357" w:rsidRDefault="00000000">
            <w:pPr>
              <w:jc w:val="center"/>
            </w:pPr>
            <w:r>
              <w:rPr>
                <w:b/>
                <w:bCs/>
                <w:color w:val="FFFFFF"/>
                <w:sz w:val="16"/>
                <w:szCs w:val="16"/>
              </w:rPr>
              <w:t>IPTV HW</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88C174E" w14:textId="77777777" w:rsidR="00C34357" w:rsidRDefault="00000000">
            <w:pPr>
              <w:jc w:val="center"/>
            </w:pPr>
            <w:r>
              <w:rPr>
                <w:b/>
                <w:bCs/>
                <w:color w:val="FFFFFF"/>
                <w:sz w:val="16"/>
                <w:szCs w:val="16"/>
              </w:rPr>
              <w:t>IPTV NK</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166E5C6" w14:textId="77777777" w:rsidR="00C34357" w:rsidRDefault="00000000">
            <w:pPr>
              <w:jc w:val="center"/>
            </w:pPr>
            <w:r>
              <w:rPr>
                <w:b/>
                <w:bCs/>
                <w:color w:val="FFFFFF"/>
                <w:sz w:val="16"/>
                <w:szCs w:val="16"/>
              </w:rPr>
              <w:t>Delete VLAN (Nokia)</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389BFFD" w14:textId="77777777" w:rsidR="00C34357" w:rsidRDefault="00000000">
            <w:pPr>
              <w:jc w:val="center"/>
            </w:pPr>
            <w:r>
              <w:rPr>
                <w:b/>
                <w:bCs/>
                <w:color w:val="FFFFFF"/>
                <w:sz w:val="16"/>
                <w:szCs w:val="16"/>
              </w:rPr>
              <w:t>Observación</w:t>
            </w:r>
          </w:p>
        </w:tc>
      </w:tr>
      <w:tr w:rsidR="00C34357" w14:paraId="6F5C10D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ABA1ED9" w14:textId="77777777" w:rsidR="00C34357" w:rsidRDefault="00000000">
            <w:r>
              <w:rPr>
                <w:b/>
                <w:bCs/>
                <w:color w:val="000000"/>
                <w:sz w:val="17"/>
                <w:szCs w:val="17"/>
              </w:rPr>
              <w:t>DTV</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3E122C" w14:textId="77777777" w:rsidR="00C34357" w:rsidRDefault="00000000">
            <w:pPr>
              <w:jc w:val="center"/>
            </w:pPr>
            <w:r>
              <w:rPr>
                <w:color w:val="000000"/>
                <w:sz w:val="17"/>
                <w:szCs w:val="17"/>
              </w:rPr>
              <w:t>G2</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54BE352" w14:textId="77777777" w:rsidR="00C34357" w:rsidRDefault="00000000">
            <w:pPr>
              <w:jc w:val="center"/>
            </w:pPr>
            <w:r>
              <w:rPr>
                <w:color w:val="000000"/>
                <w:sz w:val="17"/>
                <w:szCs w:val="17"/>
              </w:rPr>
              <w:t>Q0/P4</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B5CA99E" w14:textId="77777777" w:rsidR="00C34357" w:rsidRDefault="00000000">
            <w:pPr>
              <w:jc w:val="center"/>
            </w:pPr>
            <w:r>
              <w:rPr>
                <w:color w:val="000000"/>
                <w:sz w:val="17"/>
                <w:szCs w:val="17"/>
              </w:rPr>
              <w:t>G6</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CE3CA4C" w14:textId="77777777" w:rsidR="00C34357" w:rsidRDefault="00000000">
            <w:pPr>
              <w:jc w:val="center"/>
            </w:pPr>
            <w:r>
              <w:rPr>
                <w:color w:val="000000"/>
                <w:sz w:val="17"/>
                <w:szCs w:val="17"/>
              </w:rPr>
              <w:t>Q4/P5</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9D48C6A" w14:textId="77777777" w:rsidR="00C34357" w:rsidRDefault="00000000">
            <w:pPr>
              <w:jc w:val="center"/>
            </w:pPr>
            <w:r>
              <w:rPr>
                <w:color w:val="000000"/>
                <w:sz w:val="17"/>
                <w:szCs w:val="17"/>
              </w:rPr>
              <w:t>G7</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A1BB14D" w14:textId="77777777" w:rsidR="00C34357" w:rsidRDefault="00000000">
            <w:pPr>
              <w:jc w:val="center"/>
            </w:pPr>
            <w:r>
              <w:rPr>
                <w:color w:val="000000"/>
                <w:sz w:val="17"/>
                <w:szCs w:val="17"/>
              </w:rPr>
              <w:t>Q5/P6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6D94F0" w14:textId="77777777" w:rsidR="00C34357" w:rsidRDefault="00000000">
            <w:pPr>
              <w:jc w:val="center"/>
            </w:pPr>
            <w:r>
              <w:rPr>
                <w:b/>
                <w:bCs/>
                <w:color w:val="2E7D32"/>
                <w:sz w:val="17"/>
                <w:szCs w:val="17"/>
              </w:rPr>
              <w:t>false</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DF79D59" w14:textId="77777777" w:rsidR="00C34357" w:rsidRDefault="00000000">
            <w:r>
              <w:rPr>
                <w:i/>
                <w:iCs/>
                <w:color w:val="000000"/>
                <w:sz w:val="16"/>
                <w:szCs w:val="16"/>
              </w:rPr>
              <w:t>Config estándar</w:t>
            </w:r>
          </w:p>
        </w:tc>
      </w:tr>
      <w:tr w:rsidR="00C34357" w14:paraId="17F27495"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FFA43C" w14:textId="77777777" w:rsidR="00C34357" w:rsidRDefault="00000000">
            <w:r>
              <w:rPr>
                <w:b/>
                <w:bCs/>
                <w:color w:val="000000"/>
                <w:sz w:val="17"/>
                <w:szCs w:val="17"/>
              </w:rPr>
              <w:t>ClaroVTR</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4C633F" w14:textId="77777777" w:rsidR="00C34357" w:rsidRDefault="00000000">
            <w:pPr>
              <w:jc w:val="center"/>
            </w:pPr>
            <w:r>
              <w:rPr>
                <w:color w:val="000000"/>
                <w:sz w:val="17"/>
                <w:szCs w:val="17"/>
              </w:rPr>
              <w:t>G2</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882C5F" w14:textId="77777777" w:rsidR="00C34357" w:rsidRDefault="00000000">
            <w:pPr>
              <w:jc w:val="center"/>
            </w:pPr>
            <w:r>
              <w:rPr>
                <w:color w:val="000000"/>
                <w:sz w:val="17"/>
                <w:szCs w:val="17"/>
              </w:rPr>
              <w:t>Q0/P4</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1B131A" w14:textId="77777777" w:rsidR="00C34357" w:rsidRDefault="00000000">
            <w:pPr>
              <w:jc w:val="center"/>
            </w:pPr>
            <w:r>
              <w:rPr>
                <w:color w:val="000000"/>
                <w:sz w:val="17"/>
                <w:szCs w:val="17"/>
              </w:rPr>
              <w:t>G6</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B89714" w14:textId="77777777" w:rsidR="00C34357" w:rsidRDefault="00000000">
            <w:pPr>
              <w:jc w:val="center"/>
            </w:pPr>
            <w:r>
              <w:rPr>
                <w:color w:val="000000"/>
                <w:sz w:val="17"/>
                <w:szCs w:val="17"/>
              </w:rPr>
              <w:t>Q4/P5</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888A73" w14:textId="77777777" w:rsidR="00C34357" w:rsidRDefault="00000000">
            <w:pPr>
              <w:jc w:val="center"/>
            </w:pPr>
            <w:r>
              <w:rPr>
                <w:color w:val="000000"/>
                <w:sz w:val="17"/>
                <w:szCs w:val="17"/>
              </w:rPr>
              <w:t>G7</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5340962" w14:textId="77777777" w:rsidR="00C34357" w:rsidRDefault="00000000">
            <w:pPr>
              <w:jc w:val="center"/>
            </w:pPr>
            <w:r>
              <w:rPr>
                <w:color w:val="000000"/>
                <w:sz w:val="17"/>
                <w:szCs w:val="17"/>
              </w:rPr>
              <w:t>Q5/P6</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858E9DD" w14:textId="77777777" w:rsidR="00C34357" w:rsidRDefault="00000000">
            <w:pPr>
              <w:jc w:val="center"/>
            </w:pPr>
            <w:r>
              <w:rPr>
                <w:b/>
                <w:bCs/>
                <w:color w:val="2E7D32"/>
                <w:sz w:val="17"/>
                <w:szCs w:val="17"/>
              </w:rPr>
              <w:t>false</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10A764" w14:textId="77777777" w:rsidR="00C34357" w:rsidRDefault="00000000">
            <w:r>
              <w:rPr>
                <w:i/>
                <w:iCs/>
                <w:color w:val="000000"/>
                <w:sz w:val="16"/>
                <w:szCs w:val="16"/>
              </w:rPr>
              <w:t>Config estándar</w:t>
            </w:r>
          </w:p>
        </w:tc>
      </w:tr>
      <w:tr w:rsidR="00C34357" w14:paraId="148BAD7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B6F3605" w14:textId="77777777" w:rsidR="00C34357" w:rsidRDefault="00000000">
            <w:r>
              <w:rPr>
                <w:b/>
                <w:bCs/>
                <w:color w:val="000000"/>
                <w:sz w:val="17"/>
                <w:szCs w:val="17"/>
              </w:rPr>
              <w:t>Entel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783902" w14:textId="77777777" w:rsidR="00C34357" w:rsidRDefault="00000000">
            <w:pPr>
              <w:jc w:val="center"/>
            </w:pPr>
            <w:r>
              <w:rPr>
                <w:color w:val="000000"/>
                <w:sz w:val="17"/>
                <w:szCs w:val="17"/>
              </w:rPr>
              <w:t>G2</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2FB761" w14:textId="77777777" w:rsidR="00C34357" w:rsidRDefault="00000000">
            <w:pPr>
              <w:jc w:val="center"/>
            </w:pPr>
            <w:r>
              <w:rPr>
                <w:color w:val="000000"/>
                <w:sz w:val="17"/>
                <w:szCs w:val="17"/>
              </w:rPr>
              <w:t>Q0/P4</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9AB9D0" w14:textId="77777777" w:rsidR="00C34357" w:rsidRDefault="00000000">
            <w:pPr>
              <w:jc w:val="center"/>
            </w:pPr>
            <w:r>
              <w:rPr>
                <w:color w:val="000000"/>
                <w:sz w:val="17"/>
                <w:szCs w:val="17"/>
              </w:rPr>
              <w:t>G6</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D73588" w14:textId="77777777" w:rsidR="00C34357" w:rsidRDefault="00000000">
            <w:pPr>
              <w:jc w:val="center"/>
            </w:pPr>
            <w:r>
              <w:rPr>
                <w:color w:val="000000"/>
                <w:sz w:val="17"/>
                <w:szCs w:val="17"/>
              </w:rPr>
              <w:t>Q4/P5</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2D7B7F" w14:textId="77777777" w:rsidR="00C34357" w:rsidRDefault="00000000">
            <w:pPr>
              <w:jc w:val="center"/>
            </w:pPr>
            <w:r>
              <w:rPr>
                <w:color w:val="000000"/>
                <w:sz w:val="17"/>
                <w:szCs w:val="17"/>
              </w:rPr>
              <w:t>G7</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CE78FDA" w14:textId="77777777" w:rsidR="00C34357" w:rsidRDefault="00000000">
            <w:pPr>
              <w:jc w:val="center"/>
            </w:pPr>
            <w:r>
              <w:rPr>
                <w:color w:val="000000"/>
                <w:sz w:val="17"/>
                <w:szCs w:val="17"/>
              </w:rPr>
              <w:t>Q5/P6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867A6F" w14:textId="77777777" w:rsidR="00C34357" w:rsidRDefault="00000000">
            <w:pPr>
              <w:jc w:val="center"/>
            </w:pPr>
            <w:r>
              <w:rPr>
                <w:b/>
                <w:bCs/>
                <w:color w:val="2E7D32"/>
                <w:sz w:val="17"/>
                <w:szCs w:val="17"/>
              </w:rPr>
              <w:t>false</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413BECD" w14:textId="77777777" w:rsidR="00C34357" w:rsidRDefault="00000000">
            <w:r>
              <w:rPr>
                <w:i/>
                <w:iCs/>
                <w:color w:val="000000"/>
                <w:sz w:val="16"/>
                <w:szCs w:val="16"/>
              </w:rPr>
              <w:t>Config estándar</w:t>
            </w:r>
          </w:p>
        </w:tc>
      </w:tr>
      <w:tr w:rsidR="00C34357" w14:paraId="1CD50F96"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D89A244" w14:textId="77777777" w:rsidR="00C34357" w:rsidRDefault="00000000">
            <w:r>
              <w:rPr>
                <w:b/>
                <w:bCs/>
                <w:color w:val="000000"/>
                <w:sz w:val="17"/>
                <w:szCs w:val="17"/>
              </w:rPr>
              <w:t>TCH (Movistar)</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22D8DB" w14:textId="77777777" w:rsidR="00C34357" w:rsidRDefault="00000000">
            <w:pPr>
              <w:jc w:val="center"/>
            </w:pPr>
            <w:r>
              <w:rPr>
                <w:color w:val="000000"/>
                <w:sz w:val="17"/>
                <w:szCs w:val="17"/>
              </w:rPr>
              <w:t>G2</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7E60E58" w14:textId="77777777" w:rsidR="00C34357" w:rsidRDefault="00000000">
            <w:pPr>
              <w:jc w:val="center"/>
            </w:pPr>
            <w:r>
              <w:rPr>
                <w:color w:val="000000"/>
                <w:sz w:val="17"/>
                <w:szCs w:val="17"/>
              </w:rPr>
              <w:t>Q0/P4</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FC11612" w14:textId="77777777" w:rsidR="00C34357" w:rsidRDefault="00000000">
            <w:pPr>
              <w:jc w:val="center"/>
            </w:pPr>
            <w:r>
              <w:rPr>
                <w:color w:val="000000"/>
                <w:sz w:val="17"/>
                <w:szCs w:val="17"/>
              </w:rPr>
              <w:t>G6</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D786AAE" w14:textId="77777777" w:rsidR="00C34357" w:rsidRDefault="00000000">
            <w:pPr>
              <w:jc w:val="center"/>
            </w:pPr>
            <w:r>
              <w:rPr>
                <w:color w:val="000000"/>
                <w:sz w:val="17"/>
                <w:szCs w:val="17"/>
              </w:rPr>
              <w:t>Q4/P5</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FA1939E" w14:textId="77777777" w:rsidR="00C34357" w:rsidRDefault="00000000">
            <w:pPr>
              <w:jc w:val="center"/>
            </w:pPr>
            <w:r>
              <w:rPr>
                <w:color w:val="000000"/>
                <w:sz w:val="17"/>
                <w:szCs w:val="17"/>
              </w:rPr>
              <w:t>G7</w:t>
            </w:r>
          </w:p>
        </w:tc>
        <w:tc>
          <w:tcPr>
            <w:tcW w:w="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A8D85C" w14:textId="77777777" w:rsidR="00C34357" w:rsidRDefault="00000000">
            <w:pPr>
              <w:jc w:val="center"/>
            </w:pPr>
            <w:r>
              <w:rPr>
                <w:color w:val="000000"/>
                <w:sz w:val="17"/>
                <w:szCs w:val="17"/>
              </w:rPr>
              <w:t>Q5/P6</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C811199" w14:textId="77777777" w:rsidR="00C34357" w:rsidRDefault="00000000">
            <w:pPr>
              <w:jc w:val="center"/>
            </w:pPr>
            <w:r>
              <w:rPr>
                <w:b/>
                <w:bCs/>
                <w:color w:val="C62828"/>
                <w:sz w:val="17"/>
                <w:szCs w:val="17"/>
              </w:rPr>
              <w:t>true</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8CDBB2" w14:textId="77777777" w:rsidR="00C34357" w:rsidRDefault="00000000">
            <w:r>
              <w:rPr>
                <w:color w:val="000000"/>
                <w:sz w:val="16"/>
                <w:szCs w:val="16"/>
              </w:rPr>
              <w:t>Único VNO que borra VLAN al dar de baja en Nokia</w:t>
            </w:r>
          </w:p>
        </w:tc>
      </w:tr>
    </w:tbl>
    <w:p w14:paraId="34C3B1C1" w14:textId="77777777" w:rsidR="00C34357" w:rsidRDefault="00000000">
      <w:pPr>
        <w:pBdr>
          <w:left w:val="single" w:sz="12" w:space="8" w:color="4472C4"/>
        </w:pBdr>
        <w:spacing w:before="100" w:after="160"/>
        <w:ind w:left="360" w:right="360"/>
      </w:pPr>
      <w:r>
        <w:rPr>
          <w:i/>
          <w:iCs/>
          <w:color w:val="444444"/>
          <w:sz w:val="20"/>
          <w:szCs w:val="20"/>
        </w:rPr>
        <w:t>Nota: Los gemports y queues son idénticos para las 4 VNOs en FTTH. La única diferencia operacional crítica entre VNOs es la regla delete_vlan_on_terminate de TCH en Nokia. Para SSAA, la configuración varía adicionalmente por grupo comercial (A-E, BX, DX) según los perfiles de velocidad definidos en el Diseño de Red SSAA v3.1.1.</w:t>
      </w:r>
    </w:p>
    <w:p w14:paraId="5286FECC" w14:textId="77777777" w:rsidR="00C34357" w:rsidRDefault="00000000">
      <w:pPr>
        <w:pStyle w:val="Ttulo2"/>
      </w:pPr>
      <w:bookmarkStart w:id="176" w:name="_Toc226041944"/>
      <w:r>
        <w:t>11.6 Estrategia de rollback automático por paso</w:t>
      </w:r>
      <w:bookmarkEnd w:id="176"/>
    </w:p>
    <w:p w14:paraId="1FE9AF1A" w14:textId="77777777" w:rsidR="00C34357" w:rsidRDefault="00000000">
      <w:pPr>
        <w:spacing w:after="160"/>
        <w:jc w:val="both"/>
      </w:pPr>
      <w:r>
        <w:t>Komands implementa un mecanismo de rollback automático a nivel de paso (step) que garantiza la consistencia de la OLT cuando una operación falla parcialmente. Cada paso en un template de comandos puede definir su comando de rollback correspondiente. Cuando un paso marcado como crítico (is_critical=true) falla, el Rollback Handler ejecuta los comandos de rollback de todos los pasos anteriores completados exitosamente, en orden inverso.</w:t>
      </w:r>
    </w:p>
    <w:p w14:paraId="62EF4DDD" w14:textId="77777777" w:rsidR="00C34357" w:rsidRDefault="00000000">
      <w:pPr>
        <w:spacing w:after="160"/>
        <w:jc w:val="both"/>
      </w:pPr>
      <w:r>
        <w:rPr>
          <w:b/>
          <w:bCs/>
        </w:rPr>
        <w:t>Ejemplo Nokia (alta FTTH):</w:t>
      </w:r>
    </w:p>
    <w:p w14:paraId="118AF3D3" w14:textId="77777777" w:rsidR="00C34357" w:rsidRDefault="00000000">
      <w:pPr>
        <w:pStyle w:val="Prrafodelista"/>
        <w:spacing w:after="80"/>
        <w:ind w:left="720" w:hanging="360"/>
      </w:pPr>
      <w:r>
        <w:t>• Paso 1: Registrar ONT → Rollback: "no interface" (elimina ONT y todo lo asociado)</w:t>
      </w:r>
    </w:p>
    <w:p w14:paraId="1AB8A5A5" w14:textId="77777777" w:rsidR="00C34357" w:rsidRDefault="00000000">
      <w:pPr>
        <w:pStyle w:val="Prrafodelista"/>
        <w:spacing w:after="80"/>
        <w:ind w:left="720" w:hanging="360"/>
      </w:pPr>
      <w:r>
        <w:t>• Paso 2: Configurar Ethernet → Rollback: incluido en "no interface"</w:t>
      </w:r>
    </w:p>
    <w:p w14:paraId="38B76310" w14:textId="77777777" w:rsidR="00C34357" w:rsidRDefault="00000000">
      <w:pPr>
        <w:pStyle w:val="Prrafodelista"/>
        <w:spacing w:after="80"/>
        <w:ind w:left="720" w:hanging="360"/>
      </w:pPr>
      <w:r>
        <w:t>• Paso 3: Crear bridge-port Internet → Rollback: incluido en "no interface"</w:t>
      </w:r>
    </w:p>
    <w:p w14:paraId="6E603886" w14:textId="77777777" w:rsidR="00C34357" w:rsidRDefault="00000000">
      <w:pPr>
        <w:spacing w:after="160"/>
        <w:jc w:val="both"/>
      </w:pPr>
      <w:r>
        <w:t>Si el paso 3 falla, Nokia simplifica el rollback con un solo comando "no interface" que elimina todo de una vez.</w:t>
      </w:r>
    </w:p>
    <w:p w14:paraId="7C65531A" w14:textId="77777777" w:rsidR="00C34357" w:rsidRDefault="00000000">
      <w:pPr>
        <w:spacing w:after="160"/>
        <w:jc w:val="both"/>
      </w:pPr>
      <w:r>
        <w:rPr>
          <w:b/>
          <w:bCs/>
        </w:rPr>
        <w:t>Ejemplo Huawei (alta FTTH):</w:t>
      </w:r>
    </w:p>
    <w:p w14:paraId="56321856" w14:textId="77777777" w:rsidR="00C34357" w:rsidRDefault="00000000">
      <w:pPr>
        <w:pStyle w:val="Prrafodelista"/>
        <w:spacing w:after="80"/>
        <w:ind w:left="720" w:hanging="360"/>
      </w:pPr>
      <w:r>
        <w:t>• Paso 1: ont add → Rollback: undo ont {ont_id}</w:t>
      </w:r>
    </w:p>
    <w:p w14:paraId="5ADC79E0" w14:textId="77777777" w:rsidR="00C34357" w:rsidRDefault="00000000">
      <w:pPr>
        <w:pStyle w:val="Prrafodelista"/>
        <w:spacing w:after="80"/>
        <w:ind w:left="720" w:hanging="360"/>
      </w:pPr>
      <w:r>
        <w:t>• Paso 2: service-port Internet (G2) → Rollback: undo service-port {INDEX_Internet}</w:t>
      </w:r>
    </w:p>
    <w:p w14:paraId="573C7006" w14:textId="77777777" w:rsidR="00C34357" w:rsidRDefault="00000000">
      <w:pPr>
        <w:pStyle w:val="Prrafodelista"/>
        <w:spacing w:after="80"/>
        <w:ind w:left="720" w:hanging="360"/>
      </w:pPr>
      <w:r>
        <w:t>• Paso 3: service-port VoIP (G6) → Rollback: undo service-port {INDEX_VoIP}</w:t>
      </w:r>
    </w:p>
    <w:p w14:paraId="44A2745D" w14:textId="77777777" w:rsidR="00C34357" w:rsidRDefault="00000000">
      <w:pPr>
        <w:pStyle w:val="Prrafodelista"/>
        <w:spacing w:after="80"/>
        <w:ind w:left="720" w:hanging="360"/>
      </w:pPr>
      <w:r>
        <w:t>• Paso 4: service-port IPTV (G7) → Rollback: undo service-port {INDEX_IPTV}</w:t>
      </w:r>
    </w:p>
    <w:p w14:paraId="2756F9FD" w14:textId="77777777" w:rsidR="00C34357" w:rsidRDefault="00000000">
      <w:pPr>
        <w:spacing w:after="160"/>
        <w:jc w:val="both"/>
      </w:pPr>
      <w:r>
        <w:t>Si el paso 4 falla, Huawei requiere eliminar los service-ports en orden inverso (VoIP, Internet) y luego la ONT. Para el rollback, el Adapter captura y almacena el INDEX retornado por la OLT en cada paso exitoso (campo response_data en transaction_steps). Cuando el rollback se activa, utiliza los INDEX almacenados en los pasos anteriores exitosos en lugar de ejecutar un nuevo _resolve_dynamic_ids(), evitando una consulta adicional a la OLT durante la ventana de error.</w:t>
      </w:r>
    </w:p>
    <w:p w14:paraId="4EC12F75" w14:textId="77777777" w:rsidR="00C34357" w:rsidRDefault="00000000">
      <w:pPr>
        <w:pBdr>
          <w:left w:val="single" w:sz="12" w:space="8" w:color="4472C4"/>
        </w:pBdr>
        <w:spacing w:before="100" w:after="160"/>
        <w:ind w:left="360" w:right="360"/>
      </w:pPr>
      <w:r>
        <w:rPr>
          <w:i/>
          <w:iCs/>
          <w:color w:val="444444"/>
          <w:sz w:val="20"/>
          <w:szCs w:val="20"/>
        </w:rPr>
        <w:lastRenderedPageBreak/>
        <w:t>Nota: Si el rollback también falla (ROLLBACK_FAILED), la OLT puede quedar en estado inconsistente. En este caso, Komands genera una alerta de escalamiento inmediato a Ingeniería de Redes para intervención manual directa en la OLT.</w:t>
      </w:r>
    </w:p>
    <w:p w14:paraId="64467F75" w14:textId="77777777" w:rsidR="00C34357" w:rsidRDefault="00000000">
      <w:pPr>
        <w:pStyle w:val="Ttulo2"/>
      </w:pPr>
      <w:bookmarkStart w:id="177" w:name="_Toc226041945"/>
      <w:r>
        <w:t>11.7 Tabla ont-type por tecnología (XGSPON vs GPON)</w:t>
      </w:r>
      <w:bookmarkEnd w:id="177"/>
    </w:p>
    <w:p w14:paraId="7F94912E" w14:textId="77777777" w:rsidR="00C34357" w:rsidRDefault="00000000">
      <w:pPr>
        <w:spacing w:after="160"/>
        <w:jc w:val="both"/>
      </w:pPr>
      <w:r>
        <w:t>El parámetro ont-type determina cómo la OLT gestiona la ONT según la tecnología de la tarjeta PON. Este valor se resuelve en el Config Engine según la tecnología de la OLT registrada en el Catálogo Técnico: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1400"/>
        <w:gridCol w:w="4600"/>
        <w:gridCol w:w="1960"/>
      </w:tblGrid>
      <w:tr w:rsidR="00C34357" w14:paraId="366FFEDA"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1927E36" w14:textId="77777777" w:rsidR="00C34357" w:rsidRDefault="00000000">
            <w:pPr>
              <w:jc w:val="center"/>
            </w:pPr>
            <w:r>
              <w:rPr>
                <w:b/>
                <w:bCs/>
                <w:color w:val="FFFFFF"/>
                <w:sz w:val="20"/>
                <w:szCs w:val="20"/>
              </w:rPr>
              <w:t>Tecnología</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C0091B1" w14:textId="77777777" w:rsidR="00C34357" w:rsidRDefault="00000000">
            <w:pPr>
              <w:jc w:val="center"/>
            </w:pPr>
            <w:r>
              <w:rPr>
                <w:b/>
                <w:bCs/>
                <w:color w:val="FFFFFF"/>
                <w:sz w:val="20"/>
                <w:szCs w:val="20"/>
              </w:rPr>
              <w:t>ont-type</w:t>
            </w:r>
          </w:p>
        </w:tc>
        <w:tc>
          <w:tcPr>
            <w:tcW w:w="4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CE2165B" w14:textId="77777777" w:rsidR="00C34357" w:rsidRDefault="00000000">
            <w:pPr>
              <w:jc w:val="center"/>
            </w:pPr>
            <w:r>
              <w:rPr>
                <w:b/>
                <w:bCs/>
                <w:color w:val="FFFFFF"/>
                <w:sz w:val="20"/>
                <w:szCs w:val="20"/>
              </w:rPr>
              <w:t>Descripción</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8808B62" w14:textId="77777777" w:rsidR="00C34357" w:rsidRDefault="00000000">
            <w:pPr>
              <w:jc w:val="center"/>
            </w:pPr>
            <w:r>
              <w:rPr>
                <w:b/>
                <w:bCs/>
                <w:color w:val="FFFFFF"/>
                <w:sz w:val="20"/>
                <w:szCs w:val="20"/>
              </w:rPr>
              <w:t>Vendor</w:t>
            </w:r>
          </w:p>
        </w:tc>
      </w:tr>
      <w:tr w:rsidR="00C34357" w14:paraId="45AC89B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90B948" w14:textId="77777777" w:rsidR="00C34357" w:rsidRDefault="00000000">
            <w:r>
              <w:rPr>
                <w:b/>
                <w:bCs/>
                <w:color w:val="000000"/>
                <w:sz w:val="18"/>
                <w:szCs w:val="18"/>
              </w:rPr>
              <w:t>GPON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20A898" w14:textId="77777777" w:rsidR="00C34357" w:rsidRDefault="00000000">
            <w:pPr>
              <w:jc w:val="center"/>
            </w:pPr>
            <w:r>
              <w:rPr>
                <w:color w:val="C62828"/>
                <w:sz w:val="18"/>
                <w:szCs w:val="18"/>
              </w:rPr>
              <w:t>auto</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7F093DC" w14:textId="77777777" w:rsidR="00C34357" w:rsidRDefault="00000000">
            <w:r>
              <w:rPr>
                <w:color w:val="000000"/>
                <w:sz w:val="18"/>
                <w:szCs w:val="18"/>
              </w:rPr>
              <w:t>Estándar para ONTs GPON en tarjetas GPON</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3650639" w14:textId="77777777" w:rsidR="00C34357" w:rsidRDefault="00000000">
            <w:pPr>
              <w:jc w:val="center"/>
            </w:pPr>
            <w:r>
              <w:rPr>
                <w:color w:val="000000"/>
                <w:sz w:val="18"/>
                <w:szCs w:val="18"/>
              </w:rPr>
              <w:t>Nokia + Huawei</w:t>
            </w:r>
          </w:p>
        </w:tc>
      </w:tr>
      <w:tr w:rsidR="00C34357" w14:paraId="479CE335"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72D15BB" w14:textId="77777777" w:rsidR="00C34357" w:rsidRDefault="00000000">
            <w:r>
              <w:rPr>
                <w:b/>
                <w:bCs/>
                <w:color w:val="000000"/>
                <w:sz w:val="18"/>
                <w:szCs w:val="18"/>
              </w:rPr>
              <w:t>XGSPON</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A75EAE" w14:textId="77777777" w:rsidR="00C34357" w:rsidRDefault="00000000">
            <w:pPr>
              <w:jc w:val="center"/>
            </w:pPr>
            <w:r>
              <w:rPr>
                <w:color w:val="C62828"/>
                <w:sz w:val="18"/>
                <w:szCs w:val="18"/>
              </w:rPr>
              <w:t>10g/10g</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E81873" w14:textId="77777777" w:rsidR="00C34357" w:rsidRDefault="00000000">
            <w:r>
              <w:rPr>
                <w:color w:val="000000"/>
                <w:sz w:val="18"/>
                <w:szCs w:val="18"/>
              </w:rPr>
              <w:t>ONTs simétricas 10 Gbps en tarjetas XGSPON</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4FEA215" w14:textId="77777777" w:rsidR="00C34357" w:rsidRDefault="00000000">
            <w:pPr>
              <w:jc w:val="center"/>
            </w:pPr>
            <w:r>
              <w:rPr>
                <w:color w:val="000000"/>
                <w:sz w:val="18"/>
                <w:szCs w:val="18"/>
              </w:rPr>
              <w:t>Huawei</w:t>
            </w:r>
          </w:p>
        </w:tc>
      </w:tr>
      <w:tr w:rsidR="00C34357" w14:paraId="64C922A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C55173" w14:textId="77777777" w:rsidR="00C34357" w:rsidRDefault="00000000">
            <w:r>
              <w:rPr>
                <w:b/>
                <w:bCs/>
                <w:color w:val="000000"/>
                <w:sz w:val="18"/>
                <w:szCs w:val="18"/>
              </w:rPr>
              <w:t>XGSPON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4D2A9E0" w14:textId="77777777" w:rsidR="00C34357" w:rsidRDefault="00000000">
            <w:pPr>
              <w:jc w:val="center"/>
            </w:pPr>
            <w:r>
              <w:rPr>
                <w:color w:val="C62828"/>
                <w:sz w:val="18"/>
                <w:szCs w:val="18"/>
              </w:rPr>
              <w:t>xgs</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CBF54E" w14:textId="77777777" w:rsidR="00C34357" w:rsidRDefault="00000000">
            <w:r>
              <w:rPr>
                <w:color w:val="000000"/>
                <w:sz w:val="18"/>
                <w:szCs w:val="18"/>
              </w:rPr>
              <w:t>ONTs XGSPON en tarjetas XGSPON</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B8E7FC9" w14:textId="77777777" w:rsidR="00C34357" w:rsidRDefault="00000000">
            <w:pPr>
              <w:jc w:val="center"/>
            </w:pPr>
            <w:r>
              <w:rPr>
                <w:color w:val="000000"/>
                <w:sz w:val="18"/>
                <w:szCs w:val="18"/>
              </w:rPr>
              <w:t>Nokia</w:t>
            </w:r>
          </w:p>
        </w:tc>
      </w:tr>
      <w:tr w:rsidR="00C34357" w14:paraId="63E21829"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442CD4" w14:textId="77777777" w:rsidR="00C34357" w:rsidRDefault="00000000">
            <w:r>
              <w:rPr>
                <w:b/>
                <w:bCs/>
                <w:color w:val="000000"/>
                <w:sz w:val="18"/>
                <w:szCs w:val="18"/>
              </w:rPr>
              <w:t>GPON forzado</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9787CA9" w14:textId="77777777" w:rsidR="00C34357" w:rsidRDefault="00000000">
            <w:pPr>
              <w:jc w:val="center"/>
            </w:pPr>
            <w:r>
              <w:rPr>
                <w:color w:val="C62828"/>
                <w:sz w:val="18"/>
                <w:szCs w:val="18"/>
              </w:rPr>
              <w:t>2.5g/1.25g</w:t>
            </w:r>
          </w:p>
        </w:tc>
        <w:tc>
          <w:tcPr>
            <w:tcW w:w="4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532959" w14:textId="77777777" w:rsidR="00C34357" w:rsidRDefault="00000000">
            <w:r>
              <w:rPr>
                <w:color w:val="000000"/>
                <w:sz w:val="18"/>
                <w:szCs w:val="18"/>
              </w:rPr>
              <w:t>Forzar modo GPON en tarjeta dual GPON/XGSPON</w:t>
            </w:r>
          </w:p>
        </w:tc>
        <w:tc>
          <w:tcPr>
            <w:tcW w:w="1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7661FE3" w14:textId="77777777" w:rsidR="00C34357" w:rsidRDefault="00000000">
            <w:pPr>
              <w:jc w:val="center"/>
            </w:pPr>
            <w:r>
              <w:rPr>
                <w:color w:val="000000"/>
                <w:sz w:val="18"/>
                <w:szCs w:val="18"/>
              </w:rPr>
              <w:t>Huawei</w:t>
            </w:r>
          </w:p>
        </w:tc>
      </w:tr>
    </w:tbl>
    <w:p w14:paraId="73C5CEC8" w14:textId="77777777" w:rsidR="00C34357" w:rsidRDefault="00000000">
      <w:pPr>
        <w:pStyle w:val="Ttulo2"/>
      </w:pPr>
      <w:bookmarkStart w:id="178" w:name="_Toc226041946"/>
      <w:r>
        <w:t>11.8 SSAA: Resumen de configuración por grupo comercial</w:t>
      </w:r>
      <w:bookmarkEnd w:id="178"/>
    </w:p>
    <w:p w14:paraId="069AD275" w14:textId="77777777" w:rsidR="00C34357" w:rsidRDefault="00000000">
      <w:pPr>
        <w:spacing w:after="160"/>
        <w:jc w:val="both"/>
      </w:pPr>
      <w:r>
        <w:t>Los 7 grupos comerciales de SSAA tienen configuraciones diferentes de service-ports, VLANs y perfiles de velocidad. La siguiente tabla resume la estructura por grupo según el Diseño de Red SSAA v3.1.1 (REF-11):</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185"/>
        <w:gridCol w:w="1921"/>
        <w:gridCol w:w="2348"/>
        <w:gridCol w:w="2561"/>
        <w:gridCol w:w="1345"/>
      </w:tblGrid>
      <w:tr w:rsidR="00C34357" w14:paraId="4432E688"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C889975" w14:textId="77777777" w:rsidR="00C34357" w:rsidRDefault="00000000">
            <w:pPr>
              <w:jc w:val="center"/>
            </w:pPr>
            <w:r>
              <w:rPr>
                <w:b/>
                <w:bCs/>
                <w:color w:val="FFFFFF"/>
                <w:sz w:val="20"/>
                <w:szCs w:val="20"/>
              </w:rPr>
              <w:t>Grupo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F741E3C" w14:textId="77777777" w:rsidR="00C34357" w:rsidRDefault="00000000">
            <w:pPr>
              <w:jc w:val="center"/>
            </w:pPr>
            <w:r>
              <w:rPr>
                <w:b/>
                <w:bCs/>
                <w:color w:val="FFFFFF"/>
                <w:sz w:val="20"/>
                <w:szCs w:val="20"/>
              </w:rPr>
              <w:t>Tipo servicio</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4B899AC" w14:textId="77777777" w:rsidR="00C34357" w:rsidRDefault="00000000">
            <w:pPr>
              <w:jc w:val="center"/>
            </w:pPr>
            <w:r>
              <w:rPr>
                <w:b/>
                <w:bCs/>
                <w:color w:val="FFFFFF"/>
                <w:sz w:val="20"/>
                <w:szCs w:val="20"/>
              </w:rPr>
              <w:t>VLANs</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8EC25F6" w14:textId="77777777" w:rsidR="00C34357" w:rsidRDefault="00000000">
            <w:pPr>
              <w:jc w:val="center"/>
            </w:pPr>
            <w:r>
              <w:rPr>
                <w:b/>
                <w:bCs/>
                <w:color w:val="FFFFFF"/>
                <w:sz w:val="20"/>
                <w:szCs w:val="20"/>
              </w:rPr>
              <w:t>Perfil velocidad</w:t>
            </w:r>
          </w:p>
        </w:tc>
        <w:tc>
          <w:tcPr>
            <w:tcW w:w="1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6793D57" w14:textId="77777777" w:rsidR="00C34357" w:rsidRDefault="00000000">
            <w:pPr>
              <w:jc w:val="center"/>
            </w:pPr>
            <w:r>
              <w:rPr>
                <w:b/>
                <w:bCs/>
                <w:color w:val="FFFFFF"/>
                <w:sz w:val="20"/>
                <w:szCs w:val="20"/>
              </w:rPr>
              <w:t>Tecnología</w:t>
            </w:r>
          </w:p>
        </w:tc>
      </w:tr>
      <w:tr w:rsidR="00C34357" w14:paraId="5A6E616D"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C2C486" w14:textId="77777777" w:rsidR="00C34357" w:rsidRDefault="00000000">
            <w:pPr>
              <w:jc w:val="center"/>
            </w:pPr>
            <w:r>
              <w:rPr>
                <w:b/>
                <w:bCs/>
                <w:color w:val="000000"/>
                <w:sz w:val="18"/>
                <w:szCs w:val="18"/>
              </w:rPr>
              <w:t>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DFA2FB5" w14:textId="77777777" w:rsidR="00C34357" w:rsidRDefault="00000000">
            <w:r>
              <w:rPr>
                <w:color w:val="000000"/>
                <w:sz w:val="18"/>
                <w:szCs w:val="18"/>
              </w:rPr>
              <w:t>TrunkIP</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205034E" w14:textId="77777777" w:rsidR="00C34357" w:rsidRDefault="00000000">
            <w:r>
              <w:rPr>
                <w:color w:val="000000"/>
                <w:sz w:val="17"/>
                <w:szCs w:val="17"/>
              </w:rPr>
              <w:t>SVLAN-A + CVLAN configurable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55C84EE" w14:textId="77777777" w:rsidR="00C34357" w:rsidRDefault="00000000">
            <w:r>
              <w:rPr>
                <w:color w:val="000000"/>
                <w:sz w:val="17"/>
                <w:szCs w:val="17"/>
              </w:rPr>
              <w:t>Banda asegurada, sin oversubscription</w:t>
            </w:r>
          </w:p>
        </w:tc>
        <w:tc>
          <w:tcPr>
            <w:tcW w:w="1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9645DC7" w14:textId="77777777" w:rsidR="00C34357" w:rsidRDefault="00000000">
            <w:pPr>
              <w:jc w:val="center"/>
            </w:pPr>
            <w:r>
              <w:rPr>
                <w:color w:val="000000"/>
                <w:sz w:val="18"/>
                <w:szCs w:val="18"/>
              </w:rPr>
              <w:t>GPON</w:t>
            </w:r>
          </w:p>
        </w:tc>
      </w:tr>
      <w:tr w:rsidR="00C34357" w14:paraId="4020B005"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79C6D09" w14:textId="77777777" w:rsidR="00C34357" w:rsidRDefault="00000000">
            <w:pPr>
              <w:jc w:val="center"/>
            </w:pPr>
            <w:r>
              <w:rPr>
                <w:b/>
                <w:bCs/>
                <w:color w:val="000000"/>
                <w:sz w:val="18"/>
                <w:szCs w:val="18"/>
              </w:rPr>
              <w:t>B</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70FD554" w14:textId="77777777" w:rsidR="00C34357" w:rsidRDefault="00000000">
            <w:r>
              <w:rPr>
                <w:color w:val="000000"/>
                <w:sz w:val="18"/>
                <w:szCs w:val="18"/>
              </w:rPr>
              <w:t>Internet empresarial</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77AFF0" w14:textId="77777777" w:rsidR="00C34357" w:rsidRDefault="00000000">
            <w:r>
              <w:rPr>
                <w:color w:val="000000"/>
                <w:sz w:val="17"/>
                <w:szCs w:val="17"/>
              </w:rPr>
              <w:t>SVLAN-B + CVLAN configurable</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A55B68" w14:textId="77777777" w:rsidR="00C34357" w:rsidRPr="005D78BF" w:rsidRDefault="00000000">
            <w:pPr>
              <w:rPr>
                <w:lang w:val="en-US"/>
              </w:rPr>
            </w:pPr>
            <w:r>
              <w:rPr>
                <w:color w:val="000000"/>
                <w:sz w:val="17"/>
                <w:szCs w:val="17"/>
                <w:lang w:val="en-US"/>
              </w:rPr>
              <w:t>Best effort con CIR mínimo</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B0A117" w14:textId="77777777" w:rsidR="00C34357" w:rsidRDefault="00000000">
            <w:pPr>
              <w:jc w:val="center"/>
            </w:pPr>
            <w:r>
              <w:rPr>
                <w:color w:val="000000"/>
                <w:sz w:val="18"/>
                <w:szCs w:val="18"/>
              </w:rPr>
              <w:t>GPON</w:t>
            </w:r>
          </w:p>
        </w:tc>
      </w:tr>
      <w:tr w:rsidR="00C34357" w14:paraId="663D1A3B"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0D804A" w14:textId="77777777" w:rsidR="00C34357" w:rsidRDefault="00000000">
            <w:pPr>
              <w:jc w:val="center"/>
            </w:pPr>
            <w:r>
              <w:rPr>
                <w:b/>
                <w:bCs/>
                <w:color w:val="000000"/>
                <w:sz w:val="18"/>
                <w:szCs w:val="18"/>
              </w:rPr>
              <w:t>C</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FF73DF" w14:textId="77777777" w:rsidR="00C34357" w:rsidRDefault="00000000">
            <w:r>
              <w:rPr>
                <w:color w:val="000000"/>
                <w:sz w:val="18"/>
                <w:szCs w:val="18"/>
              </w:rPr>
              <w:t>Internet L2 / Punto a punto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C0CF573" w14:textId="77777777" w:rsidR="00C34357" w:rsidRDefault="00000000">
            <w:r>
              <w:rPr>
                <w:color w:val="000000"/>
                <w:sz w:val="17"/>
                <w:szCs w:val="17"/>
              </w:rPr>
              <w:t>SVLAN-C + CVLAN configurable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310289" w14:textId="77777777" w:rsidR="00C34357" w:rsidRDefault="00000000">
            <w:r>
              <w:rPr>
                <w:color w:val="000000"/>
                <w:sz w:val="17"/>
                <w:szCs w:val="17"/>
              </w:rPr>
              <w:t>Dedicado, sin compartir</w:t>
            </w:r>
          </w:p>
        </w:tc>
        <w:tc>
          <w:tcPr>
            <w:tcW w:w="1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B3B1FBB" w14:textId="77777777" w:rsidR="00C34357" w:rsidRDefault="00000000">
            <w:pPr>
              <w:jc w:val="center"/>
            </w:pPr>
            <w:r>
              <w:rPr>
                <w:color w:val="000000"/>
                <w:sz w:val="18"/>
                <w:szCs w:val="18"/>
              </w:rPr>
              <w:t>GPON</w:t>
            </w:r>
          </w:p>
        </w:tc>
      </w:tr>
      <w:tr w:rsidR="00C34357" w14:paraId="3A398FC1"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242658" w14:textId="77777777" w:rsidR="00C34357" w:rsidRDefault="00000000">
            <w:pPr>
              <w:jc w:val="center"/>
            </w:pPr>
            <w:r>
              <w:rPr>
                <w:b/>
                <w:bCs/>
                <w:color w:val="000000"/>
                <w:sz w:val="18"/>
                <w:szCs w:val="18"/>
              </w:rPr>
              <w:t>D</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2DFE0CC" w14:textId="77777777" w:rsidR="00C34357" w:rsidRDefault="00000000">
            <w:r>
              <w:rPr>
                <w:color w:val="000000"/>
                <w:sz w:val="18"/>
                <w:szCs w:val="18"/>
              </w:rPr>
              <w:t>Video / Streaming</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BFE25B" w14:textId="77777777" w:rsidR="00C34357" w:rsidRDefault="00000000">
            <w:r>
              <w:rPr>
                <w:color w:val="000000"/>
                <w:sz w:val="17"/>
                <w:szCs w:val="17"/>
              </w:rPr>
              <w:t>SVLAN-D + CVLAN configurable</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5B746F" w14:textId="77777777" w:rsidR="00C34357" w:rsidRDefault="00000000">
            <w:r>
              <w:rPr>
                <w:color w:val="000000"/>
                <w:sz w:val="17"/>
                <w:szCs w:val="17"/>
              </w:rPr>
              <w:t>Prioridad alta, QoS garantizado</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48E82B8" w14:textId="77777777" w:rsidR="00C34357" w:rsidRDefault="00000000">
            <w:pPr>
              <w:jc w:val="center"/>
            </w:pPr>
            <w:r>
              <w:rPr>
                <w:color w:val="000000"/>
                <w:sz w:val="18"/>
                <w:szCs w:val="18"/>
              </w:rPr>
              <w:t>GPON</w:t>
            </w:r>
          </w:p>
        </w:tc>
      </w:tr>
      <w:tr w:rsidR="00C34357" w14:paraId="20FFD013"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D4CC0D2" w14:textId="77777777" w:rsidR="00C34357" w:rsidRDefault="00000000">
            <w:pPr>
              <w:jc w:val="center"/>
            </w:pPr>
            <w:r>
              <w:rPr>
                <w:b/>
                <w:bCs/>
                <w:color w:val="000000"/>
                <w:sz w:val="18"/>
                <w:szCs w:val="18"/>
              </w:rPr>
              <w:t>E (GenericE)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8E0CBC" w14:textId="77777777" w:rsidR="00C34357" w:rsidRDefault="00000000">
            <w:r>
              <w:rPr>
                <w:color w:val="000000"/>
                <w:sz w:val="18"/>
                <w:szCs w:val="18"/>
              </w:rPr>
              <w:t>Multi-servicio combinado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88B56F9" w14:textId="77777777" w:rsidR="00C34357" w:rsidRDefault="00000000">
            <w:r>
              <w:rPr>
                <w:color w:val="000000"/>
                <w:sz w:val="17"/>
                <w:szCs w:val="17"/>
              </w:rPr>
              <w:t>SVLAN-E + CVLAN configurable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945DA9" w14:textId="77777777" w:rsidR="00C34357" w:rsidRDefault="00000000">
            <w:r>
              <w:rPr>
                <w:color w:val="000000"/>
                <w:sz w:val="17"/>
                <w:szCs w:val="17"/>
              </w:rPr>
              <w:t>Combina A+C+D en un perfil</w:t>
            </w:r>
          </w:p>
        </w:tc>
        <w:tc>
          <w:tcPr>
            <w:tcW w:w="1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AD9CFA5" w14:textId="77777777" w:rsidR="00C34357" w:rsidRDefault="00000000">
            <w:pPr>
              <w:jc w:val="center"/>
            </w:pPr>
            <w:r>
              <w:rPr>
                <w:color w:val="000000"/>
                <w:sz w:val="18"/>
                <w:szCs w:val="18"/>
              </w:rPr>
              <w:t>GPON</w:t>
            </w:r>
          </w:p>
        </w:tc>
      </w:tr>
      <w:tr w:rsidR="00C34357" w14:paraId="7A4504ED" w14:textId="77777777">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0DE284B" w14:textId="77777777" w:rsidR="00C34357" w:rsidRDefault="00000000">
            <w:pPr>
              <w:jc w:val="center"/>
            </w:pPr>
            <w:r>
              <w:rPr>
                <w:b/>
                <w:bCs/>
                <w:color w:val="000000"/>
                <w:sz w:val="18"/>
                <w:szCs w:val="18"/>
              </w:rPr>
              <w:t>BX</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BC9259" w14:textId="77777777" w:rsidR="00C34357" w:rsidRDefault="00000000">
            <w:r>
              <w:rPr>
                <w:color w:val="000000"/>
                <w:sz w:val="18"/>
                <w:szCs w:val="18"/>
              </w:rPr>
              <w:t>Banda asegurada XGSPON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E4736A7" w14:textId="77777777" w:rsidR="00C34357" w:rsidRDefault="00000000">
            <w:r>
              <w:rPr>
                <w:color w:val="000000"/>
                <w:sz w:val="17"/>
                <w:szCs w:val="17"/>
              </w:rPr>
              <w:t>SVLAN-BX + CVLAN configurable</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0861BC" w14:textId="77777777" w:rsidR="00C34357" w:rsidRDefault="00000000">
            <w:r>
              <w:rPr>
                <w:color w:val="000000"/>
                <w:sz w:val="17"/>
                <w:szCs w:val="17"/>
              </w:rPr>
              <w:t>30% asegurado sobre 10 Gbps</w:t>
            </w:r>
          </w:p>
        </w:tc>
        <w:tc>
          <w:tcPr>
            <w:tcW w:w="12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59A448F" w14:textId="77777777" w:rsidR="00C34357" w:rsidRDefault="00000000">
            <w:pPr>
              <w:jc w:val="center"/>
            </w:pPr>
            <w:r>
              <w:rPr>
                <w:color w:val="000000"/>
                <w:sz w:val="18"/>
                <w:szCs w:val="18"/>
              </w:rPr>
              <w:t>XGSPON</w:t>
            </w:r>
          </w:p>
        </w:tc>
      </w:tr>
      <w:tr w:rsidR="00C34357" w14:paraId="18F951D2"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4DAF647" w14:textId="77777777" w:rsidR="00C34357" w:rsidRDefault="00000000">
            <w:pPr>
              <w:jc w:val="center"/>
            </w:pPr>
            <w:r>
              <w:rPr>
                <w:b/>
                <w:bCs/>
                <w:color w:val="000000"/>
                <w:sz w:val="18"/>
                <w:szCs w:val="18"/>
              </w:rPr>
              <w:t>DX</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26D723" w14:textId="77777777" w:rsidR="00C34357" w:rsidRDefault="00000000">
            <w:r>
              <w:rPr>
                <w:color w:val="000000"/>
                <w:sz w:val="18"/>
                <w:szCs w:val="18"/>
              </w:rPr>
              <w:t>Best effort XGSPON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0182F49" w14:textId="77777777" w:rsidR="00C34357" w:rsidRDefault="00000000">
            <w:r>
              <w:rPr>
                <w:color w:val="000000"/>
                <w:sz w:val="17"/>
                <w:szCs w:val="17"/>
              </w:rPr>
              <w:t>SVLAN-DX + CVLAN configurable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DAC7A2" w14:textId="77777777" w:rsidR="00C34357" w:rsidRDefault="00000000">
            <w:r>
              <w:rPr>
                <w:color w:val="000000"/>
                <w:sz w:val="17"/>
                <w:szCs w:val="17"/>
              </w:rPr>
              <w:t>Best effort hasta 8 Gbps</w:t>
            </w:r>
          </w:p>
        </w:tc>
        <w:tc>
          <w:tcPr>
            <w:tcW w:w="1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629499A" w14:textId="77777777" w:rsidR="00C34357" w:rsidRDefault="00000000">
            <w:pPr>
              <w:jc w:val="center"/>
            </w:pPr>
            <w:r>
              <w:rPr>
                <w:color w:val="000000"/>
                <w:sz w:val="18"/>
                <w:szCs w:val="18"/>
              </w:rPr>
              <w:t>XGSPON</w:t>
            </w:r>
          </w:p>
        </w:tc>
      </w:tr>
    </w:tbl>
    <w:p w14:paraId="2FC49399" w14:textId="77777777" w:rsidR="00C34357" w:rsidRDefault="00000000">
      <w:pPr>
        <w:pBdr>
          <w:left w:val="single" w:sz="12" w:space="8" w:color="4472C4"/>
        </w:pBdr>
        <w:spacing w:before="100" w:after="160"/>
        <w:ind w:left="360" w:right="360"/>
      </w:pPr>
      <w:r>
        <w:rPr>
          <w:i/>
          <w:iCs/>
          <w:color w:val="444444"/>
          <w:sz w:val="20"/>
          <w:szCs w:val="20"/>
        </w:rPr>
        <w:t>Nota: Los grupos pueden combinarse (A+C, C+D, A+C+D, GenericE) generando múltiples service-ports por ONT. En Huawei, cada servicio requiere un service-port individual con INDEX dinámico (hasta 25 service-ports por ONT en combinaciones complejas). El detalle completo de VLANs, perfiles y combinaciones está en el Diseño de Red SSAA v3.1.1 (REF-11).</w:t>
      </w:r>
    </w:p>
    <w:p w14:paraId="235F11CD" w14:textId="77777777" w:rsidR="00C34357" w:rsidRDefault="00000000">
      <w:pPr>
        <w:pStyle w:val="Ttulo2"/>
      </w:pPr>
      <w:bookmarkStart w:id="179" w:name="_Toc226041947"/>
      <w:r>
        <w:t>11.9 Secuencia de gestión TR-069 en Huawei</w:t>
      </w:r>
      <w:bookmarkEnd w:id="179"/>
    </w:p>
    <w:p w14:paraId="113AA850" w14:textId="77777777" w:rsidR="00C34357" w:rsidRDefault="00000000">
      <w:pPr>
        <w:spacing w:after="160"/>
        <w:jc w:val="both"/>
      </w:pPr>
      <w:r>
        <w:t>La VLAN de gestión TR-069 permite la comunicación entre el ACS (Auto Configuration Server) y la ONT para gestión remota del equipo CPE. En Nokia, esta VLAN es pre-creada (stacked:1968:3680) y solo requiere un bridge-port. En Huawei, la secuencia es diferente:</w:t>
      </w:r>
    </w:p>
    <w:p w14:paraId="1257B971" w14:textId="77777777" w:rsidR="00C34357" w:rsidRDefault="00000000">
      <w:pPr>
        <w:pStyle w:val="Prrafodelista"/>
        <w:spacing w:after="80"/>
        <w:ind w:left="720" w:hanging="360"/>
      </w:pPr>
      <w:r>
        <w:lastRenderedPageBreak/>
        <w:t>• Crear service-port de gestión: service-port vlan {svlan_gestion} gpon {slot}/{pon} ont {ont_id} gemport 0 multi-service user-vlan {uvlan_gestion} tag-transform translate-and-add inner-vlan {cvlan_gestion}.</w:t>
      </w:r>
    </w:p>
    <w:p w14:paraId="4A71D641" w14:textId="77777777" w:rsidR="00C34357" w:rsidRDefault="00000000">
      <w:pPr>
        <w:pStyle w:val="Prrafodelista"/>
        <w:spacing w:after="80"/>
        <w:ind w:left="720" w:hanging="360"/>
      </w:pPr>
      <w:r>
        <w:t>• Configurar native-vlan en el puerto Ethernet de la ONT: ont port native-vlan {slot} {pon} {ont_id} eth 1 vlan {cvlan_gestion} priority 0.</w:t>
      </w:r>
    </w:p>
    <w:p w14:paraId="0C3549EB" w14:textId="77777777" w:rsidR="00C34357" w:rsidRDefault="00000000">
      <w:pPr>
        <w:pStyle w:val="Prrafodelista"/>
        <w:spacing w:after="80"/>
        <w:ind w:left="720" w:hanging="360"/>
      </w:pPr>
      <w:r>
        <w:t>• Verificar conectividad TR-069: display ont info {slot} {pon} {ont_id} debe mostrar el estado de la ONT incluyendo la VLAN de gestión activa.</w:t>
      </w:r>
    </w:p>
    <w:p w14:paraId="736168BA" w14:textId="77777777" w:rsidR="00C34357" w:rsidRDefault="00000000">
      <w:pPr>
        <w:pBdr>
          <w:left w:val="single" w:sz="12" w:space="8" w:color="4472C4"/>
        </w:pBdr>
        <w:spacing w:before="100" w:after="160"/>
        <w:ind w:left="360" w:right="360"/>
      </w:pPr>
      <w:r>
        <w:rPr>
          <w:i/>
          <w:iCs/>
          <w:color w:val="444444"/>
          <w:sz w:val="20"/>
          <w:szCs w:val="20"/>
        </w:rPr>
        <w:t>Nota: La VLAN de gestión debe ser el PRIMER service-port creado después del registro de la ONT, antes de los service-ports de servicio (Internet, VoIP, IPTV). Esto garantiza que la ONT sea alcanzable por el ACS desde el primer momento.</w:t>
      </w:r>
    </w:p>
    <w:p w14:paraId="7AFB95C9" w14:textId="77777777" w:rsidR="00C34357" w:rsidRDefault="00000000">
      <w:pPr>
        <w:pStyle w:val="Ttulo2"/>
      </w:pPr>
      <w:bookmarkStart w:id="180" w:name="_Toc226041948"/>
      <w:r>
        <w:t>11.10 Comandos display/query y formatos de respuesta</w:t>
      </w:r>
      <w:bookmarkEnd w:id="180"/>
    </w:p>
    <w:p w14:paraId="20AE47B8" w14:textId="77777777" w:rsidR="00C34357" w:rsidRDefault="00000000">
      <w:pPr>
        <w:spacing w:after="160"/>
        <w:jc w:val="both"/>
      </w:pPr>
      <w:r>
        <w:t>Los comandos de consulta (display/show) son críticos para la operación de Komands porque sus respuestas deben ser parseadas programáticamente. La siguiente tabla documenta los comandos principales y el formato esperado de su respuesta: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00"/>
        <w:gridCol w:w="2400"/>
        <w:gridCol w:w="3200"/>
        <w:gridCol w:w="2860"/>
      </w:tblGrid>
      <w:tr w:rsidR="00C34357" w14:paraId="04283FCB"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9020F85" w14:textId="77777777" w:rsidR="00C34357" w:rsidRDefault="00000000">
            <w:pPr>
              <w:jc w:val="center"/>
            </w:pPr>
            <w:r>
              <w:rPr>
                <w:b/>
                <w:bCs/>
                <w:color w:val="FFFFFF"/>
                <w:sz w:val="20"/>
                <w:szCs w:val="20"/>
              </w:rPr>
              <w:t>Vendor</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F1A4B91" w14:textId="77777777" w:rsidR="00C34357" w:rsidRDefault="00000000">
            <w:pPr>
              <w:jc w:val="center"/>
            </w:pPr>
            <w:r>
              <w:rPr>
                <w:b/>
                <w:bCs/>
                <w:color w:val="FFFFFF"/>
                <w:sz w:val="20"/>
                <w:szCs w:val="20"/>
              </w:rPr>
              <w:t>Comando</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ED1C2E1" w14:textId="77777777" w:rsidR="00C34357" w:rsidRDefault="00000000">
            <w:pPr>
              <w:jc w:val="center"/>
            </w:pPr>
            <w:r>
              <w:rPr>
                <w:b/>
                <w:bCs/>
                <w:color w:val="FFFFFF"/>
                <w:sz w:val="20"/>
                <w:szCs w:val="20"/>
              </w:rPr>
              <w:t>Formato respuesta</w:t>
            </w:r>
          </w:p>
        </w:tc>
        <w:tc>
          <w:tcPr>
            <w:tcW w:w="2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02E1D57" w14:textId="77777777" w:rsidR="00C34357" w:rsidRDefault="00000000">
            <w:pPr>
              <w:jc w:val="center"/>
            </w:pPr>
            <w:r>
              <w:rPr>
                <w:b/>
                <w:bCs/>
                <w:color w:val="FFFFFF"/>
                <w:sz w:val="20"/>
                <w:szCs w:val="20"/>
              </w:rPr>
              <w:t>Uso en Komands</w:t>
            </w:r>
          </w:p>
        </w:tc>
      </w:tr>
      <w:tr w:rsidR="00C34357" w14:paraId="398F2F84"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723F02B" w14:textId="77777777" w:rsidR="00C34357" w:rsidRDefault="00000000">
            <w:r>
              <w:rPr>
                <w:b/>
                <w:bCs/>
                <w:color w:val="000000"/>
                <w:sz w:val="17"/>
                <w:szCs w:val="17"/>
              </w:rPr>
              <w:t>Nokia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C163EB" w14:textId="77777777" w:rsidR="00C34357" w:rsidRPr="005D78BF" w:rsidRDefault="00000000">
            <w:pPr>
              <w:rPr>
                <w:lang w:val="en-US"/>
              </w:rPr>
            </w:pPr>
            <w:r>
              <w:rPr>
                <w:color w:val="C62828"/>
                <w:sz w:val="16"/>
                <w:szCs w:val="16"/>
                <w:lang w:val="en-US"/>
              </w:rPr>
              <w:t>show equipment ont interface {s}/{p}/{o} detail</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230E2C" w14:textId="77777777" w:rsidR="00C34357" w:rsidRDefault="00000000">
            <w:r>
              <w:rPr>
                <w:color w:val="000000"/>
                <w:sz w:val="16"/>
                <w:szCs w:val="16"/>
              </w:rPr>
              <w:t>Multi-línea clave:valor. Campos: SerialNumber, EquipmentID, AdminState, OperState.</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1E3570B" w14:textId="77777777" w:rsidR="00C34357" w:rsidRDefault="00000000">
            <w:r>
              <w:rPr>
                <w:color w:val="000000"/>
                <w:sz w:val="17"/>
                <w:szCs w:val="17"/>
              </w:rPr>
              <w:t>Consulta de Acceso</w:t>
            </w:r>
          </w:p>
        </w:tc>
      </w:tr>
      <w:tr w:rsidR="00C34357" w14:paraId="66E1EEA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1EB1CC" w14:textId="77777777" w:rsidR="00C34357" w:rsidRDefault="00000000">
            <w:r>
              <w:rPr>
                <w:b/>
                <w:bCs/>
                <w:color w:val="000000"/>
                <w:sz w:val="17"/>
                <w:szCs w:val="17"/>
              </w:rPr>
              <w:t>Nokia</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97A697" w14:textId="77777777" w:rsidR="00C34357" w:rsidRPr="005D78BF" w:rsidRDefault="00000000">
            <w:pPr>
              <w:rPr>
                <w:lang w:val="en-US"/>
              </w:rPr>
            </w:pPr>
            <w:r>
              <w:rPr>
                <w:color w:val="C62828"/>
                <w:sz w:val="16"/>
                <w:szCs w:val="16"/>
                <w:lang w:val="en-US"/>
              </w:rPr>
              <w:t>show vlan bridge-port-fdb</w:t>
            </w:r>
          </w:p>
        </w:tc>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DED3A2" w14:textId="77777777" w:rsidR="00C34357" w:rsidRDefault="00000000">
            <w:r>
              <w:rPr>
                <w:color w:val="000000"/>
                <w:sz w:val="16"/>
                <w:szCs w:val="16"/>
              </w:rPr>
              <w:t>Tabla tabulada. Columnas: VLAN, Port, MAC, Age.</w:t>
            </w:r>
          </w:p>
        </w:tc>
        <w:tc>
          <w:tcPr>
            <w:tcW w:w="28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069D375" w14:textId="77777777" w:rsidR="00C34357" w:rsidRDefault="00000000">
            <w:r>
              <w:rPr>
                <w:color w:val="000000"/>
                <w:sz w:val="17"/>
                <w:szCs w:val="17"/>
              </w:rPr>
              <w:t>Verificación post-activación</w:t>
            </w:r>
          </w:p>
        </w:tc>
      </w:tr>
      <w:tr w:rsidR="00C34357" w14:paraId="1F1630C8"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48DF4AF" w14:textId="77777777" w:rsidR="00C34357" w:rsidRDefault="00000000">
            <w:r>
              <w:rPr>
                <w:b/>
                <w:bCs/>
                <w:color w:val="000000"/>
                <w:sz w:val="17"/>
                <w:szCs w:val="17"/>
              </w:rPr>
              <w:t>Nokia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4F099E4" w14:textId="77777777" w:rsidR="00C34357" w:rsidRPr="005D78BF" w:rsidRDefault="00000000">
            <w:pPr>
              <w:rPr>
                <w:lang w:val="en-US"/>
              </w:rPr>
            </w:pPr>
            <w:r>
              <w:rPr>
                <w:color w:val="C62828"/>
                <w:sz w:val="16"/>
                <w:szCs w:val="16"/>
                <w:lang w:val="en-US"/>
              </w:rPr>
              <w:t>show equipment ont status pon {s}/{p}</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4CA223" w14:textId="77777777" w:rsidR="00C34357" w:rsidRPr="005D78BF" w:rsidRDefault="00000000">
            <w:pPr>
              <w:rPr>
                <w:lang w:val="en-US"/>
              </w:rPr>
            </w:pPr>
            <w:r>
              <w:rPr>
                <w:color w:val="000000"/>
                <w:sz w:val="16"/>
                <w:szCs w:val="16"/>
              </w:rPr>
              <w:t xml:space="preserve">Tabla con ONTs registradas en puerto PON. </w:t>
            </w:r>
            <w:r>
              <w:rPr>
                <w:color w:val="000000"/>
                <w:sz w:val="16"/>
                <w:szCs w:val="16"/>
                <w:lang w:val="en-US"/>
              </w:rPr>
              <w:t>Columnas: ont-idx, sernum, state.</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F4D82D" w14:textId="77777777" w:rsidR="00C34357" w:rsidRDefault="00000000">
            <w:r>
              <w:rPr>
                <w:color w:val="000000"/>
                <w:sz w:val="17"/>
                <w:szCs w:val="17"/>
              </w:rPr>
              <w:t>Ocupación PON</w:t>
            </w:r>
          </w:p>
        </w:tc>
      </w:tr>
      <w:tr w:rsidR="00C34357" w14:paraId="1C54705B"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5A3B01" w14:textId="77777777" w:rsidR="00C34357" w:rsidRDefault="00000000">
            <w:r>
              <w:rPr>
                <w:b/>
                <w:bCs/>
                <w:color w:val="000000"/>
                <w:sz w:val="17"/>
                <w:szCs w:val="17"/>
              </w:rPr>
              <w:t>Huawei</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D9660BD" w14:textId="77777777" w:rsidR="00C34357" w:rsidRPr="005D78BF" w:rsidRDefault="00000000">
            <w:pPr>
              <w:rPr>
                <w:lang w:val="en-US"/>
              </w:rPr>
            </w:pPr>
            <w:r>
              <w:rPr>
                <w:color w:val="C62828"/>
                <w:sz w:val="16"/>
                <w:szCs w:val="16"/>
                <w:lang w:val="en-US"/>
              </w:rPr>
              <w:t>display ont info {s} {p} {o}</w:t>
            </w:r>
          </w:p>
        </w:tc>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0A2886" w14:textId="77777777" w:rsidR="00C34357" w:rsidRDefault="00000000">
            <w:r>
              <w:rPr>
                <w:color w:val="000000"/>
                <w:sz w:val="16"/>
                <w:szCs w:val="16"/>
              </w:rPr>
              <w:t>Multi-línea clave:valor. Campos: SN, ControlFlag, RunState, ConfigState.</w:t>
            </w:r>
          </w:p>
        </w:tc>
        <w:tc>
          <w:tcPr>
            <w:tcW w:w="28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9C16BE1" w14:textId="77777777" w:rsidR="00C34357" w:rsidRDefault="00000000">
            <w:r>
              <w:rPr>
                <w:color w:val="000000"/>
                <w:sz w:val="17"/>
                <w:szCs w:val="17"/>
              </w:rPr>
              <w:t>Consulta de Acceso</w:t>
            </w:r>
          </w:p>
        </w:tc>
      </w:tr>
      <w:tr w:rsidR="00C34357" w14:paraId="36270014"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670FD3" w14:textId="77777777" w:rsidR="00C34357" w:rsidRDefault="00000000">
            <w:r>
              <w:rPr>
                <w:b/>
                <w:bCs/>
                <w:color w:val="000000"/>
                <w:sz w:val="17"/>
                <w:szCs w:val="17"/>
              </w:rPr>
              <w:t>Huawei</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2D6F769" w14:textId="77777777" w:rsidR="00C34357" w:rsidRPr="005D78BF" w:rsidRDefault="00000000">
            <w:pPr>
              <w:rPr>
                <w:lang w:val="en-US"/>
              </w:rPr>
            </w:pPr>
            <w:r>
              <w:rPr>
                <w:color w:val="C62828"/>
                <w:sz w:val="16"/>
                <w:szCs w:val="16"/>
                <w:lang w:val="en-US"/>
              </w:rPr>
              <w:t>display service-port port {s}/{p}</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BDE1E09" w14:textId="77777777" w:rsidR="00C34357" w:rsidRDefault="00000000">
            <w:r>
              <w:rPr>
                <w:color w:val="000000"/>
                <w:sz w:val="16"/>
                <w:szCs w:val="16"/>
              </w:rPr>
              <w:t>Tabla con columnas: INDEX, VLAN, PORT, VPI, VCI, FLOW TYPE, TX, RX.</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32FD29" w14:textId="77777777" w:rsidR="00C34357" w:rsidRDefault="00000000">
            <w:r>
              <w:rPr>
                <w:color w:val="000000"/>
                <w:sz w:val="17"/>
                <w:szCs w:val="17"/>
              </w:rPr>
              <w:t>Resolución INDEX (_resolve_dynamic_ids)</w:t>
            </w:r>
          </w:p>
        </w:tc>
      </w:tr>
      <w:tr w:rsidR="00C34357" w14:paraId="6DA06584"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3AC2EE" w14:textId="77777777" w:rsidR="00C34357" w:rsidRDefault="00000000">
            <w:r>
              <w:rPr>
                <w:b/>
                <w:bCs/>
                <w:color w:val="000000"/>
                <w:sz w:val="17"/>
                <w:szCs w:val="17"/>
              </w:rPr>
              <w:t>Huawei</w:t>
            </w:r>
          </w:p>
        </w:tc>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54D8C4" w14:textId="77777777" w:rsidR="00C34357" w:rsidRPr="005D78BF" w:rsidRDefault="00000000">
            <w:pPr>
              <w:rPr>
                <w:lang w:val="en-US"/>
              </w:rPr>
            </w:pPr>
            <w:r>
              <w:rPr>
                <w:color w:val="C62828"/>
                <w:sz w:val="16"/>
                <w:szCs w:val="16"/>
                <w:lang w:val="en-US"/>
              </w:rPr>
              <w:t>display ont info summary {s}/{p}</w:t>
            </w:r>
          </w:p>
        </w:tc>
        <w:tc>
          <w:tcPr>
            <w:tcW w:w="3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0C8270" w14:textId="77777777" w:rsidR="00C34357" w:rsidRDefault="00000000">
            <w:r>
              <w:rPr>
                <w:color w:val="000000"/>
                <w:sz w:val="16"/>
                <w:szCs w:val="16"/>
              </w:rPr>
              <w:t>Lista de ONTs en puerto PON con SN, RunState, ConfigState.</w:t>
            </w:r>
          </w:p>
        </w:tc>
        <w:tc>
          <w:tcPr>
            <w:tcW w:w="28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F4D51D" w14:textId="77777777" w:rsidR="00C34357" w:rsidRDefault="00000000">
            <w:r>
              <w:rPr>
                <w:color w:val="000000"/>
                <w:sz w:val="17"/>
                <w:szCs w:val="17"/>
              </w:rPr>
              <w:t>Ocupación PON</w:t>
            </w:r>
          </w:p>
        </w:tc>
      </w:tr>
      <w:tr w:rsidR="00C34357" w14:paraId="449F928C"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636AB2" w14:textId="77777777" w:rsidR="00C34357" w:rsidRDefault="00000000">
            <w:r>
              <w:rPr>
                <w:b/>
                <w:bCs/>
                <w:color w:val="000000"/>
                <w:sz w:val="17"/>
                <w:szCs w:val="17"/>
              </w:rPr>
              <w:t>Huawei</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00FE51" w14:textId="77777777" w:rsidR="00C34357" w:rsidRPr="005D78BF" w:rsidRDefault="00000000">
            <w:pPr>
              <w:rPr>
                <w:lang w:val="en-US"/>
              </w:rPr>
            </w:pPr>
            <w:r>
              <w:rPr>
                <w:color w:val="C62828"/>
                <w:sz w:val="16"/>
                <w:szCs w:val="16"/>
                <w:lang w:val="en-US"/>
              </w:rPr>
              <w:t>display ont wan-info {s} {p} {o}</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292021" w14:textId="77777777" w:rsidR="00C34357" w:rsidRDefault="00000000">
            <w:r>
              <w:rPr>
                <w:color w:val="000000"/>
                <w:sz w:val="16"/>
                <w:szCs w:val="16"/>
              </w:rPr>
              <w:t>Info WAN de la ONT: IP, MAC, status conexión.</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BC23607" w14:textId="77777777" w:rsidR="00C34357" w:rsidRDefault="00000000">
            <w:r>
              <w:rPr>
                <w:color w:val="000000"/>
                <w:sz w:val="17"/>
                <w:szCs w:val="17"/>
              </w:rPr>
              <w:t>Verificación TR-069</w:t>
            </w:r>
          </w:p>
        </w:tc>
      </w:tr>
    </w:tbl>
    <w:p w14:paraId="38C5D3D6" w14:textId="77777777" w:rsidR="00C34357" w:rsidRDefault="00000000">
      <w:pPr>
        <w:pBdr>
          <w:left w:val="single" w:sz="12" w:space="8" w:color="4472C4"/>
        </w:pBdr>
        <w:spacing w:before="100" w:after="160"/>
        <w:ind w:left="360" w:right="360"/>
      </w:pPr>
      <w:r>
        <w:rPr>
          <w:i/>
          <w:iCs/>
          <w:color w:val="444444"/>
          <w:sz w:val="20"/>
          <w:szCs w:val="20"/>
        </w:rPr>
        <w:t>Nota: Los formatos de respuesta de las OLTs pueden variar ligeramente entre versiones de firmware. El Adapter implementa parsers flexibles con regex validados contra mocks de todas las versiones de firmware soportadas. Los mocks se actualizan como parte del proceso de certificación de nuevas versiones de firmware (política de certificación documentada en S1-S2).</w:t>
      </w:r>
    </w:p>
    <w:p w14:paraId="185C7D74" w14:textId="77777777" w:rsidR="00C34357" w:rsidRDefault="00000000">
      <w:pPr>
        <w:pStyle w:val="Ttulo2"/>
      </w:pPr>
      <w:bookmarkStart w:id="181" w:name="_Toc226041949"/>
      <w:r>
        <w:t>11.11 Inter-command delay configurable</w:t>
      </w:r>
      <w:bookmarkEnd w:id="181"/>
    </w:p>
    <w:p w14:paraId="2F459446" w14:textId="77777777" w:rsidR="00C34357" w:rsidRDefault="00000000">
      <w:pPr>
        <w:spacing w:after="160"/>
        <w:jc w:val="both"/>
      </w:pPr>
      <w:r>
        <w:t>Las OLTs (especialmente Huawei) pueden requerir un intervalo entre comandos consecutivos para completar el procesamiento interno del comando anterior. Si se envía un comando antes de que la OLT termine de procesar el anterior, la OLT puede retornar errores transitorios o ignorar el comando. Este delay es configurable en el Catálogo Técnico por modelo de OLT:</w:t>
      </w:r>
    </w:p>
    <w:p w14:paraId="1B55FFB3" w14:textId="77777777" w:rsidR="00C34357" w:rsidRDefault="00000000">
      <w:pPr>
        <w:pStyle w:val="Prrafodelista"/>
        <w:spacing w:after="80"/>
        <w:ind w:left="720" w:hanging="360"/>
      </w:pPr>
      <w:r>
        <w:t>• Huawei MA5600T / MA5800: default 500ms entre comandos (configurable 200ms-2000ms).</w:t>
      </w:r>
    </w:p>
    <w:p w14:paraId="4D3F2754" w14:textId="77777777" w:rsidR="00C34357" w:rsidRDefault="00000000">
      <w:pPr>
        <w:pStyle w:val="Prrafodelista"/>
        <w:spacing w:after="80"/>
        <w:ind w:left="720" w:hanging="360"/>
      </w:pPr>
      <w:r>
        <w:t>• Nokia ISAM 7360 FX: default 200ms entre comandos (configurable 100ms-1000ms).</w:t>
      </w:r>
    </w:p>
    <w:p w14:paraId="0AD4AF4A" w14:textId="77777777" w:rsidR="00C34357" w:rsidRDefault="00000000">
      <w:pPr>
        <w:pStyle w:val="Prrafodelista"/>
        <w:spacing w:after="80"/>
        <w:ind w:left="720" w:hanging="360"/>
      </w:pPr>
      <w:r>
        <w:t>• El delay se aplica automáticamente por el Adapter después de cada comando exitoso, antes de enviar el siguiente.</w:t>
      </w:r>
    </w:p>
    <w:p w14:paraId="1C556155" w14:textId="77777777" w:rsidR="00C34357" w:rsidRDefault="00000000">
      <w:pPr>
        <w:pBdr>
          <w:left w:val="single" w:sz="12" w:space="8" w:color="4472C4"/>
        </w:pBdr>
        <w:spacing w:before="100" w:after="160"/>
        <w:ind w:left="360" w:right="360"/>
      </w:pPr>
      <w:r>
        <w:rPr>
          <w:i/>
          <w:iCs/>
          <w:color w:val="444444"/>
          <w:sz w:val="20"/>
          <w:szCs w:val="20"/>
        </w:rPr>
        <w:lastRenderedPageBreak/>
        <w:t>Nota importante — Validación Sprint 0 (Line Profiles Nokia): Los line profiles Nokia (BA_INTERNET, BA_INTERNET_IPTV, y otros perfiles de línea específicos por producto/grupo comercial) requieren validación con Ingeniería de Redes de ON·NET para confirmar si son compartidos entre VNOs o diferenciados. Esta validación es prerequisito de la Fase 1 y se documenta en la tabla komands.olt_profile (sección 10.4.4). Los valores definitivos se incorporan al Catálogo Técnico antes de la certificación de VNOs.</w:t>
      </w:r>
    </w:p>
    <w:p w14:paraId="1283BD3E" w14:textId="77777777" w:rsidR="00C34357" w:rsidRDefault="00000000">
      <w:pPr>
        <w:pStyle w:val="Ttulo2"/>
      </w:pPr>
      <w:bookmarkStart w:id="182" w:name="_Toc226041950"/>
      <w:r>
        <w:t>11.12 Referencia a LLDs detallados</w:t>
      </w:r>
      <w:bookmarkEnd w:id="182"/>
    </w:p>
    <w:p w14:paraId="62FFB250" w14:textId="77777777" w:rsidR="00C34357" w:rsidRDefault="00000000">
      <w:pPr>
        <w:spacing w:after="160"/>
        <w:jc w:val="both"/>
      </w:pPr>
      <w:r>
        <w:t>Los Low-Level Designs (LLDs) consolidados contienen el detalle completo de cada comando CLI, con ejemplos reales, respuestas esperadas de la OLT, y todos los casos borde documentados:</w:t>
      </w:r>
    </w:p>
    <w:p w14:paraId="06688926" w14:textId="77777777" w:rsidR="00C34357" w:rsidRDefault="00000000">
      <w:pPr>
        <w:pStyle w:val="Prrafodelista"/>
        <w:spacing w:after="80"/>
        <w:ind w:left="720" w:hanging="360"/>
      </w:pPr>
      <w:r>
        <w:t>• REF-09: LLD FTTH Consolidado Nokia + Huawei (LLD_FTTH_CONSOLIDADO_v1.docx) — Alta, Baja (completa + individual), Modificación (velocidad, VLAN, agregar servicio), Cambio ONT, Reset. Incluye tabla comparativa Nokia vs Huawei y todos los casos borde.</w:t>
      </w:r>
    </w:p>
    <w:p w14:paraId="7362215C" w14:textId="77777777" w:rsidR="00C34357" w:rsidRDefault="00000000">
      <w:pPr>
        <w:pStyle w:val="Prrafodelista"/>
        <w:spacing w:after="80"/>
        <w:ind w:left="720" w:hanging="360"/>
      </w:pPr>
      <w:r>
        <w:t>• REF-10: LLD SSAA Consolidado Nokia + Huawei (LLD_SSAA_CONSOLIDADO_v1.docx) — Alta SSAA Grupo E (7 pasos Nokia, 3 pasos Huawei), Baja completa, Modificación. 4 VLANs por cliente (A, B, C, G). Tipos RA Nokia documentados.</w:t>
      </w:r>
    </w:p>
    <w:p w14:paraId="16A6CD39" w14:textId="77777777" w:rsidR="00C34357" w:rsidRDefault="00000000">
      <w:pPr>
        <w:pStyle w:val="Prrafodelista"/>
        <w:spacing w:after="80"/>
        <w:ind w:left="720" w:hanging="360"/>
      </w:pPr>
      <w:r>
        <w:t>• REF-11: Diseño de Red SSAA v3.1.1 (2025-10_SSAA_v3_1_1.docx) — 7 grupos comerciales (A-E, BX, DX), perfiles de velocidad por grupo, DBA Types, priorización, combinaciones permitidas (A+C, C+D, A+C+D, GenericE), modelo q-in-q.</w:t>
      </w:r>
    </w:p>
    <w:p w14:paraId="181BAE7E" w14:textId="77777777" w:rsidR="00C34357" w:rsidRDefault="00000000">
      <w:pPr>
        <w:pBdr>
          <w:left w:val="single" w:sz="12" w:space="8" w:color="4472C4"/>
        </w:pBdr>
        <w:spacing w:before="100" w:after="160"/>
        <w:ind w:left="360" w:right="360"/>
      </w:pPr>
      <w:r>
        <w:rPr>
          <w:i/>
          <w:iCs/>
          <w:color w:val="444444"/>
          <w:sz w:val="20"/>
          <w:szCs w:val="20"/>
        </w:rPr>
        <w:t>Nota: Estos LLDs se entregan como Anexos E (Nokia) y F (Huawei) del presente HLD. El equipo de desarrollo de MOS-iT utiliza estos documentos como especificación para la implementación de los templates de comandos en la tabla komands.command_template.</w:t>
      </w:r>
    </w:p>
    <w:p w14:paraId="7901E6BF" w14:textId="77777777" w:rsidR="00C34357" w:rsidRDefault="00000000">
      <w:pPr>
        <w:pStyle w:val="Ttulo1"/>
      </w:pPr>
      <w:bookmarkStart w:id="183" w:name="_Toc226041951"/>
      <w:r>
        <w:t>12. FLUJOS DE PROCESO</w:t>
      </w:r>
      <w:bookmarkEnd w:id="183"/>
    </w:p>
    <w:p w14:paraId="58FE1875" w14:textId="77777777" w:rsidR="00C34357" w:rsidRDefault="00000000">
      <w:pPr>
        <w:spacing w:after="160"/>
        <w:jc w:val="both"/>
      </w:pPr>
      <w:r>
        <w:t>Esta sección documenta los flujos de proceso de la arquitectura TO-BE para cada operación soportada por Komands. Los flujos describen la secuencia completa de interacciones entre los sistemas participantes, desde el request inicial de la VNO hasta la notificación del resultado final, identificando los pasos síncronos, los puntos de corte asíncronos, y los mecanismos de manejo de errores y rollback.</w:t>
      </w:r>
    </w:p>
    <w:p w14:paraId="26FD3013" w14:textId="77777777" w:rsidR="00C34357" w:rsidRDefault="00000000">
      <w:pPr>
        <w:spacing w:after="160"/>
        <w:jc w:val="both"/>
      </w:pPr>
      <w:r>
        <w:t>Cada flujo sigue la estructura definida en la sección 8 (Arquitectura de Integración): el tramo VNO→WSO2→ServiceNow es síncrono, el tramo ServiceNow→Axway→Komands utiliza el patrón ACK 202 + Callback para operaciones de red, y el tramo Komands→OLT es de ejecución síncrona SSH. Los participantes comunes son: VNO, WSO2 APIM, ServiceNow SOM, Axway APIM, Komands (API GW + Orchestrator + Config Engine + Adapter), y la OLT destino (Nokia o Huawei).</w:t>
      </w:r>
    </w:p>
    <w:p w14:paraId="5A2A0E23" w14:textId="77777777" w:rsidR="00C34357" w:rsidRDefault="00000000">
      <w:pPr>
        <w:pStyle w:val="Ttulo2"/>
      </w:pPr>
      <w:bookmarkStart w:id="184" w:name="_Toc226041952"/>
      <w:r>
        <w:t>12.1 Flujo maestro de provisión TO-BE</w:t>
      </w:r>
      <w:bookmarkEnd w:id="184"/>
    </w:p>
    <w:p w14:paraId="1A6D2843" w14:textId="77777777" w:rsidR="00C34357" w:rsidRDefault="00000000">
      <w:pPr>
        <w:spacing w:after="160"/>
        <w:jc w:val="both"/>
      </w:pPr>
      <w:r>
        <w:t>Todas las operaciones asíncronas de Komands siguen un flujo maestro común compuesto por 5 fases secuenciales. La especialización de cada operación ocurre en la Fase 3 (ejecución en OLT), donde el Config Engine genera la secuencia de comandos CLI específica según el template correspondiente.</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800"/>
        <w:gridCol w:w="1600"/>
        <w:gridCol w:w="2000"/>
        <w:gridCol w:w="1000"/>
        <w:gridCol w:w="3960"/>
      </w:tblGrid>
      <w:tr w:rsidR="00C34357" w14:paraId="6B46E723"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8AE5A1E" w14:textId="77777777" w:rsidR="00C34357" w:rsidRDefault="00000000">
            <w:pPr>
              <w:jc w:val="center"/>
            </w:pPr>
            <w:r>
              <w:rPr>
                <w:b/>
                <w:bCs/>
                <w:color w:val="FFFFFF"/>
                <w:sz w:val="18"/>
                <w:szCs w:val="18"/>
              </w:rPr>
              <w:t>Fase</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3C4318E" w14:textId="77777777" w:rsidR="00C34357" w:rsidRDefault="00000000">
            <w:pPr>
              <w:jc w:val="center"/>
            </w:pPr>
            <w:r>
              <w:rPr>
                <w:b/>
                <w:bCs/>
                <w:color w:val="FFFFFF"/>
                <w:sz w:val="18"/>
                <w:szCs w:val="18"/>
              </w:rPr>
              <w:t>Nombre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8ADC358" w14:textId="77777777" w:rsidR="00C34357" w:rsidRDefault="00000000">
            <w:pPr>
              <w:jc w:val="center"/>
            </w:pPr>
            <w:r>
              <w:rPr>
                <w:b/>
                <w:bCs/>
                <w:color w:val="FFFFFF"/>
                <w:sz w:val="18"/>
                <w:szCs w:val="18"/>
              </w:rPr>
              <w:t>Participantes</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D2BC7A1" w14:textId="77777777" w:rsidR="00C34357" w:rsidRDefault="00000000">
            <w:pPr>
              <w:jc w:val="center"/>
            </w:pPr>
            <w:r>
              <w:rPr>
                <w:b/>
                <w:bCs/>
                <w:color w:val="FFFFFF"/>
                <w:sz w:val="18"/>
                <w:szCs w:val="18"/>
              </w:rPr>
              <w:t>Tipo</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3966252" w14:textId="77777777" w:rsidR="00C34357" w:rsidRDefault="00000000">
            <w:pPr>
              <w:jc w:val="center"/>
            </w:pPr>
            <w:r>
              <w:rPr>
                <w:b/>
                <w:bCs/>
                <w:color w:val="FFFFFF"/>
                <w:sz w:val="18"/>
                <w:szCs w:val="18"/>
              </w:rPr>
              <w:t>Descripción</w:t>
            </w:r>
          </w:p>
        </w:tc>
      </w:tr>
      <w:tr w:rsidR="00C34357" w14:paraId="1A624CD1"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1E1397" w14:textId="77777777" w:rsidR="00C34357" w:rsidRDefault="00000000">
            <w:pPr>
              <w:jc w:val="center"/>
            </w:pPr>
            <w:r>
              <w:rPr>
                <w:b/>
                <w:bCs/>
                <w:color w:val="000000"/>
                <w:sz w:val="18"/>
                <w:szCs w:val="18"/>
              </w:rPr>
              <w:lastRenderedPageBreak/>
              <w:t>Fase 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E254A9" w14:textId="77777777" w:rsidR="00C34357" w:rsidRDefault="00000000">
            <w:r>
              <w:rPr>
                <w:b/>
                <w:bCs/>
                <w:color w:val="000000"/>
                <w:sz w:val="18"/>
                <w:szCs w:val="18"/>
              </w:rPr>
              <w:t>Recepción y validación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D691D7" w14:textId="77777777" w:rsidR="00C34357" w:rsidRDefault="00000000">
            <w:r>
              <w:rPr>
                <w:color w:val="000000"/>
                <w:sz w:val="17"/>
                <w:szCs w:val="17"/>
              </w:rPr>
              <w:t>VNO → WSO2 → SN SOM</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A5B2A9" w14:textId="77777777" w:rsidR="00C34357" w:rsidRDefault="00000000">
            <w:pPr>
              <w:jc w:val="center"/>
            </w:pPr>
            <w:r>
              <w:rPr>
                <w:color w:val="185FA5"/>
                <w:sz w:val="18"/>
                <w:szCs w:val="18"/>
              </w:rPr>
              <w:t>Síncrono</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C3B0CC" w14:textId="77777777" w:rsidR="00C34357" w:rsidRDefault="00000000">
            <w:r>
              <w:rPr>
                <w:color w:val="000000"/>
                <w:sz w:val="17"/>
                <w:szCs w:val="17"/>
              </w:rPr>
              <w:t>SN valida datos, consulta OSP si aplica (factibilidad y asignación de recursos — previo a Komands). Evalúa Feature Flag. Si FF=Komands, envía a Axway. Nota: Komands NO interactúa con OSP; la consulta a OSP ocurre dentro de ServiceNow antes de invocar a Komands.</w:t>
            </w:r>
          </w:p>
        </w:tc>
      </w:tr>
      <w:tr w:rsidR="00C34357" w14:paraId="76BA9FFC"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29A513" w14:textId="77777777" w:rsidR="00C34357" w:rsidRDefault="00000000">
            <w:pPr>
              <w:jc w:val="center"/>
            </w:pPr>
            <w:r>
              <w:rPr>
                <w:b/>
                <w:bCs/>
                <w:color w:val="000000"/>
                <w:sz w:val="18"/>
                <w:szCs w:val="18"/>
              </w:rPr>
              <w:t>Fase 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AE97C2" w14:textId="77777777" w:rsidR="00C34357" w:rsidRDefault="00000000">
            <w:r>
              <w:rPr>
                <w:b/>
                <w:bCs/>
                <w:color w:val="000000"/>
                <w:sz w:val="18"/>
                <w:szCs w:val="18"/>
              </w:rPr>
              <w:t>Aceptación y encolamiento</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009663" w14:textId="77777777" w:rsidR="00C34357" w:rsidRDefault="00000000">
            <w:r>
              <w:rPr>
                <w:color w:val="000000"/>
                <w:sz w:val="17"/>
                <w:szCs w:val="17"/>
              </w:rPr>
              <w:t>SN → Axway → Komands GW</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96348C" w14:textId="77777777" w:rsidR="00C34357" w:rsidRDefault="00000000">
            <w:pPr>
              <w:jc w:val="center"/>
            </w:pPr>
            <w:r>
              <w:rPr>
                <w:color w:val="2E7D32"/>
                <w:sz w:val="18"/>
                <w:szCs w:val="18"/>
              </w:rPr>
              <w:t>Asíncrono</w:t>
            </w:r>
          </w:p>
        </w:tc>
        <w:tc>
          <w:tcPr>
            <w:tcW w:w="3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6AC956" w14:textId="77777777" w:rsidR="00C34357" w:rsidRDefault="00000000">
            <w:r>
              <w:rPr>
                <w:color w:val="000000"/>
                <w:sz w:val="17"/>
                <w:szCs w:val="17"/>
              </w:rPr>
              <w:t>Komands valida, genera UUID, registra en PG (PENDING), encola en Redis. Retorna ACK 202 + UUID.</w:t>
            </w:r>
          </w:p>
        </w:tc>
      </w:tr>
      <w:tr w:rsidR="00C34357" w:rsidRPr="00CB3C92" w14:paraId="5AB5AD97"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988C24" w14:textId="77777777" w:rsidR="00C34357" w:rsidRDefault="00000000">
            <w:pPr>
              <w:jc w:val="center"/>
            </w:pPr>
            <w:r>
              <w:rPr>
                <w:b/>
                <w:bCs/>
                <w:color w:val="000000"/>
                <w:sz w:val="18"/>
                <w:szCs w:val="18"/>
              </w:rPr>
              <w:t>Fase 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453C30" w14:textId="77777777" w:rsidR="00C34357" w:rsidRDefault="00000000">
            <w:r>
              <w:rPr>
                <w:b/>
                <w:bCs/>
                <w:color w:val="000000"/>
                <w:sz w:val="18"/>
                <w:szCs w:val="18"/>
              </w:rPr>
              <w:t>Ejecución en OLT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22C1B3" w14:textId="77777777" w:rsidR="00C34357" w:rsidRPr="005D78BF" w:rsidRDefault="00000000">
            <w:pPr>
              <w:rPr>
                <w:lang w:val="en-US"/>
              </w:rPr>
            </w:pPr>
            <w:r>
              <w:rPr>
                <w:color w:val="000000"/>
                <w:sz w:val="17"/>
                <w:szCs w:val="17"/>
                <w:lang w:val="en-US"/>
              </w:rPr>
              <w:t>Komands (Orch → CfgE → Adapter) → OLT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6DB5B7" w14:textId="77777777" w:rsidR="00C34357" w:rsidRDefault="00000000">
            <w:pPr>
              <w:jc w:val="center"/>
            </w:pPr>
            <w:r>
              <w:rPr>
                <w:color w:val="185FA5"/>
                <w:sz w:val="18"/>
                <w:szCs w:val="18"/>
              </w:rPr>
              <w:t>Síncrono SSH</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E0DE1B" w14:textId="77777777" w:rsidR="00C34357" w:rsidRPr="005D78BF" w:rsidRDefault="00000000">
            <w:pPr>
              <w:rPr>
                <w:lang w:val="en-US"/>
              </w:rPr>
            </w:pPr>
            <w:r>
              <w:rPr>
                <w:color w:val="000000"/>
                <w:sz w:val="17"/>
                <w:szCs w:val="17"/>
              </w:rPr>
              <w:t xml:space="preserve">Orchestrator consume de Redis, consulta Catálogo, parametriza template, ejecuta CLI vía SSH, valida respuestas. </w:t>
            </w:r>
            <w:r>
              <w:rPr>
                <w:color w:val="000000"/>
                <w:sz w:val="17"/>
                <w:szCs w:val="17"/>
                <w:lang w:val="en-US"/>
              </w:rPr>
              <w:t>SLOs E2E (P95): consultas &lt;10s, FTTH &lt;60s, SSAA &lt;180s, Reset &lt;15s (RNF-09).</w:t>
            </w:r>
          </w:p>
        </w:tc>
      </w:tr>
      <w:tr w:rsidR="00C34357" w14:paraId="29FA916D"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D15665" w14:textId="77777777" w:rsidR="00C34357" w:rsidRDefault="00000000">
            <w:pPr>
              <w:jc w:val="center"/>
            </w:pPr>
            <w:r>
              <w:rPr>
                <w:b/>
                <w:bCs/>
                <w:color w:val="000000"/>
                <w:sz w:val="18"/>
                <w:szCs w:val="18"/>
              </w:rPr>
              <w:t>Fase 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EC20AF" w14:textId="77777777" w:rsidR="00C34357" w:rsidRDefault="00000000">
            <w:r>
              <w:rPr>
                <w:b/>
                <w:bCs/>
                <w:color w:val="000000"/>
                <w:sz w:val="18"/>
                <w:szCs w:val="18"/>
              </w:rPr>
              <w:t>Callback de resultado</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8AE91B2" w14:textId="77777777" w:rsidR="00C34357" w:rsidRDefault="00000000">
            <w:r>
              <w:rPr>
                <w:color w:val="000000"/>
                <w:sz w:val="17"/>
                <w:szCs w:val="17"/>
              </w:rPr>
              <w:t>Komands → Axway → SN SOM</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183560" w14:textId="77777777" w:rsidR="00C34357" w:rsidRDefault="00000000">
            <w:pPr>
              <w:jc w:val="center"/>
            </w:pPr>
            <w:r>
              <w:rPr>
                <w:color w:val="2E7D32"/>
                <w:sz w:val="18"/>
                <w:szCs w:val="18"/>
              </w:rPr>
              <w:t>Asíncrono</w:t>
            </w:r>
          </w:p>
        </w:tc>
        <w:tc>
          <w:tcPr>
            <w:tcW w:w="3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C48A4D" w14:textId="77777777" w:rsidR="00C34357" w:rsidRDefault="00000000">
            <w:r>
              <w:rPr>
                <w:color w:val="000000"/>
                <w:sz w:val="17"/>
                <w:szCs w:val="17"/>
              </w:rPr>
              <w:t>Service Listener envía callback con UUID + status + steps[]. Reintentos con backoff si falla.</w:t>
            </w:r>
          </w:p>
        </w:tc>
      </w:tr>
      <w:tr w:rsidR="00C34357" w14:paraId="0AE9DB65"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A9DA31" w14:textId="77777777" w:rsidR="00C34357" w:rsidRDefault="00000000">
            <w:pPr>
              <w:jc w:val="center"/>
            </w:pPr>
            <w:r>
              <w:rPr>
                <w:b/>
                <w:bCs/>
                <w:color w:val="000000"/>
                <w:sz w:val="18"/>
                <w:szCs w:val="18"/>
              </w:rPr>
              <w:t>Fase 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244A3D" w14:textId="77777777" w:rsidR="00C34357" w:rsidRDefault="00000000">
            <w:r>
              <w:rPr>
                <w:b/>
                <w:bCs/>
                <w:color w:val="000000"/>
                <w:sz w:val="18"/>
                <w:szCs w:val="18"/>
              </w:rPr>
              <w:t>Cierre y notificación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40E817" w14:textId="77777777" w:rsidR="00C34357" w:rsidRDefault="00000000">
            <w:r>
              <w:rPr>
                <w:color w:val="000000"/>
                <w:sz w:val="17"/>
                <w:szCs w:val="17"/>
              </w:rPr>
              <w:t>SN SOM → CMDB → WSO2 → VNO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14A3C7" w14:textId="77777777" w:rsidR="00C34357" w:rsidRDefault="00000000">
            <w:pPr>
              <w:jc w:val="center"/>
            </w:pPr>
            <w:r>
              <w:rPr>
                <w:color w:val="185FA5"/>
                <w:sz w:val="18"/>
                <w:szCs w:val="18"/>
              </w:rPr>
              <w:t>Síncrono</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DBF8F0" w14:textId="77777777" w:rsidR="00C34357" w:rsidRDefault="00000000">
            <w:r>
              <w:rPr>
                <w:color w:val="000000"/>
                <w:sz w:val="17"/>
                <w:szCs w:val="17"/>
              </w:rPr>
              <w:t>SN actualiza CMDB, cierra orden, notifica resultado a la VNO vía WSO2.</w:t>
            </w:r>
          </w:p>
        </w:tc>
      </w:tr>
    </w:tbl>
    <w:p w14:paraId="48925AC0" w14:textId="77777777" w:rsidR="00C34357" w:rsidRDefault="00000000">
      <w:pPr>
        <w:pBdr>
          <w:left w:val="single" w:sz="12" w:space="8" w:color="4472C4"/>
        </w:pBdr>
        <w:spacing w:before="100" w:after="160"/>
        <w:ind w:left="360" w:right="360"/>
      </w:pPr>
      <w:r>
        <w:rPr>
          <w:i/>
          <w:iCs/>
          <w:color w:val="444444"/>
          <w:sz w:val="20"/>
          <w:szCs w:val="20"/>
        </w:rPr>
        <w:t>Nota: Las operaciones síncronas (Consulta de Acceso, Ocupación PON, Estado Transacción) omiten las Fases 2, 4 y 5, ejecutando directamente la consulta y retornando el resultado en la misma conexión HTTP.</w:t>
      </w:r>
    </w:p>
    <w:p w14:paraId="31B06645" w14:textId="77777777" w:rsidR="00C34357" w:rsidRDefault="00000000">
      <w:r>
        <w:br w:type="page"/>
      </w:r>
    </w:p>
    <w:p w14:paraId="57503BD5" w14:textId="77777777" w:rsidR="00C34357" w:rsidRDefault="00000000">
      <w:pPr>
        <w:pStyle w:val="Ttulo2"/>
      </w:pPr>
      <w:bookmarkStart w:id="185" w:name="_Toc226041953"/>
      <w:r>
        <w:lastRenderedPageBreak/>
        <w:t>12.2 Diagrama de secuencia: Activación</w:t>
      </w:r>
      <w:bookmarkEnd w:id="185"/>
    </w:p>
    <w:p w14:paraId="3C144142" w14:textId="77777777" w:rsidR="00C34357" w:rsidRDefault="00000000">
      <w:pPr>
        <w:spacing w:after="160"/>
        <w:jc w:val="both"/>
      </w:pPr>
      <w:r>
        <w:rPr>
          <w:b/>
          <w:bCs/>
        </w:rPr>
        <w:t xml:space="preserve">Endpoint: </w:t>
      </w:r>
      <w:r>
        <w:t>POST /api/v1/activation</w:t>
      </w:r>
      <w:r>
        <w:rPr>
          <w:b/>
          <w:bCs/>
        </w:rPr>
        <w:t xml:space="preserve">  |  Patrón: </w:t>
      </w:r>
      <w:r>
        <w:t>Asíncrono (ACK 202 + Callback)</w:t>
      </w:r>
    </w:p>
    <w:p w14:paraId="70184383" w14:textId="77777777" w:rsidR="00C34357" w:rsidRDefault="00000000">
      <w:pPr>
        <w:spacing w:after="160"/>
        <w:jc w:val="both"/>
      </w:pPr>
      <w:r>
        <w:t>La activación es la operación más completa del flujo de provisión. Crea una ONT en la OLT, configura los service-ports o bridge-ports según el vendor, asigna VLANs, perfiles de velocidad y QoS. Aplica tanto para FTTH (Internet/VoIP/IPTV) como para SSAA (todos los grupos comerciales). Es el flujo de referencia para todas las demás operaciones asíncronas.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99"/>
        <w:gridCol w:w="1592"/>
        <w:gridCol w:w="1461"/>
        <w:gridCol w:w="1195"/>
        <w:gridCol w:w="4713"/>
      </w:tblGrid>
      <w:tr w:rsidR="00C34357" w14:paraId="264A6E31"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DE2DDD1"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364840D"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22ABA92"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443055"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EFEF6AF" w14:textId="77777777" w:rsidR="00C34357" w:rsidRDefault="00000000">
            <w:pPr>
              <w:jc w:val="center"/>
            </w:pPr>
            <w:r>
              <w:rPr>
                <w:b/>
                <w:bCs/>
                <w:color w:val="FFFFFF"/>
                <w:sz w:val="18"/>
                <w:szCs w:val="18"/>
              </w:rPr>
              <w:t>Descripción del paso</w:t>
            </w:r>
          </w:p>
        </w:tc>
      </w:tr>
      <w:tr w:rsidR="00C34357" w14:paraId="1CD3F4F5"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7226BE"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4511CE" w14:textId="77777777" w:rsidR="00C34357" w:rsidRDefault="00000000">
            <w:r>
              <w:rPr>
                <w:b/>
                <w:bCs/>
                <w:color w:val="000000"/>
                <w:sz w:val="18"/>
                <w:szCs w:val="18"/>
              </w:rPr>
              <w:t>VNO → WSO2</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C8C9F4"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F85F60"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6F8F29" w14:textId="77777777" w:rsidR="00C34357" w:rsidRDefault="00000000">
            <w:r>
              <w:rPr>
                <w:color w:val="000000"/>
                <w:sz w:val="18"/>
                <w:szCs w:val="18"/>
              </w:rPr>
              <w:t>VNO envía POST /activation con datos del cliente, serial ONT, velocidad, servicios contratados.</w:t>
            </w:r>
          </w:p>
        </w:tc>
      </w:tr>
      <w:tr w:rsidR="00C34357" w14:paraId="325D1423"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692569"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CCEEC7" w14:textId="77777777" w:rsidR="00C34357" w:rsidRDefault="00000000">
            <w:r>
              <w:rPr>
                <w:b/>
                <w:bCs/>
                <w:color w:val="000000"/>
                <w:sz w:val="18"/>
                <w:szCs w:val="18"/>
              </w:rPr>
              <w:t>WSO2 → SN SOM</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F14CFE"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237A20"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610ECE6" w14:textId="77777777" w:rsidR="00C34357" w:rsidRDefault="00000000">
            <w:r>
              <w:rPr>
                <w:color w:val="000000"/>
                <w:sz w:val="18"/>
                <w:szCs w:val="18"/>
              </w:rPr>
              <w:t>WSO2 autentica, aplica rate limiting, reenvía a ServiceNow.</w:t>
            </w:r>
          </w:p>
        </w:tc>
      </w:tr>
      <w:tr w:rsidR="00C34357" w14:paraId="6892D4E1"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DA61BA"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E3DC55" w14:textId="77777777" w:rsidR="00C34357" w:rsidRDefault="00000000">
            <w:r>
              <w:rPr>
                <w:b/>
                <w:bCs/>
                <w:color w:val="000000"/>
                <w:sz w:val="18"/>
                <w:szCs w:val="18"/>
              </w:rPr>
              <w:t>SN SOM (interno)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8898D2" w14:textId="77777777" w:rsidR="00C34357" w:rsidRDefault="00000000">
            <w:r>
              <w:rPr>
                <w:color w:val="000000"/>
                <w:sz w:val="18"/>
                <w:szCs w:val="18"/>
              </w:rPr>
              <w:t>Validación + OSP</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5B985D"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F10D2B" w14:textId="77777777" w:rsidR="00C34357" w:rsidRDefault="00000000">
            <w:r>
              <w:rPr>
                <w:color w:val="000000"/>
                <w:sz w:val="18"/>
                <w:szCs w:val="18"/>
              </w:rPr>
              <w:t>Crea orden de servicio, valida datos, consulta factibilidad a OSP (SOAP/XML), asigna recursos de red.</w:t>
            </w:r>
          </w:p>
        </w:tc>
      </w:tr>
      <w:tr w:rsidR="00C34357" w14:paraId="62A3B5B0"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FDA6A9"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EF82F4" w14:textId="77777777" w:rsidR="00C34357" w:rsidRDefault="00000000">
            <w:r>
              <w:rPr>
                <w:b/>
                <w:bCs/>
                <w:color w:val="000000"/>
                <w:sz w:val="18"/>
                <w:szCs w:val="18"/>
              </w:rPr>
              <w:t>SN SOM: Feature Flag</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7F9126" w14:textId="77777777" w:rsidR="00C34357" w:rsidRDefault="00000000">
            <w:r>
              <w:rPr>
                <w:color w:val="000000"/>
                <w:sz w:val="18"/>
                <w:szCs w:val="18"/>
              </w:rPr>
              <w:t>—</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F035BA"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49C8A9" w14:textId="77777777" w:rsidR="00C34357" w:rsidRDefault="00000000">
            <w:r>
              <w:rPr>
                <w:color w:val="000000"/>
                <w:sz w:val="18"/>
                <w:szCs w:val="18"/>
              </w:rPr>
              <w:t>Evalúa Feature Flag (VNO+producto+operación). Si FF=Komands → paso 5. Si FF=BP → ruta legacy.</w:t>
            </w:r>
          </w:p>
        </w:tc>
      </w:tr>
      <w:tr w:rsidR="00C34357" w14:paraId="1A1F9A15"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7E06EA"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DC2104" w14:textId="77777777" w:rsidR="00C34357" w:rsidRDefault="00000000">
            <w:r>
              <w:rPr>
                <w:b/>
                <w:bCs/>
                <w:color w:val="000000"/>
                <w:sz w:val="18"/>
                <w:szCs w:val="18"/>
              </w:rPr>
              <w:t>SN SOM → Axway</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EB6068" w14:textId="77777777" w:rsidR="00C34357" w:rsidRDefault="00000000">
            <w:r>
              <w:rPr>
                <w:color w:val="000000"/>
                <w:sz w:val="18"/>
                <w:szCs w:val="18"/>
              </w:rPr>
              <w:t>REST + OAuth JWT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DE5A57"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3C65F1" w14:textId="77777777" w:rsidR="00C34357" w:rsidRDefault="00000000">
            <w:r>
              <w:rPr>
                <w:color w:val="000000"/>
                <w:sz w:val="18"/>
                <w:szCs w:val="18"/>
              </w:rPr>
              <w:t>Envía request de activación a Axway con datos de red (OLT, slot, pon, ont_id, serial, VLANs, velocidad).</w:t>
            </w:r>
          </w:p>
        </w:tc>
      </w:tr>
      <w:tr w:rsidR="00C34357" w:rsidRPr="00CB3C92" w14:paraId="49345C82"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66CEB3" w14:textId="77777777" w:rsidR="00C34357" w:rsidRDefault="00000000">
            <w:pPr>
              <w:jc w:val="center"/>
            </w:pPr>
            <w:r>
              <w:rPr>
                <w:b/>
                <w:bCs/>
                <w:color w:val="000000"/>
                <w:sz w:val="18"/>
                <w:szCs w:val="18"/>
              </w:rPr>
              <w:t>6</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8149647" w14:textId="77777777" w:rsidR="00C34357" w:rsidRDefault="00000000">
            <w:r>
              <w:rPr>
                <w:b/>
                <w:bCs/>
                <w:color w:val="000000"/>
                <w:sz w:val="18"/>
                <w:szCs w:val="18"/>
              </w:rPr>
              <w:t>Axway → Komands GW</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D5CED4"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6C54DC"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0005E74" w14:textId="77777777" w:rsidR="00C34357" w:rsidRPr="005D78BF" w:rsidRDefault="00000000">
            <w:pPr>
              <w:rPr>
                <w:lang w:val="en-US"/>
              </w:rPr>
            </w:pPr>
            <w:r>
              <w:rPr>
                <w:color w:val="000000"/>
                <w:sz w:val="18"/>
                <w:szCs w:val="18"/>
                <w:lang w:val="en-US"/>
              </w:rPr>
              <w:t>Axway valida token, aplica rate limiting, reenvía a Komands API Gateway.</w:t>
            </w:r>
          </w:p>
        </w:tc>
      </w:tr>
      <w:tr w:rsidR="00C34357" w14:paraId="3408BE7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CDD54B" w14:textId="77777777" w:rsidR="00C34357" w:rsidRDefault="00000000">
            <w:pPr>
              <w:jc w:val="center"/>
            </w:pPr>
            <w:r>
              <w:rPr>
                <w:b/>
                <w:bCs/>
                <w:color w:val="000000"/>
                <w:sz w:val="18"/>
                <w:szCs w:val="18"/>
              </w:rPr>
              <w:t>7</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7C97EF" w14:textId="77777777" w:rsidR="00C34357" w:rsidRDefault="00000000">
            <w:r>
              <w:rPr>
                <w:b/>
                <w:bCs/>
                <w:color w:val="000000"/>
                <w:sz w:val="18"/>
                <w:szCs w:val="18"/>
              </w:rPr>
              <w:t>Komands GW (interno)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DD5EB3" w14:textId="77777777" w:rsidR="00C34357" w:rsidRDefault="00000000">
            <w:r>
              <w:rPr>
                <w:color w:val="000000"/>
                <w:sz w:val="18"/>
                <w:szCs w:val="18"/>
              </w:rPr>
              <w:t>PG + Redis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886DFAE"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3FEA35" w14:textId="77777777" w:rsidR="00C34357" w:rsidRDefault="00000000">
            <w:r>
              <w:rPr>
                <w:color w:val="000000"/>
                <w:sz w:val="18"/>
                <w:szCs w:val="18"/>
              </w:rPr>
              <w:t>Valida request, genera UUID, registra en PG (PENDING), encola en Redis. Retorna ACK 202 + UUID.</w:t>
            </w:r>
          </w:p>
        </w:tc>
      </w:tr>
      <w:tr w:rsidR="00C34357" w14:paraId="53FC3178"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805C9C" w14:textId="77777777" w:rsidR="00C34357" w:rsidRDefault="00000000">
            <w:pPr>
              <w:jc w:val="center"/>
            </w:pPr>
            <w:r>
              <w:rPr>
                <w:b/>
                <w:bCs/>
                <w:color w:val="000000"/>
                <w:sz w:val="18"/>
                <w:szCs w:val="18"/>
              </w:rPr>
              <w:t>8</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6DA40A" w14:textId="77777777" w:rsidR="00C34357" w:rsidRDefault="00000000">
            <w:r>
              <w:rPr>
                <w:b/>
                <w:bCs/>
                <w:color w:val="000000"/>
                <w:sz w:val="18"/>
                <w:szCs w:val="18"/>
              </w:rPr>
              <w:t>Axway → SN SOM</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3AE587"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8845A57"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8A7D77" w14:textId="77777777" w:rsidR="00C34357" w:rsidRDefault="00000000">
            <w:r>
              <w:rPr>
                <w:color w:val="000000"/>
                <w:sz w:val="18"/>
                <w:szCs w:val="18"/>
              </w:rPr>
              <w:t>Reenvía ACK 202 + UUID. SN almacena UUID para correlación.</w:t>
            </w:r>
          </w:p>
        </w:tc>
      </w:tr>
      <w:tr w:rsidR="00C34357" w14:paraId="08DA361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02B05F" w14:textId="77777777" w:rsidR="00C34357" w:rsidRDefault="00000000">
            <w:pPr>
              <w:jc w:val="center"/>
            </w:pPr>
            <w:r>
              <w:rPr>
                <w:b/>
                <w:bCs/>
                <w:color w:val="000000"/>
                <w:sz w:val="18"/>
                <w:szCs w:val="18"/>
              </w:rPr>
              <w:t>9</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34F5F1" w14:textId="77777777" w:rsidR="00C34357" w:rsidRDefault="00000000">
            <w:r>
              <w:rPr>
                <w:b/>
                <w:bCs/>
                <w:color w:val="000000"/>
                <w:sz w:val="18"/>
                <w:szCs w:val="18"/>
              </w:rPr>
              <w:t>SN SOM → WSO2 → VNO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CBF8B0"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10657C"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120F1B" w14:textId="77777777" w:rsidR="00C34357" w:rsidRDefault="00000000">
            <w:r>
              <w:rPr>
                <w:color w:val="000000"/>
                <w:sz w:val="18"/>
                <w:szCs w:val="18"/>
              </w:rPr>
              <w:t>SN responde a VNO: “Operación aceptada, en proceso”.</w:t>
            </w:r>
          </w:p>
        </w:tc>
      </w:tr>
      <w:tr w:rsidR="00C34357" w14:paraId="230C96E4"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5A8599" w14:textId="77777777" w:rsidR="00C34357" w:rsidRDefault="00000000">
            <w:pPr>
              <w:jc w:val="center"/>
            </w:pPr>
            <w:r>
              <w:rPr>
                <w:b/>
                <w:bCs/>
                <w:color w:val="000000"/>
                <w:sz w:val="18"/>
                <w:szCs w:val="18"/>
              </w:rPr>
              <w:t>10</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C4059D" w14:textId="77777777" w:rsidR="00C34357" w:rsidRDefault="00000000">
            <w:r>
              <w:rPr>
                <w:b/>
                <w:bCs/>
                <w:color w:val="000000"/>
                <w:sz w:val="18"/>
                <w:szCs w:val="18"/>
              </w:rPr>
              <w:t>Orchestrator (interno)</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18395F" w14:textId="77777777" w:rsidR="00C34357" w:rsidRDefault="00000000">
            <w:r>
              <w:rPr>
                <w:color w:val="000000"/>
                <w:sz w:val="18"/>
                <w:szCs w:val="18"/>
              </w:rPr>
              <w:t>Redis → Catálogo</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5DA31D"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4772D0" w14:textId="77777777" w:rsidR="00C34357" w:rsidRDefault="00000000">
            <w:r>
              <w:rPr>
                <w:color w:val="000000"/>
                <w:sz w:val="18"/>
                <w:szCs w:val="18"/>
              </w:rPr>
              <w:t>Consume tx de Redis, consulta Catálogo Técnico (OLT, template, perfiles, config VNO).</w:t>
            </w:r>
          </w:p>
        </w:tc>
      </w:tr>
      <w:tr w:rsidR="00C34357" w14:paraId="1794B085"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057016" w14:textId="77777777" w:rsidR="00C34357" w:rsidRDefault="00000000">
            <w:pPr>
              <w:jc w:val="center"/>
            </w:pPr>
            <w:r>
              <w:rPr>
                <w:b/>
                <w:bCs/>
                <w:color w:val="000000"/>
                <w:sz w:val="18"/>
                <w:szCs w:val="18"/>
              </w:rPr>
              <w:t>11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A9CBDE" w14:textId="77777777" w:rsidR="00C34357" w:rsidRDefault="00000000">
            <w:r>
              <w:rPr>
                <w:b/>
                <w:bCs/>
                <w:color w:val="000000"/>
                <w:sz w:val="18"/>
                <w:szCs w:val="18"/>
              </w:rPr>
              <w:t>Config Engine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FECF41" w14:textId="77777777" w:rsidR="00C34357" w:rsidRDefault="00000000">
            <w:r>
              <w:rPr>
                <w:color w:val="000000"/>
                <w:sz w:val="18"/>
                <w:szCs w:val="18"/>
              </w:rPr>
              <w:t>Parametrización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61AEA8"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7625CA" w14:textId="77777777" w:rsidR="00C34357" w:rsidRDefault="00000000">
            <w:r>
              <w:rPr>
                <w:color w:val="000000"/>
                <w:sz w:val="18"/>
                <w:szCs w:val="18"/>
              </w:rPr>
              <w:t>Carga template, resuelve variables, genera steps[] con comandos CLI, validaciones y rollback.</w:t>
            </w:r>
          </w:p>
        </w:tc>
      </w:tr>
      <w:tr w:rsidR="00C34357" w14:paraId="4015B020"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4494A4" w14:textId="77777777" w:rsidR="00C34357" w:rsidRDefault="00000000">
            <w:pPr>
              <w:jc w:val="center"/>
            </w:pPr>
            <w:r>
              <w:rPr>
                <w:b/>
                <w:bCs/>
                <w:color w:val="000000"/>
                <w:sz w:val="18"/>
                <w:szCs w:val="18"/>
              </w:rPr>
              <w:t>12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072580" w14:textId="77777777" w:rsidR="00C34357" w:rsidRDefault="00000000">
            <w:r>
              <w:rPr>
                <w:b/>
                <w:bCs/>
                <w:color w:val="000000"/>
                <w:sz w:val="18"/>
                <w:szCs w:val="18"/>
              </w:rPr>
              <w:t>Adapter → OLT</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369C1A"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0F944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B7FA9A" w14:textId="77777777" w:rsidR="00C34357" w:rsidRDefault="00000000">
            <w:r>
              <w:rPr>
                <w:color w:val="000000"/>
                <w:sz w:val="18"/>
                <w:szCs w:val="18"/>
              </w:rPr>
              <w:t>Nokia: bridge-port + queue. Huawei: service-port + gemport. Ejecuta cada step secuencialmente, valida respuesta.</w:t>
            </w:r>
          </w:p>
        </w:tc>
      </w:tr>
      <w:tr w:rsidR="00C34357" w14:paraId="6D4232AA"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128EB9" w14:textId="77777777" w:rsidR="00C34357" w:rsidRDefault="00000000">
            <w:pPr>
              <w:jc w:val="center"/>
            </w:pPr>
            <w:r>
              <w:rPr>
                <w:b/>
                <w:bCs/>
                <w:color w:val="000000"/>
                <w:sz w:val="18"/>
                <w:szCs w:val="18"/>
              </w:rPr>
              <w:t>13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FA138B" w14:textId="77777777" w:rsidR="00C34357" w:rsidRDefault="00000000">
            <w:r>
              <w:rPr>
                <w:b/>
                <w:bCs/>
                <w:color w:val="000000"/>
                <w:sz w:val="18"/>
                <w:szCs w:val="18"/>
              </w:rPr>
              <w:t>Adapter (interno)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CC8825" w14:textId="77777777" w:rsidR="00C34357" w:rsidRDefault="00000000">
            <w:r>
              <w:rPr>
                <w:color w:val="000000"/>
                <w:sz w:val="18"/>
                <w:szCs w:val="18"/>
              </w:rPr>
              <w:t>Validación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8FECAC"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777EA3" w14:textId="77777777" w:rsidR="00C34357" w:rsidRDefault="00000000">
            <w:r>
              <w:rPr>
                <w:color w:val="000000"/>
                <w:sz w:val="18"/>
                <w:szCs w:val="18"/>
              </w:rPr>
              <w:t>Valida respuesta OLT por paso. Si paso crítico falla → Rollback Handler ejecuta rollback inverso.</w:t>
            </w:r>
          </w:p>
        </w:tc>
      </w:tr>
      <w:tr w:rsidR="00C34357" w14:paraId="1BDF966E"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9EA2EA" w14:textId="77777777" w:rsidR="00C34357" w:rsidRDefault="00000000">
            <w:pPr>
              <w:jc w:val="center"/>
            </w:pPr>
            <w:r>
              <w:rPr>
                <w:b/>
                <w:bCs/>
                <w:color w:val="000000"/>
                <w:sz w:val="18"/>
                <w:szCs w:val="18"/>
              </w:rPr>
              <w:t>14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DCA7ED" w14:textId="77777777" w:rsidR="00C34357" w:rsidRDefault="00000000">
            <w:r>
              <w:rPr>
                <w:b/>
                <w:bCs/>
                <w:color w:val="000000"/>
                <w:sz w:val="18"/>
                <w:szCs w:val="18"/>
              </w:rPr>
              <w:t>Orchestrator (interno)</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22FC6C" w14:textId="77777777" w:rsidR="00C34357" w:rsidRDefault="00000000">
            <w:r>
              <w:rPr>
                <w:color w:val="000000"/>
                <w:sz w:val="18"/>
                <w:szCs w:val="18"/>
              </w:rPr>
              <w:t>PG update</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3AA67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10AD91" w14:textId="77777777" w:rsidR="00C34357" w:rsidRDefault="00000000">
            <w:r>
              <w:rPr>
                <w:color w:val="000000"/>
                <w:sz w:val="18"/>
                <w:szCs w:val="18"/>
                <w:lang w:val="en-US"/>
              </w:rPr>
              <w:t xml:space="preserve">Actualiza estado en PG: COMPLETED / FAILED / ROLLED_BACK. </w:t>
            </w:r>
            <w:r>
              <w:rPr>
                <w:color w:val="000000"/>
                <w:sz w:val="18"/>
                <w:szCs w:val="18"/>
              </w:rPr>
              <w:t>Registra cada step con comando+respuesta+duración.</w:t>
            </w:r>
          </w:p>
        </w:tc>
      </w:tr>
      <w:tr w:rsidR="00C34357" w:rsidRPr="00CB3C92" w14:paraId="4DDC116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9AAC16" w14:textId="77777777" w:rsidR="00C34357" w:rsidRDefault="00000000">
            <w:pPr>
              <w:jc w:val="center"/>
            </w:pPr>
            <w:r>
              <w:rPr>
                <w:b/>
                <w:bCs/>
                <w:color w:val="000000"/>
                <w:sz w:val="18"/>
                <w:szCs w:val="18"/>
              </w:rPr>
              <w:t>15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C8B5B0" w14:textId="77777777" w:rsidR="00C34357" w:rsidRDefault="00000000">
            <w:r>
              <w:rPr>
                <w:b/>
                <w:bCs/>
                <w:color w:val="000000"/>
                <w:sz w:val="18"/>
                <w:szCs w:val="18"/>
              </w:rPr>
              <w:t>Service Listener → Axway</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EEF7C7"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A47B23"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14D27F" w14:textId="77777777" w:rsidR="00C34357" w:rsidRPr="005D78BF" w:rsidRDefault="00000000">
            <w:pPr>
              <w:rPr>
                <w:lang w:val="en-US"/>
              </w:rPr>
            </w:pPr>
            <w:r>
              <w:rPr>
                <w:color w:val="000000"/>
                <w:sz w:val="18"/>
                <w:szCs w:val="18"/>
                <w:lang w:val="en-US"/>
              </w:rPr>
              <w:t>Envía callback POST con UUID + status + steps[]. Reintentos con backoff (5s/15s/45s/120s/300s).</w:t>
            </w:r>
          </w:p>
        </w:tc>
      </w:tr>
      <w:tr w:rsidR="00C34357" w14:paraId="0D29FCD5"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937568" w14:textId="77777777" w:rsidR="00C34357" w:rsidRDefault="00000000">
            <w:pPr>
              <w:jc w:val="center"/>
            </w:pPr>
            <w:r>
              <w:rPr>
                <w:b/>
                <w:bCs/>
                <w:color w:val="000000"/>
                <w:sz w:val="18"/>
                <w:szCs w:val="18"/>
              </w:rPr>
              <w:t>16</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0BCEFA" w14:textId="77777777" w:rsidR="00C34357" w:rsidRDefault="00000000">
            <w:r>
              <w:rPr>
                <w:b/>
                <w:bCs/>
                <w:color w:val="000000"/>
                <w:sz w:val="18"/>
                <w:szCs w:val="18"/>
              </w:rPr>
              <w:t>Axway → SN SOM</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102F80"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FB23CF"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997BAB" w14:textId="77777777" w:rsidR="00C34357" w:rsidRDefault="00000000">
            <w:r>
              <w:rPr>
                <w:color w:val="000000"/>
                <w:sz w:val="18"/>
                <w:szCs w:val="18"/>
              </w:rPr>
              <w:t>Reenvía callback a SOM. SN correlaciona por UUID.</w:t>
            </w:r>
          </w:p>
        </w:tc>
      </w:tr>
      <w:tr w:rsidR="00C34357" w14:paraId="067ABD3A"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D53A38" w14:textId="77777777" w:rsidR="00C34357" w:rsidRDefault="00000000">
            <w:pPr>
              <w:jc w:val="center"/>
            </w:pPr>
            <w:r>
              <w:rPr>
                <w:b/>
                <w:bCs/>
                <w:color w:val="000000"/>
                <w:sz w:val="18"/>
                <w:szCs w:val="18"/>
              </w:rPr>
              <w:t>17</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272AB7" w14:textId="77777777" w:rsidR="00C34357" w:rsidRDefault="00000000">
            <w:r>
              <w:rPr>
                <w:b/>
                <w:bCs/>
                <w:color w:val="000000"/>
                <w:sz w:val="18"/>
                <w:szCs w:val="18"/>
              </w:rPr>
              <w:t>SN SOM (interno)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9EAD68" w14:textId="77777777" w:rsidR="00C34357" w:rsidRDefault="00000000">
            <w:r>
              <w:rPr>
                <w:color w:val="000000"/>
                <w:sz w:val="18"/>
                <w:szCs w:val="18"/>
              </w:rPr>
              <w:t>CMDB update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6F6398"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4C9EF4" w14:textId="77777777" w:rsidR="00C34357" w:rsidRDefault="00000000">
            <w:r>
              <w:rPr>
                <w:color w:val="000000"/>
                <w:sz w:val="18"/>
                <w:szCs w:val="18"/>
              </w:rPr>
              <w:t>Actualiza orden de servicio, actualiza CMDB con estado del servicio provisionado.</w:t>
            </w:r>
          </w:p>
        </w:tc>
      </w:tr>
      <w:tr w:rsidR="00C34357" w14:paraId="5B476C90"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BA1198" w14:textId="77777777" w:rsidR="00C34357" w:rsidRDefault="00000000">
            <w:pPr>
              <w:jc w:val="center"/>
            </w:pPr>
            <w:r>
              <w:rPr>
                <w:b/>
                <w:bCs/>
                <w:color w:val="000000"/>
                <w:sz w:val="18"/>
                <w:szCs w:val="18"/>
              </w:rPr>
              <w:t>18</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41BE8C" w14:textId="77777777" w:rsidR="00C34357" w:rsidRDefault="00000000">
            <w:r>
              <w:rPr>
                <w:b/>
                <w:bCs/>
                <w:color w:val="000000"/>
                <w:sz w:val="18"/>
                <w:szCs w:val="18"/>
              </w:rPr>
              <w:t>SN SOM → WSO2 → VNO</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37E1E5"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E1CA4A"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1A1FEC" w14:textId="77777777" w:rsidR="00C34357" w:rsidRDefault="00000000">
            <w:r>
              <w:rPr>
                <w:color w:val="000000"/>
                <w:sz w:val="18"/>
                <w:szCs w:val="18"/>
              </w:rPr>
              <w:t>Notifica resultado final a la VNO: “Servicio activado” o “Activación fallida + detalle”.</w:t>
            </w:r>
          </w:p>
        </w:tc>
      </w:tr>
    </w:tbl>
    <w:p w14:paraId="5E1CBA42" w14:textId="77777777" w:rsidR="00C34357" w:rsidRDefault="00000000">
      <w:pPr>
        <w:pBdr>
          <w:left w:val="single" w:sz="12" w:space="8" w:color="4472C4"/>
        </w:pBdr>
        <w:spacing w:before="100" w:after="160"/>
        <w:ind w:left="360" w:right="360"/>
      </w:pPr>
      <w:r>
        <w:rPr>
          <w:i/>
          <w:iCs/>
          <w:color w:val="444444"/>
          <w:sz w:val="20"/>
          <w:szCs w:val="20"/>
        </w:rPr>
        <w:t xml:space="preserve">Nota: La activación SSAA sigue el mismo flujo pero el Config Engine genera templates específicos por grupo comercial (A-E, BX, DX). Nokia requiere pre-configuración de 8 colas </w:t>
      </w:r>
      <w:r>
        <w:rPr>
          <w:i/>
          <w:iCs/>
          <w:color w:val="444444"/>
          <w:sz w:val="20"/>
          <w:szCs w:val="20"/>
        </w:rPr>
        <w:lastRenderedPageBreak/>
        <w:t>upstream (SSAA v3.0). Huawei puede generar hasta 25 service-ports por ONT en combinaciones complejas.</w:t>
      </w:r>
    </w:p>
    <w:p w14:paraId="0F22700A" w14:textId="77777777" w:rsidR="00C34357" w:rsidRDefault="00000000">
      <w:pPr>
        <w:spacing w:after="160"/>
        <w:jc w:val="both"/>
      </w:pPr>
      <w:r>
        <w:t>El siguiente diagrama de secuencia ilustra este flujo:</w:t>
      </w:r>
    </w:p>
    <w:p w14:paraId="3730DEFD" w14:textId="77777777" w:rsidR="00C34357" w:rsidRDefault="00000000">
      <w:pPr>
        <w:spacing w:after="80"/>
        <w:jc w:val="center"/>
      </w:pPr>
      <w:r>
        <w:rPr>
          <w:noProof/>
        </w:rPr>
        <w:drawing>
          <wp:inline distT="0" distB="0" distL="0" distR="0" wp14:anchorId="2819B4CE" wp14:editId="7D3A14BB">
            <wp:extent cx="5715000" cy="4629150"/>
            <wp:effectExtent l="0" t="0" r="0" b="0"/>
            <wp:docPr id="10" name="01_activation" descr="01_activation" title="01_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1"/>
                    <a:srcRect/>
                    <a:stretch>
                      <a:fillRect/>
                    </a:stretch>
                  </pic:blipFill>
                  <pic:spPr bwMode="auto">
                    <a:xfrm>
                      <a:off x="0" y="0"/>
                      <a:ext cx="5715000" cy="4629150"/>
                    </a:xfrm>
                    <a:prstGeom prst="rect">
                      <a:avLst/>
                    </a:prstGeom>
                  </pic:spPr>
                </pic:pic>
              </a:graphicData>
            </a:graphic>
          </wp:inline>
        </w:drawing>
      </w:r>
    </w:p>
    <w:p w14:paraId="68E761F4" w14:textId="77777777" w:rsidR="00C34357" w:rsidRDefault="00000000">
      <w:pPr>
        <w:spacing w:before="80" w:after="200"/>
        <w:jc w:val="center"/>
      </w:pPr>
      <w:r>
        <w:rPr>
          <w:i/>
          <w:iCs/>
          <w:color w:val="666666"/>
          <w:sz w:val="20"/>
          <w:szCs w:val="20"/>
        </w:rPr>
        <w:t>Figura 12.2 — Diagrama de secuencia: Diagrama de secuencia: Activación</w:t>
      </w:r>
    </w:p>
    <w:p w14:paraId="0FA5C9E0" w14:textId="77777777" w:rsidR="00C34357" w:rsidRDefault="00000000">
      <w:r>
        <w:br w:type="page"/>
      </w:r>
    </w:p>
    <w:p w14:paraId="663E4FFE" w14:textId="77777777" w:rsidR="00C34357" w:rsidRDefault="00000000">
      <w:pPr>
        <w:pStyle w:val="Ttulo2"/>
      </w:pPr>
      <w:bookmarkStart w:id="186" w:name="_Toc226041954"/>
      <w:r>
        <w:lastRenderedPageBreak/>
        <w:t>12.3 Diagrama de secuencia: Baja de Acceso</w:t>
      </w:r>
      <w:bookmarkEnd w:id="186"/>
    </w:p>
    <w:p w14:paraId="7F8FB742" w14:textId="77777777" w:rsidR="00C34357" w:rsidRPr="005D78BF" w:rsidRDefault="00000000">
      <w:pPr>
        <w:spacing w:after="160"/>
        <w:jc w:val="both"/>
        <w:rPr>
          <w:lang w:val="en-US"/>
        </w:rPr>
      </w:pPr>
      <w:r>
        <w:rPr>
          <w:b/>
          <w:bCs/>
          <w:lang w:val="en-US"/>
        </w:rPr>
        <w:t xml:space="preserve">Endpoint: </w:t>
      </w:r>
      <w:r>
        <w:rPr>
          <w:lang w:val="en-US"/>
        </w:rPr>
        <w:t>POST /api/v1/deactivation</w:t>
      </w:r>
      <w:r>
        <w:rPr>
          <w:b/>
          <w:bCs/>
          <w:lang w:val="en-US"/>
        </w:rPr>
        <w:t xml:space="preserve">  |  Patrón: </w:t>
      </w:r>
      <w:r>
        <w:rPr>
          <w:lang w:val="en-US"/>
        </w:rPr>
        <w:t>Asíncrono (ACK 202 + Callback)</w:t>
      </w:r>
    </w:p>
    <w:p w14:paraId="47766612" w14:textId="77777777" w:rsidR="00C34357" w:rsidRDefault="00000000">
      <w:pPr>
        <w:spacing w:after="160"/>
        <w:jc w:val="both"/>
      </w:pPr>
      <w:r>
        <w:t>La baja de acceso elimina todos los servicios asociados a una ONT en la OLT. Es la operación donde la diferencia entre Nokia y Huawei es más crítica: Nokia simplifica con ‘no interface’, mientras que Huawei requiere eliminar cada service-port individualmente por INDEX dinámico antes del ont delete.</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99"/>
        <w:gridCol w:w="1593"/>
        <w:gridCol w:w="1461"/>
        <w:gridCol w:w="1196"/>
        <w:gridCol w:w="4711"/>
      </w:tblGrid>
      <w:tr w:rsidR="00C34357" w14:paraId="727904DA"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436AD90"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0AD2BCD"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E76440B"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A1D3B67"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E7CBD5A" w14:textId="77777777" w:rsidR="00C34357" w:rsidRDefault="00000000">
            <w:pPr>
              <w:jc w:val="center"/>
            </w:pPr>
            <w:r>
              <w:rPr>
                <w:b/>
                <w:bCs/>
                <w:color w:val="FFFFFF"/>
                <w:sz w:val="18"/>
                <w:szCs w:val="18"/>
              </w:rPr>
              <w:t>Descripción del paso</w:t>
            </w:r>
          </w:p>
        </w:tc>
      </w:tr>
      <w:tr w:rsidR="00C34357" w14:paraId="40D26EF6"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BC1343"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3BB2C0" w14:textId="77777777" w:rsidR="00C34357" w:rsidRDefault="00000000">
            <w:r>
              <w:rPr>
                <w:b/>
                <w:bCs/>
                <w:color w:val="000000"/>
                <w:sz w:val="18"/>
                <w:szCs w:val="18"/>
              </w:rPr>
              <w:t>VNO → WSO2 → SN SOM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455F8C"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6F31A3"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D00166" w14:textId="77777777" w:rsidR="00C34357" w:rsidRDefault="00000000">
            <w:r>
              <w:rPr>
                <w:color w:val="000000"/>
                <w:sz w:val="18"/>
                <w:szCs w:val="18"/>
              </w:rPr>
              <w:t>VNO envía POST /deactivation con access_id o identificador del servicio a dar de baja.</w:t>
            </w:r>
          </w:p>
        </w:tc>
      </w:tr>
      <w:tr w:rsidR="00C34357" w14:paraId="4DF2F2B3"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F7A317"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388D63" w14:textId="77777777" w:rsidR="00C34357" w:rsidRDefault="00000000">
            <w:r>
              <w:rPr>
                <w:b/>
                <w:bCs/>
                <w:color w:val="000000"/>
                <w:sz w:val="18"/>
                <w:szCs w:val="18"/>
              </w:rPr>
              <w:t>SN SOM: validación</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94D53F" w14:textId="77777777" w:rsidR="00C34357" w:rsidRDefault="00000000">
            <w:r>
              <w:rPr>
                <w:color w:val="000000"/>
                <w:sz w:val="18"/>
                <w:szCs w:val="18"/>
              </w:rPr>
              <w:t>Interna</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C5BA43"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877728" w14:textId="77777777" w:rsidR="00C34357" w:rsidRDefault="00000000">
            <w:r>
              <w:rPr>
                <w:color w:val="000000"/>
                <w:sz w:val="18"/>
                <w:szCs w:val="18"/>
              </w:rPr>
              <w:t>Valida que el acceso existe y está activo. Evalúa Feature Flag → Komands.</w:t>
            </w:r>
          </w:p>
        </w:tc>
      </w:tr>
      <w:tr w:rsidR="00C34357" w14:paraId="5EE39346"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55AD91"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F08D22" w14:textId="77777777" w:rsidR="00C34357" w:rsidRDefault="00000000">
            <w:r>
              <w:rPr>
                <w:b/>
                <w:bCs/>
                <w:color w:val="000000"/>
                <w:sz w:val="18"/>
                <w:szCs w:val="18"/>
              </w:rPr>
              <w:t>SN → Axway → Komands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633C21"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A066B52"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4FFE81" w14:textId="77777777" w:rsidR="00C34357" w:rsidRDefault="00000000">
            <w:r>
              <w:rPr>
                <w:color w:val="000000"/>
                <w:sz w:val="18"/>
                <w:szCs w:val="18"/>
              </w:rPr>
              <w:t>Request de baja con datos: OLT, slot, pon, ont_id, VNO, servicios a eliminar.</w:t>
            </w:r>
          </w:p>
        </w:tc>
      </w:tr>
      <w:tr w:rsidR="00C34357" w:rsidRPr="00CB3C92" w14:paraId="41D82FC0"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95BA5F"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1BB577"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0D5FBC" w14:textId="77777777" w:rsidR="00C34357" w:rsidRDefault="00000000">
            <w:r>
              <w:rPr>
                <w:color w:val="000000"/>
                <w:sz w:val="18"/>
                <w:szCs w:val="18"/>
              </w:rPr>
              <w:t>PG + Redis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1E9068"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96A8D8" w14:textId="77777777" w:rsidR="00C34357" w:rsidRPr="005D78BF" w:rsidRDefault="00000000">
            <w:pPr>
              <w:rPr>
                <w:lang w:val="en-US"/>
              </w:rPr>
            </w:pPr>
            <w:r>
              <w:rPr>
                <w:color w:val="000000"/>
                <w:sz w:val="18"/>
                <w:szCs w:val="18"/>
                <w:lang w:val="en-US"/>
              </w:rPr>
              <w:t>UUID, PG PENDING, encola Redis. ACK 202.</w:t>
            </w:r>
          </w:p>
        </w:tc>
      </w:tr>
      <w:tr w:rsidR="00C34357" w14:paraId="3704CBDD"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ACB357"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68DB3D" w14:textId="77777777" w:rsidR="00C34357" w:rsidRDefault="00000000">
            <w:r>
              <w:rPr>
                <w:b/>
                <w:bCs/>
                <w:color w:val="000000"/>
                <w:sz w:val="18"/>
                <w:szCs w:val="18"/>
              </w:rPr>
              <w:t>Orchestrator → Catálogo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AF6357" w14:textId="77777777" w:rsidR="00C34357" w:rsidRDefault="00000000">
            <w:r>
              <w:rPr>
                <w:color w:val="000000"/>
                <w:sz w:val="18"/>
                <w:szCs w:val="18"/>
              </w:rPr>
              <w:t>REST interno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82D294"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D546AA" w14:textId="77777777" w:rsidR="00C34357" w:rsidRDefault="00000000">
            <w:r>
              <w:rPr>
                <w:color w:val="000000"/>
                <w:sz w:val="18"/>
                <w:szCs w:val="18"/>
              </w:rPr>
              <w:t>Obtiene template de baja por vendor. Para Nokia: template simple. Para Huawei: template con _resolve_dynamic_ids().</w:t>
            </w:r>
          </w:p>
        </w:tc>
      </w:tr>
      <w:tr w:rsidR="00C34357" w14:paraId="35747F3D"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0DAA89" w14:textId="77777777" w:rsidR="00C34357" w:rsidRDefault="00000000">
            <w:pPr>
              <w:jc w:val="center"/>
            </w:pPr>
            <w:r>
              <w:rPr>
                <w:b/>
                <w:bCs/>
                <w:color w:val="000000"/>
                <w:sz w:val="18"/>
                <w:szCs w:val="18"/>
              </w:rPr>
              <w:t>6</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542E05" w14:textId="77777777" w:rsidR="00C34357" w:rsidRDefault="00000000">
            <w:r>
              <w:rPr>
                <w:b/>
                <w:bCs/>
                <w:color w:val="000000"/>
                <w:sz w:val="18"/>
                <w:szCs w:val="18"/>
              </w:rPr>
              <w:t>Config Engine</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76775F" w14:textId="77777777" w:rsidR="00C34357" w:rsidRDefault="00000000">
            <w:r>
              <w:rPr>
                <w:color w:val="000000"/>
                <w:sz w:val="18"/>
                <w:szCs w:val="18"/>
              </w:rPr>
              <w:t>Parametrización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CE2D3C"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AA39B3" w14:textId="77777777" w:rsidR="00C34357" w:rsidRDefault="00000000">
            <w:r>
              <w:rPr>
                <w:color w:val="000000"/>
                <w:sz w:val="18"/>
                <w:szCs w:val="18"/>
              </w:rPr>
              <w:t>Nokia: genera ‘no interface’. Huawei: genera ‘display service-port port’ + undo por cada INDEX + ont delete.</w:t>
            </w:r>
          </w:p>
        </w:tc>
      </w:tr>
      <w:tr w:rsidR="00C34357" w14:paraId="627DE045"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4220B3" w14:textId="77777777" w:rsidR="00C34357" w:rsidRDefault="00000000">
            <w:pPr>
              <w:jc w:val="center"/>
            </w:pPr>
            <w:r>
              <w:rPr>
                <w:b/>
                <w:bCs/>
                <w:color w:val="000000"/>
                <w:sz w:val="18"/>
                <w:szCs w:val="18"/>
              </w:rPr>
              <w:t>7</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ED4F30" w14:textId="77777777" w:rsidR="00C34357" w:rsidRDefault="00000000">
            <w:r>
              <w:rPr>
                <w:b/>
                <w:bCs/>
                <w:color w:val="000000"/>
                <w:sz w:val="18"/>
                <w:szCs w:val="18"/>
              </w:rPr>
              <w:t>[Huawei] Adapter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03CE4F"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0E9FDD"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17C218" w14:textId="77777777" w:rsidR="00C34357" w:rsidRDefault="00000000">
            <w:r>
              <w:rPr>
                <w:color w:val="000000"/>
                <w:sz w:val="18"/>
                <w:szCs w:val="18"/>
              </w:rPr>
              <w:t>Ejecuta display service-port para obtener INDEXes. Parsea tabla. Elimina CADA service-port individualmente.</w:t>
            </w:r>
          </w:p>
        </w:tc>
      </w:tr>
      <w:tr w:rsidR="00C34357" w14:paraId="1B5338E2"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1190D5" w14:textId="77777777" w:rsidR="00C34357" w:rsidRDefault="00000000">
            <w:pPr>
              <w:jc w:val="center"/>
            </w:pPr>
            <w:r>
              <w:rPr>
                <w:b/>
                <w:bCs/>
                <w:color w:val="000000"/>
                <w:sz w:val="18"/>
                <w:szCs w:val="18"/>
              </w:rPr>
              <w:t>8</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EE0615" w14:textId="77777777" w:rsidR="00C34357" w:rsidRDefault="00000000">
            <w:r>
              <w:rPr>
                <w:b/>
                <w:bCs/>
                <w:color w:val="000000"/>
                <w:sz w:val="18"/>
                <w:szCs w:val="18"/>
              </w:rPr>
              <w:t>[Huawei] Adapter</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6C3124"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A5FFEE"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581CBC" w14:textId="77777777" w:rsidR="00C34357" w:rsidRDefault="00000000">
            <w:r>
              <w:rPr>
                <w:color w:val="000000"/>
                <w:sz w:val="18"/>
                <w:szCs w:val="18"/>
              </w:rPr>
              <w:t>Después de eliminar TODOS los service-ports, ejecuta ont delete {ont_id}.</w:t>
            </w:r>
          </w:p>
        </w:tc>
      </w:tr>
      <w:tr w:rsidR="00C34357" w14:paraId="252CCB7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B9EEBF" w14:textId="77777777" w:rsidR="00C34357" w:rsidRDefault="00000000">
            <w:pPr>
              <w:jc w:val="center"/>
            </w:pPr>
            <w:r>
              <w:rPr>
                <w:b/>
                <w:bCs/>
                <w:color w:val="000000"/>
                <w:sz w:val="18"/>
                <w:szCs w:val="18"/>
              </w:rPr>
              <w:t>9</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08FB84" w14:textId="77777777" w:rsidR="00C34357" w:rsidRDefault="00000000">
            <w:r>
              <w:rPr>
                <w:b/>
                <w:bCs/>
                <w:color w:val="000000"/>
                <w:sz w:val="18"/>
                <w:szCs w:val="18"/>
              </w:rPr>
              <w:t>[Nokia] Adapter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A5C087"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D8097B"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F09910" w14:textId="77777777" w:rsidR="00C34357" w:rsidRDefault="00000000">
            <w:r>
              <w:rPr>
                <w:color w:val="000000"/>
                <w:sz w:val="18"/>
                <w:szCs w:val="18"/>
              </w:rPr>
              <w:t>Ejecuta ‘no interface’ que elimina ONT y todos los servicios de una vez. Si TCH: también elimina VLAN.</w:t>
            </w:r>
          </w:p>
        </w:tc>
      </w:tr>
      <w:tr w:rsidR="00C34357" w14:paraId="25C6298F"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854C3F" w14:textId="77777777" w:rsidR="00C34357" w:rsidRDefault="00000000">
            <w:pPr>
              <w:jc w:val="center"/>
            </w:pPr>
            <w:r>
              <w:rPr>
                <w:b/>
                <w:bCs/>
                <w:color w:val="000000"/>
                <w:sz w:val="18"/>
                <w:szCs w:val="18"/>
              </w:rPr>
              <w:t>10</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CAEE72" w14:textId="77777777" w:rsidR="00C34357" w:rsidRDefault="00000000">
            <w:r>
              <w:rPr>
                <w:b/>
                <w:bCs/>
                <w:color w:val="000000"/>
                <w:sz w:val="18"/>
                <w:szCs w:val="18"/>
              </w:rPr>
              <w:t>Callback → SN</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2A51ED"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95A1A6"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67521E" w14:textId="77777777" w:rsidR="00C34357" w:rsidRDefault="00000000">
            <w:r>
              <w:rPr>
                <w:color w:val="000000"/>
                <w:sz w:val="18"/>
                <w:szCs w:val="18"/>
              </w:rPr>
              <w:t>Resultado completo con steps[]. SN actualiza CMDB, notifica VNO.</w:t>
            </w:r>
          </w:p>
        </w:tc>
      </w:tr>
    </w:tbl>
    <w:p w14:paraId="3E351290" w14:textId="77777777" w:rsidR="00C34357" w:rsidRDefault="00000000">
      <w:pPr>
        <w:pBdr>
          <w:left w:val="single" w:sz="12" w:space="8" w:color="4472C4"/>
        </w:pBdr>
        <w:spacing w:before="100" w:after="160"/>
        <w:ind w:left="360" w:right="360"/>
      </w:pPr>
      <w:r>
        <w:rPr>
          <w:i/>
          <w:iCs/>
          <w:color w:val="444444"/>
          <w:sz w:val="20"/>
          <w:szCs w:val="20"/>
        </w:rPr>
        <w:t>Nota crítica Huawei: Si queda un service-port sin eliminar, el comando ont delete falla. La función _resolve_dynamic_ids() es obligatoria antes de cada baja en Huawei. Nokia SSAA: la baja es siempre completa (no existe baja parcial de un servicio individual).</w:t>
      </w:r>
    </w:p>
    <w:p w14:paraId="15160052" w14:textId="77777777" w:rsidR="00C34357" w:rsidRDefault="00000000">
      <w:pPr>
        <w:spacing w:after="160"/>
        <w:jc w:val="both"/>
      </w:pPr>
      <w:r>
        <w:t>El siguiente diagrama de secuencia ilustra este flujo:</w:t>
      </w:r>
    </w:p>
    <w:p w14:paraId="081713BF" w14:textId="77777777" w:rsidR="00C34357" w:rsidRDefault="00000000">
      <w:pPr>
        <w:spacing w:after="80"/>
        <w:jc w:val="center"/>
      </w:pPr>
      <w:r>
        <w:rPr>
          <w:noProof/>
        </w:rPr>
        <w:lastRenderedPageBreak/>
        <w:drawing>
          <wp:inline distT="0" distB="0" distL="0" distR="0" wp14:anchorId="383A383B" wp14:editId="2C8BF14C">
            <wp:extent cx="5715000" cy="3590925"/>
            <wp:effectExtent l="0" t="0" r="0" b="0"/>
            <wp:docPr id="11" name="02_baja" descr="02_baja" title="02_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2"/>
                    <a:srcRect/>
                    <a:stretch>
                      <a:fillRect/>
                    </a:stretch>
                  </pic:blipFill>
                  <pic:spPr bwMode="auto">
                    <a:xfrm>
                      <a:off x="0" y="0"/>
                      <a:ext cx="5715000" cy="3590925"/>
                    </a:xfrm>
                    <a:prstGeom prst="rect">
                      <a:avLst/>
                    </a:prstGeom>
                  </pic:spPr>
                </pic:pic>
              </a:graphicData>
            </a:graphic>
          </wp:inline>
        </w:drawing>
      </w:r>
    </w:p>
    <w:p w14:paraId="785D4493" w14:textId="77777777" w:rsidR="00C34357" w:rsidRDefault="00000000">
      <w:pPr>
        <w:spacing w:before="80" w:after="200"/>
        <w:jc w:val="center"/>
      </w:pPr>
      <w:r>
        <w:rPr>
          <w:i/>
          <w:iCs/>
          <w:color w:val="666666"/>
          <w:sz w:val="20"/>
          <w:szCs w:val="20"/>
        </w:rPr>
        <w:t>Figura 12.3 — Diagrama de secuencia: Diagrama de secuencia: Baja de Acceso</w:t>
      </w:r>
    </w:p>
    <w:p w14:paraId="2D1CB277" w14:textId="77777777" w:rsidR="00C34357" w:rsidRDefault="00000000">
      <w:pPr>
        <w:pStyle w:val="Ttulo2"/>
      </w:pPr>
      <w:bookmarkStart w:id="187" w:name="_Toc226041955"/>
      <w:r>
        <w:t>12.4 Diagrama de secuencia: Modificación</w:t>
      </w:r>
      <w:bookmarkEnd w:id="187"/>
    </w:p>
    <w:p w14:paraId="40F74AD5" w14:textId="77777777" w:rsidR="00C34357" w:rsidRDefault="00000000">
      <w:pPr>
        <w:spacing w:after="160"/>
        <w:jc w:val="both"/>
      </w:pPr>
      <w:r>
        <w:rPr>
          <w:b/>
          <w:bCs/>
        </w:rPr>
        <w:t xml:space="preserve">Endpoint: </w:t>
      </w:r>
      <w:r>
        <w:t>POST /api/v1/modification</w:t>
      </w:r>
      <w:r>
        <w:rPr>
          <w:b/>
          <w:bCs/>
        </w:rPr>
        <w:t xml:space="preserve">  |  Patrón: </w:t>
      </w:r>
      <w:r>
        <w:t>Asíncrono (ACK 202 + Callback)</w:t>
      </w:r>
    </w:p>
    <w:p w14:paraId="69FEB1C8" w14:textId="77777777" w:rsidR="00C34357" w:rsidRDefault="00000000">
      <w:pPr>
        <w:spacing w:after="160"/>
        <w:jc w:val="both"/>
      </w:pPr>
      <w:r>
        <w:t>La modificación altera parámetros de un servicio activo sin eliminar la ONT. Puede implicar cambio de velocidad, cambio de ServiceType, adición o eliminación de un servicio (ej: agregar IPTV a un acceso que solo tiene Internet). En SSAA Nokia, la modificación equivale a baja completa + alta con nuevos parámetros.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400"/>
        <w:gridCol w:w="1600"/>
        <w:gridCol w:w="1400"/>
        <w:gridCol w:w="1200"/>
        <w:gridCol w:w="4760"/>
      </w:tblGrid>
      <w:tr w:rsidR="00C34357" w14:paraId="3EAD52E6"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AF72EC7"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7CA826E"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EFA6C70"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81EBA31"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DD99171" w14:textId="77777777" w:rsidR="00C34357" w:rsidRDefault="00000000">
            <w:pPr>
              <w:jc w:val="center"/>
            </w:pPr>
            <w:r>
              <w:rPr>
                <w:b/>
                <w:bCs/>
                <w:color w:val="FFFFFF"/>
                <w:sz w:val="18"/>
                <w:szCs w:val="18"/>
              </w:rPr>
              <w:t>Descripción del paso</w:t>
            </w:r>
          </w:p>
        </w:tc>
      </w:tr>
      <w:tr w:rsidR="00C34357" w14:paraId="23264362"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5219E6"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B845F3" w14:textId="77777777" w:rsidR="00C34357" w:rsidRDefault="00000000">
            <w:r>
              <w:rPr>
                <w:b/>
                <w:bCs/>
                <w:color w:val="000000"/>
                <w:sz w:val="18"/>
                <w:szCs w:val="18"/>
              </w:rPr>
              <w:t>VNO → SN SOM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605A5C"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77688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F17BC7" w14:textId="77777777" w:rsidR="00C34357" w:rsidRDefault="00000000">
            <w:r>
              <w:rPr>
                <w:color w:val="000000"/>
                <w:sz w:val="18"/>
                <w:szCs w:val="18"/>
              </w:rPr>
              <w:t>POST /modification con access_id, parámetros a modificar (velocidad, servicios, VLANs).</w:t>
            </w:r>
          </w:p>
        </w:tc>
      </w:tr>
      <w:tr w:rsidR="00C34357" w14:paraId="4C959D9A"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F3C206"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67153A" w14:textId="77777777" w:rsidR="00C34357" w:rsidRDefault="00000000">
            <w:r>
              <w:rPr>
                <w:b/>
                <w:bCs/>
                <w:color w:val="000000"/>
                <w:sz w:val="18"/>
                <w:szCs w:val="18"/>
              </w:rPr>
              <w:t>SN SOM: Feature Flag</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A642FD" w14:textId="77777777" w:rsidR="00C34357" w:rsidRDefault="00000000">
            <w:r>
              <w:rPr>
                <w:color w:val="000000"/>
                <w:sz w:val="18"/>
                <w:szCs w:val="18"/>
              </w:rPr>
              <w:t>—</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64B37C"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467223" w14:textId="77777777" w:rsidR="00C34357" w:rsidRDefault="00000000">
            <w:r>
              <w:rPr>
                <w:color w:val="000000"/>
                <w:sz w:val="18"/>
                <w:szCs w:val="18"/>
              </w:rPr>
              <w:t>Evalúa FF. Si Komands → envía a Axway con datos actuales + datos nuevos.</w:t>
            </w:r>
          </w:p>
        </w:tc>
      </w:tr>
      <w:tr w:rsidR="00C34357" w14:paraId="2C891FE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CC0493"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D836E6"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BED193" w14:textId="77777777" w:rsidR="00C34357" w:rsidRDefault="00000000">
            <w:r>
              <w:rPr>
                <w:color w:val="000000"/>
                <w:sz w:val="18"/>
                <w:szCs w:val="18"/>
              </w:rPr>
              <w:t>PG + Redis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7ABAD7"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5E73B0" w14:textId="77777777" w:rsidR="00C34357" w:rsidRDefault="00000000">
            <w:r>
              <w:rPr>
                <w:color w:val="000000"/>
                <w:sz w:val="18"/>
                <w:szCs w:val="18"/>
              </w:rPr>
              <w:t>UUID, ACK 202.</w:t>
            </w:r>
          </w:p>
        </w:tc>
      </w:tr>
      <w:tr w:rsidR="00C34357" w14:paraId="68A8D197"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988E72"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9D7C7D" w14:textId="77777777" w:rsidR="00C34357" w:rsidRDefault="00000000">
            <w:r>
              <w:rPr>
                <w:b/>
                <w:bCs/>
                <w:color w:val="000000"/>
                <w:sz w:val="18"/>
                <w:szCs w:val="18"/>
              </w:rPr>
              <w:t>Orchestrator</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ABD8F6A" w14:textId="77777777" w:rsidR="00C34357" w:rsidRDefault="00000000">
            <w:r>
              <w:rPr>
                <w:color w:val="000000"/>
                <w:sz w:val="18"/>
                <w:szCs w:val="18"/>
              </w:rPr>
              <w:t>Catálogo + CfgE</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33C4B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0DF626" w14:textId="77777777" w:rsidR="00C34357" w:rsidRDefault="00000000">
            <w:r>
              <w:rPr>
                <w:color w:val="000000"/>
                <w:sz w:val="18"/>
                <w:szCs w:val="18"/>
              </w:rPr>
              <w:t>Determina tipo de modificación: (a) solo cambio de perfil de velocidad, (b) agregar servicio, (c) eliminar servicio, (d) baja + alta completa.</w:t>
            </w:r>
          </w:p>
        </w:tc>
      </w:tr>
      <w:tr w:rsidR="00C34357" w14:paraId="1A2261A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7D7A21"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C30985" w14:textId="77777777" w:rsidR="00C34357" w:rsidRDefault="00000000">
            <w:r>
              <w:rPr>
                <w:b/>
                <w:bCs/>
                <w:color w:val="000000"/>
                <w:sz w:val="18"/>
                <w:szCs w:val="18"/>
              </w:rPr>
              <w:t>[Caso a] Adapter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5122BD"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AE6408"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4069AA" w14:textId="77777777" w:rsidR="00C34357" w:rsidRDefault="00000000">
            <w:r>
              <w:rPr>
                <w:color w:val="000000"/>
                <w:sz w:val="18"/>
                <w:szCs w:val="18"/>
                <w:lang w:val="en-US"/>
              </w:rPr>
              <w:t xml:space="preserve">Cambio de traffic-table (Huawei) o bandwidth-profile (Nokia). </w:t>
            </w:r>
            <w:r>
              <w:rPr>
                <w:color w:val="000000"/>
                <w:sz w:val="18"/>
                <w:szCs w:val="18"/>
              </w:rPr>
              <w:t>No requiere eliminar service-ports.</w:t>
            </w:r>
          </w:p>
        </w:tc>
      </w:tr>
      <w:tr w:rsidR="00C34357" w14:paraId="0C6943B5"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09BED4" w14:textId="77777777" w:rsidR="00C34357" w:rsidRDefault="00000000">
            <w:pPr>
              <w:jc w:val="center"/>
            </w:pPr>
            <w:r>
              <w:rPr>
                <w:b/>
                <w:bCs/>
                <w:color w:val="000000"/>
                <w:sz w:val="18"/>
                <w:szCs w:val="18"/>
              </w:rPr>
              <w:t>6</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EA9F75" w14:textId="77777777" w:rsidR="00C34357" w:rsidRDefault="00000000">
            <w:r>
              <w:rPr>
                <w:b/>
                <w:bCs/>
                <w:color w:val="000000"/>
                <w:sz w:val="18"/>
                <w:szCs w:val="18"/>
              </w:rPr>
              <w:t>[Caso b] Adapter</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F4408A"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05CE3D9"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9DBD06" w14:textId="77777777" w:rsidR="00C34357" w:rsidRDefault="00000000">
            <w:r>
              <w:rPr>
                <w:color w:val="000000"/>
                <w:sz w:val="18"/>
                <w:szCs w:val="18"/>
              </w:rPr>
              <w:t>Crear nuevo service-port/bridge-port para el servicio adicional.</w:t>
            </w:r>
          </w:p>
        </w:tc>
      </w:tr>
      <w:tr w:rsidR="00C34357" w14:paraId="24AD8CD1"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5736E5" w14:textId="77777777" w:rsidR="00C34357" w:rsidRDefault="00000000">
            <w:pPr>
              <w:jc w:val="center"/>
            </w:pPr>
            <w:r>
              <w:rPr>
                <w:b/>
                <w:bCs/>
                <w:color w:val="000000"/>
                <w:sz w:val="18"/>
                <w:szCs w:val="18"/>
              </w:rPr>
              <w:t>7</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E1B540" w14:textId="77777777" w:rsidR="00C34357" w:rsidRDefault="00000000">
            <w:r>
              <w:rPr>
                <w:b/>
                <w:bCs/>
                <w:color w:val="000000"/>
                <w:sz w:val="18"/>
                <w:szCs w:val="18"/>
              </w:rPr>
              <w:t>[Caso c] Adapter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EF32BB8"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E1190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89B33B" w14:textId="77777777" w:rsidR="00C34357" w:rsidRDefault="00000000">
            <w:r>
              <w:rPr>
                <w:color w:val="000000"/>
                <w:sz w:val="18"/>
                <w:szCs w:val="18"/>
              </w:rPr>
              <w:t>Eliminar service-port/bridge-port del servicio a remover. Huawei: requiere INDEX.</w:t>
            </w:r>
          </w:p>
        </w:tc>
      </w:tr>
      <w:tr w:rsidR="00C34357" w14:paraId="0FE06D5F"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FFF21D" w14:textId="77777777" w:rsidR="00C34357" w:rsidRDefault="00000000">
            <w:pPr>
              <w:jc w:val="center"/>
            </w:pPr>
            <w:r>
              <w:rPr>
                <w:b/>
                <w:bCs/>
                <w:color w:val="000000"/>
                <w:sz w:val="18"/>
                <w:szCs w:val="18"/>
              </w:rPr>
              <w:t>8</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F80140" w14:textId="77777777" w:rsidR="00C34357" w:rsidRDefault="00000000">
            <w:r>
              <w:rPr>
                <w:b/>
                <w:bCs/>
                <w:color w:val="000000"/>
                <w:sz w:val="18"/>
                <w:szCs w:val="18"/>
              </w:rPr>
              <w:t>[Caso d] Adapter</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54CF5C"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A3F7D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676026" w14:textId="77777777" w:rsidR="00C34357" w:rsidRDefault="00000000">
            <w:r>
              <w:rPr>
                <w:color w:val="000000"/>
                <w:sz w:val="18"/>
                <w:szCs w:val="18"/>
              </w:rPr>
              <w:t>SSAA Nokia: baja completa (‘no interface’) + alta completa con nuevos parámetros.</w:t>
            </w:r>
          </w:p>
        </w:tc>
      </w:tr>
      <w:tr w:rsidR="00C34357" w14:paraId="761048CD"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D087A4" w14:textId="77777777" w:rsidR="00C34357" w:rsidRDefault="00000000">
            <w:pPr>
              <w:jc w:val="center"/>
            </w:pPr>
            <w:r>
              <w:rPr>
                <w:b/>
                <w:bCs/>
                <w:color w:val="000000"/>
                <w:sz w:val="18"/>
                <w:szCs w:val="18"/>
              </w:rPr>
              <w:lastRenderedPageBreak/>
              <w:t>9</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F065E8" w14:textId="77777777" w:rsidR="00C34357" w:rsidRDefault="00000000">
            <w:r>
              <w:rPr>
                <w:b/>
                <w:bCs/>
                <w:color w:val="000000"/>
                <w:sz w:val="18"/>
                <w:szCs w:val="18"/>
              </w:rPr>
              <w:t>Callback → SN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82727D"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6EECF8"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85AB7A" w14:textId="77777777" w:rsidR="00C34357" w:rsidRDefault="00000000">
            <w:r>
              <w:rPr>
                <w:color w:val="000000"/>
                <w:sz w:val="18"/>
                <w:szCs w:val="18"/>
              </w:rPr>
              <w:t>Resultado con detalle de los pasos ejecutados según el caso.</w:t>
            </w:r>
          </w:p>
        </w:tc>
      </w:tr>
    </w:tbl>
    <w:p w14:paraId="69C5C673" w14:textId="77777777" w:rsidR="00C34357" w:rsidRDefault="00000000">
      <w:pPr>
        <w:pBdr>
          <w:left w:val="single" w:sz="12" w:space="8" w:color="4472C4"/>
        </w:pBdr>
        <w:spacing w:before="100" w:after="160"/>
        <w:ind w:left="360" w:right="360"/>
      </w:pPr>
      <w:r>
        <w:rPr>
          <w:i/>
          <w:iCs/>
          <w:color w:val="444444"/>
          <w:sz w:val="20"/>
          <w:szCs w:val="20"/>
        </w:rPr>
        <w:t>Nota: El Config Engine determina el tipo de modificación (a/b/c/d) mediante lógica de delta: compara el estado actual del servicio (recibido en el request de ServiceNow, que incluye los servicios activos, VLANs y perfiles actuales) con el estado deseado (nuevos parámetros). Si solo cambia el perfil de velocidad → Caso (a). Si se agregan servicios nuevos (ej: agregar IPTV) → Caso (b). Si se eliminan servicios (ej: quitar VoIP) → Caso (c). Si el cambio es estructural en Nokia SSAA (cambio de grupo comercial) → Caso (d) baja+alta completa. El Config Engine selecciona el template más eficiente (menor cantidad de comandos CLI) para lograr el resultado.</w:t>
      </w:r>
    </w:p>
    <w:p w14:paraId="635B0BDB" w14:textId="77777777" w:rsidR="00C34357" w:rsidRDefault="00000000">
      <w:pPr>
        <w:spacing w:after="160"/>
        <w:jc w:val="both"/>
      </w:pPr>
      <w:r>
        <w:t>El siguiente diagrama de secuencia ilustra este flujo:</w:t>
      </w:r>
    </w:p>
    <w:p w14:paraId="36E2C7D8" w14:textId="77777777" w:rsidR="00C34357" w:rsidRDefault="00000000">
      <w:pPr>
        <w:spacing w:after="80"/>
        <w:jc w:val="center"/>
      </w:pPr>
      <w:r>
        <w:rPr>
          <w:noProof/>
        </w:rPr>
        <w:drawing>
          <wp:inline distT="0" distB="0" distL="0" distR="0" wp14:anchorId="0FB4BD7D" wp14:editId="23D625D3">
            <wp:extent cx="5715000" cy="2343150"/>
            <wp:effectExtent l="0" t="0" r="0" b="0"/>
            <wp:docPr id="12" name="03_mod" descr="03_mod" title="03_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3"/>
                    <a:srcRect/>
                    <a:stretch>
                      <a:fillRect/>
                    </a:stretch>
                  </pic:blipFill>
                  <pic:spPr bwMode="auto">
                    <a:xfrm>
                      <a:off x="0" y="0"/>
                      <a:ext cx="5715000" cy="2343150"/>
                    </a:xfrm>
                    <a:prstGeom prst="rect">
                      <a:avLst/>
                    </a:prstGeom>
                  </pic:spPr>
                </pic:pic>
              </a:graphicData>
            </a:graphic>
          </wp:inline>
        </w:drawing>
      </w:r>
    </w:p>
    <w:p w14:paraId="351989E7" w14:textId="77777777" w:rsidR="00C34357" w:rsidRDefault="00000000">
      <w:pPr>
        <w:spacing w:before="80" w:after="200"/>
        <w:jc w:val="center"/>
      </w:pPr>
      <w:r>
        <w:rPr>
          <w:i/>
          <w:iCs/>
          <w:color w:val="666666"/>
          <w:sz w:val="20"/>
          <w:szCs w:val="20"/>
        </w:rPr>
        <w:t>Figura 12.4 — Diagrama de secuencia: Diagrama de secuencia: Modificación</w:t>
      </w:r>
    </w:p>
    <w:p w14:paraId="2FCC33FE" w14:textId="77777777" w:rsidR="00C34357" w:rsidRDefault="00000000">
      <w:r>
        <w:br w:type="page"/>
      </w:r>
    </w:p>
    <w:p w14:paraId="47F35F48" w14:textId="77777777" w:rsidR="00C34357" w:rsidRDefault="00000000">
      <w:pPr>
        <w:pStyle w:val="Ttulo2"/>
      </w:pPr>
      <w:bookmarkStart w:id="188" w:name="_Toc226041956"/>
      <w:r>
        <w:lastRenderedPageBreak/>
        <w:t>12.5 Diagrama de secuencia: Cambio de Velocidad</w:t>
      </w:r>
      <w:bookmarkEnd w:id="188"/>
    </w:p>
    <w:p w14:paraId="5E9B15FC" w14:textId="77777777" w:rsidR="00C34357" w:rsidRPr="005D78BF" w:rsidRDefault="00000000">
      <w:pPr>
        <w:spacing w:after="160"/>
        <w:jc w:val="both"/>
        <w:rPr>
          <w:lang w:val="en-US"/>
        </w:rPr>
      </w:pPr>
      <w:r>
        <w:rPr>
          <w:b/>
          <w:bCs/>
          <w:lang w:val="en-US"/>
        </w:rPr>
        <w:t xml:space="preserve">Endpoint: </w:t>
      </w:r>
      <w:r>
        <w:rPr>
          <w:lang w:val="en-US"/>
        </w:rPr>
        <w:t>POST /api/v1/modification (speed_change)</w:t>
      </w:r>
      <w:r>
        <w:rPr>
          <w:b/>
          <w:bCs/>
          <w:lang w:val="en-US"/>
        </w:rPr>
        <w:t xml:space="preserve">  |  Patrón: </w:t>
      </w:r>
      <w:r>
        <w:rPr>
          <w:lang w:val="en-US"/>
        </w:rPr>
        <w:t>Asíncrono (ACK 202 + Callback)</w:t>
      </w:r>
    </w:p>
    <w:p w14:paraId="7EA753A9" w14:textId="77777777" w:rsidR="00C34357" w:rsidRDefault="00000000">
      <w:pPr>
        <w:spacing w:after="160"/>
        <w:jc w:val="both"/>
      </w:pPr>
      <w:r>
        <w:t>El cambio de velocidad es un sub-caso de la modificación donde solo se altera el perfil de ancho de banda sin modificar la estructura de servicios. Es la operación de modificación más frecuente y la más simple, ya que no requiere eliminar ni crear service-ports o bridge-ports.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97"/>
        <w:gridCol w:w="1585"/>
        <w:gridCol w:w="1461"/>
        <w:gridCol w:w="1194"/>
        <w:gridCol w:w="4723"/>
      </w:tblGrid>
      <w:tr w:rsidR="00C34357" w14:paraId="55DABAB8"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44188E8"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12E18B5"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07684F0"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DD6B2F8"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09CAE62" w14:textId="77777777" w:rsidR="00C34357" w:rsidRDefault="00000000">
            <w:pPr>
              <w:jc w:val="center"/>
            </w:pPr>
            <w:r>
              <w:rPr>
                <w:b/>
                <w:bCs/>
                <w:color w:val="FFFFFF"/>
                <w:sz w:val="18"/>
                <w:szCs w:val="18"/>
              </w:rPr>
              <w:t>Descripción del paso</w:t>
            </w:r>
          </w:p>
        </w:tc>
      </w:tr>
      <w:tr w:rsidR="00C34357" w14:paraId="0155408E"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3A0BDF"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E63A7D" w14:textId="77777777" w:rsidR="00C34357" w:rsidRDefault="00000000">
            <w:r>
              <w:rPr>
                <w:b/>
                <w:bCs/>
                <w:color w:val="000000"/>
                <w:sz w:val="18"/>
                <w:szCs w:val="18"/>
              </w:rPr>
              <w:t>VNO → SN SOM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5E8409"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FC10B4"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19B582" w14:textId="77777777" w:rsidR="00C34357" w:rsidRDefault="00000000">
            <w:r>
              <w:rPr>
                <w:color w:val="000000"/>
                <w:sz w:val="18"/>
                <w:szCs w:val="18"/>
              </w:rPr>
              <w:t>POST /modification con operation_subtype=SPEED_CHANGE, nuevo perfil de velocidad.</w:t>
            </w:r>
          </w:p>
        </w:tc>
      </w:tr>
      <w:tr w:rsidR="00C34357" w14:paraId="1645EC31"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9A32AC"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96B4F8" w14:textId="77777777" w:rsidR="00C34357" w:rsidRDefault="00000000">
            <w:r>
              <w:rPr>
                <w:b/>
                <w:bCs/>
                <w:color w:val="000000"/>
                <w:sz w:val="18"/>
                <w:szCs w:val="18"/>
              </w:rPr>
              <w:t>SN → Axway → Komands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A97425"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D9986B"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B906C8" w14:textId="77777777" w:rsidR="00C34357" w:rsidRDefault="00000000">
            <w:r>
              <w:rPr>
                <w:color w:val="000000"/>
                <w:sz w:val="18"/>
                <w:szCs w:val="18"/>
              </w:rPr>
              <w:t>Request con OLT, ont_id, perfil_actual, perfil_nuevo (ej: BA600M → BA940M).</w:t>
            </w:r>
          </w:p>
        </w:tc>
      </w:tr>
      <w:tr w:rsidR="00C34357" w14:paraId="6413DACA"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82DCDC"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5F9B39"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D28F21" w14:textId="77777777" w:rsidR="00C34357" w:rsidRDefault="00000000">
            <w:r>
              <w:rPr>
                <w:color w:val="000000"/>
                <w:sz w:val="18"/>
                <w:szCs w:val="18"/>
              </w:rPr>
              <w:t>PG + Redis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C9D263"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98DAEF" w14:textId="77777777" w:rsidR="00C34357" w:rsidRDefault="00000000">
            <w:r>
              <w:rPr>
                <w:color w:val="000000"/>
                <w:sz w:val="18"/>
                <w:szCs w:val="18"/>
              </w:rPr>
              <w:t>UUID, ACK 202.</w:t>
            </w:r>
          </w:p>
        </w:tc>
      </w:tr>
      <w:tr w:rsidR="00C34357" w:rsidRPr="00CB3C92" w14:paraId="2C58F0FD"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BD5AA9"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4BF915" w14:textId="77777777" w:rsidR="00C34357" w:rsidRDefault="00000000">
            <w:r>
              <w:rPr>
                <w:b/>
                <w:bCs/>
                <w:color w:val="000000"/>
                <w:sz w:val="18"/>
                <w:szCs w:val="18"/>
              </w:rPr>
              <w:t>Config Engine</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9F85DA" w14:textId="77777777" w:rsidR="00C34357" w:rsidRDefault="00000000">
            <w:r>
              <w:rPr>
                <w:color w:val="000000"/>
                <w:sz w:val="18"/>
                <w:szCs w:val="18"/>
              </w:rPr>
              <w:t>Parametrización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DED344"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5B8DBA" w14:textId="77777777" w:rsidR="00C34357" w:rsidRPr="005D78BF" w:rsidRDefault="00000000">
            <w:pPr>
              <w:rPr>
                <w:lang w:val="en-US"/>
              </w:rPr>
            </w:pPr>
            <w:r>
              <w:rPr>
                <w:color w:val="000000"/>
                <w:sz w:val="18"/>
                <w:szCs w:val="18"/>
              </w:rPr>
              <w:t xml:space="preserve">Genera comando de cambio de perfil. </w:t>
            </w:r>
            <w:r>
              <w:rPr>
                <w:color w:val="000000"/>
                <w:sz w:val="18"/>
                <w:szCs w:val="18"/>
                <w:lang w:val="en-US"/>
              </w:rPr>
              <w:t>Nokia: bandwidth-profile. Huawei: traffic-table name change.</w:t>
            </w:r>
          </w:p>
        </w:tc>
      </w:tr>
      <w:tr w:rsidR="00C34357" w14:paraId="4613620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21DA45"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BF8A65" w14:textId="77777777" w:rsidR="00C34357" w:rsidRDefault="00000000">
            <w:r>
              <w:rPr>
                <w:b/>
                <w:bCs/>
                <w:color w:val="000000"/>
                <w:sz w:val="18"/>
                <w:szCs w:val="18"/>
              </w:rPr>
              <w:t>Adapter → OLT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2D0BF3"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303926"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0D58C6" w14:textId="77777777" w:rsidR="00C34357" w:rsidRDefault="00000000">
            <w:r>
              <w:rPr>
                <w:color w:val="000000"/>
                <w:sz w:val="18"/>
                <w:szCs w:val="18"/>
              </w:rPr>
              <w:t>Ejecuta cambio de perfil. Generalmente 1-2 comandos por service-port/bridge-port afectado.</w:t>
            </w:r>
          </w:p>
        </w:tc>
      </w:tr>
      <w:tr w:rsidR="00C34357" w14:paraId="4C91F789"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A53016" w14:textId="77777777" w:rsidR="00C34357" w:rsidRDefault="00000000">
            <w:pPr>
              <w:jc w:val="center"/>
            </w:pPr>
            <w:r>
              <w:rPr>
                <w:b/>
                <w:bCs/>
                <w:color w:val="000000"/>
                <w:sz w:val="18"/>
                <w:szCs w:val="18"/>
              </w:rPr>
              <w:t>6</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32B202" w14:textId="77777777" w:rsidR="00C34357" w:rsidRDefault="00000000">
            <w:r>
              <w:rPr>
                <w:b/>
                <w:bCs/>
                <w:color w:val="000000"/>
                <w:sz w:val="18"/>
                <w:szCs w:val="18"/>
              </w:rPr>
              <w:t>Callback → SN</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E3AD81"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83D8E0"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23C6E4" w14:textId="77777777" w:rsidR="00C34357" w:rsidRDefault="00000000">
            <w:r>
              <w:rPr>
                <w:color w:val="000000"/>
                <w:sz w:val="18"/>
                <w:szCs w:val="18"/>
              </w:rPr>
              <w:t>Resultado. SN actualiza velocidad en CMDB.</w:t>
            </w:r>
          </w:p>
        </w:tc>
      </w:tr>
    </w:tbl>
    <w:p w14:paraId="16D23364" w14:textId="77777777" w:rsidR="00C34357" w:rsidRDefault="00000000">
      <w:pPr>
        <w:pBdr>
          <w:left w:val="single" w:sz="12" w:space="8" w:color="4472C4"/>
        </w:pBdr>
        <w:spacing w:before="100" w:after="160"/>
        <w:ind w:left="360" w:right="360"/>
      </w:pPr>
      <w:r>
        <w:rPr>
          <w:i/>
          <w:iCs/>
          <w:color w:val="444444"/>
          <w:sz w:val="20"/>
          <w:szCs w:val="20"/>
        </w:rPr>
        <w:t>Nota: El cambio de velocidad es un sub-caso de la Modificación (Caso a de la sección 12.4). No se incluye diagrama de secuencia separado ya que el flujo es idéntico a la Figura 12.4 pero limitado al Caso (a): cambio de perfil de velocidad sin alterar service-ports ni bridge-ports.</w:t>
      </w:r>
    </w:p>
    <w:p w14:paraId="190A3708" w14:textId="77777777" w:rsidR="00C34357" w:rsidRDefault="00000000">
      <w:r>
        <w:br w:type="page"/>
      </w:r>
    </w:p>
    <w:p w14:paraId="37EDEE1F" w14:textId="77777777" w:rsidR="00C34357" w:rsidRDefault="00000000">
      <w:pPr>
        <w:pStyle w:val="Ttulo2"/>
      </w:pPr>
      <w:bookmarkStart w:id="189" w:name="_Toc226041957"/>
      <w:r>
        <w:lastRenderedPageBreak/>
        <w:t>12.6 Diagrama de secuencia: DeviceModification (Swap ONT)</w:t>
      </w:r>
      <w:bookmarkEnd w:id="189"/>
    </w:p>
    <w:p w14:paraId="3DD4E84A" w14:textId="77777777" w:rsidR="00C34357" w:rsidRPr="005D78BF" w:rsidRDefault="00000000">
      <w:pPr>
        <w:spacing w:after="160"/>
        <w:jc w:val="both"/>
        <w:rPr>
          <w:lang w:val="en-US"/>
        </w:rPr>
      </w:pPr>
      <w:r>
        <w:rPr>
          <w:b/>
          <w:bCs/>
          <w:lang w:val="en-US"/>
        </w:rPr>
        <w:t xml:space="preserve">Endpoint: </w:t>
      </w:r>
      <w:r>
        <w:rPr>
          <w:lang w:val="en-US"/>
        </w:rPr>
        <w:t>POST /api/v1/device-modification</w:t>
      </w:r>
      <w:r>
        <w:rPr>
          <w:b/>
          <w:bCs/>
          <w:lang w:val="en-US"/>
        </w:rPr>
        <w:t xml:space="preserve">  |  Patrón: </w:t>
      </w:r>
      <w:r>
        <w:rPr>
          <w:lang w:val="en-US"/>
        </w:rPr>
        <w:t>Asíncrono (ACK 202 + Callback)</w:t>
      </w:r>
    </w:p>
    <w:p w14:paraId="2BE02E3C" w14:textId="77777777" w:rsidR="00C34357" w:rsidRDefault="00000000">
      <w:pPr>
        <w:spacing w:after="160"/>
        <w:jc w:val="both"/>
      </w:pPr>
      <w:r>
        <w:t>El DeviceModification ejecuta el cambio físico de la ONT en la red. Funciona como una baja de la ONT anterior seguida de una alta de la nueva ONT con exactamente la misma configuración de servicios. Es una operación de campo que se ejecuta cuando un técnico reemplaza un equipo defectuoso.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98"/>
        <w:gridCol w:w="1591"/>
        <w:gridCol w:w="1461"/>
        <w:gridCol w:w="1197"/>
        <w:gridCol w:w="4713"/>
      </w:tblGrid>
      <w:tr w:rsidR="00C34357" w14:paraId="3795AC8F"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25A74FC"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346C26F"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C9E02D3"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4DF4513"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469BD73" w14:textId="77777777" w:rsidR="00C34357" w:rsidRDefault="00000000">
            <w:pPr>
              <w:jc w:val="center"/>
            </w:pPr>
            <w:r>
              <w:rPr>
                <w:b/>
                <w:bCs/>
                <w:color w:val="FFFFFF"/>
                <w:sz w:val="18"/>
                <w:szCs w:val="18"/>
              </w:rPr>
              <w:t>Descripción del paso</w:t>
            </w:r>
          </w:p>
        </w:tc>
      </w:tr>
      <w:tr w:rsidR="00C34357" w14:paraId="55E02086"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09C43E"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BA2D48" w14:textId="77777777" w:rsidR="00C34357" w:rsidRDefault="00000000">
            <w:r>
              <w:rPr>
                <w:b/>
                <w:bCs/>
                <w:color w:val="000000"/>
                <w:sz w:val="18"/>
                <w:szCs w:val="18"/>
              </w:rPr>
              <w:t>VNO → SN SOM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67E3D2"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9BBFC2"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1878D3" w14:textId="77777777" w:rsidR="00C34357" w:rsidRDefault="00000000">
            <w:r>
              <w:rPr>
                <w:color w:val="000000"/>
                <w:sz w:val="18"/>
                <w:szCs w:val="18"/>
              </w:rPr>
              <w:t>POST /device-modification con access_id, serial_anterior, serial_nuevo.</w:t>
            </w:r>
          </w:p>
        </w:tc>
      </w:tr>
      <w:tr w:rsidR="00C34357" w14:paraId="78E9A59A"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4CA7C6"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CD0A68" w14:textId="77777777" w:rsidR="00C34357" w:rsidRDefault="00000000">
            <w:r>
              <w:rPr>
                <w:b/>
                <w:bCs/>
                <w:color w:val="000000"/>
                <w:sz w:val="18"/>
                <w:szCs w:val="18"/>
              </w:rPr>
              <w:t>SN → Axway → Komands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2150974"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188089"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07AFA2" w14:textId="77777777" w:rsidR="00C34357" w:rsidRDefault="00000000">
            <w:r>
              <w:rPr>
                <w:color w:val="000000"/>
                <w:sz w:val="18"/>
                <w:szCs w:val="18"/>
              </w:rPr>
              <w:t>Request con datos OLT, ont_id, serial viejo, serial nuevo, config actual de servicios.</w:t>
            </w:r>
          </w:p>
        </w:tc>
      </w:tr>
      <w:tr w:rsidR="00C34357" w14:paraId="6D9EF63A"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82F749"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558C8D"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FDDFAE" w14:textId="77777777" w:rsidR="00C34357" w:rsidRDefault="00000000">
            <w:r>
              <w:rPr>
                <w:color w:val="000000"/>
                <w:sz w:val="18"/>
                <w:szCs w:val="18"/>
              </w:rPr>
              <w:t>PG + Redis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7AE39D"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7AC9DC" w14:textId="77777777" w:rsidR="00C34357" w:rsidRDefault="00000000">
            <w:r>
              <w:rPr>
                <w:color w:val="000000"/>
                <w:sz w:val="18"/>
                <w:szCs w:val="18"/>
              </w:rPr>
              <w:t>UUID, ACK 202.</w:t>
            </w:r>
          </w:p>
        </w:tc>
      </w:tr>
      <w:tr w:rsidR="00C34357" w14:paraId="617060E6"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591233"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1BDD36" w14:textId="77777777" w:rsidR="00C34357" w:rsidRDefault="00000000">
            <w:r>
              <w:rPr>
                <w:b/>
                <w:bCs/>
                <w:color w:val="000000"/>
                <w:sz w:val="18"/>
                <w:szCs w:val="18"/>
              </w:rPr>
              <w:t>Config Engine</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021A50" w14:textId="77777777" w:rsidR="00C34357" w:rsidRDefault="00000000">
            <w:r>
              <w:rPr>
                <w:color w:val="000000"/>
                <w:sz w:val="18"/>
                <w:szCs w:val="18"/>
              </w:rPr>
              <w:t>Parametrización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B843A8"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0860A4" w14:textId="77777777" w:rsidR="00C34357" w:rsidRDefault="00000000">
            <w:r>
              <w:rPr>
                <w:color w:val="000000"/>
                <w:sz w:val="18"/>
                <w:szCs w:val="18"/>
              </w:rPr>
              <w:t>Genera 2 secuencias: (1) baja ONT anterior, (2) alta ONT nueva con misma configuración.</w:t>
            </w:r>
          </w:p>
        </w:tc>
      </w:tr>
      <w:tr w:rsidR="00C34357" w14:paraId="6C5BAFDB"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4231EB"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81E076" w14:textId="77777777" w:rsidR="00C34357" w:rsidRDefault="00000000">
            <w:r>
              <w:rPr>
                <w:b/>
                <w:bCs/>
                <w:color w:val="000000"/>
                <w:sz w:val="18"/>
                <w:szCs w:val="18"/>
              </w:rPr>
              <w:t>Adapter (baja)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8CCB69"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644BFF"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C428BD" w14:textId="77777777" w:rsidR="00C34357" w:rsidRDefault="00000000">
            <w:r>
              <w:rPr>
                <w:color w:val="000000"/>
                <w:sz w:val="18"/>
                <w:szCs w:val="18"/>
              </w:rPr>
              <w:t>Ejecuta baja de la ONT anterior (misma lógica que deactivation).</w:t>
            </w:r>
          </w:p>
        </w:tc>
      </w:tr>
      <w:tr w:rsidR="00C34357" w14:paraId="142C32D2"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764332" w14:textId="77777777" w:rsidR="00C34357" w:rsidRDefault="00000000">
            <w:pPr>
              <w:jc w:val="center"/>
            </w:pPr>
            <w:r>
              <w:rPr>
                <w:b/>
                <w:bCs/>
                <w:color w:val="000000"/>
                <w:sz w:val="18"/>
                <w:szCs w:val="18"/>
              </w:rPr>
              <w:t>6</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FC9887" w14:textId="77777777" w:rsidR="00C34357" w:rsidRDefault="00000000">
            <w:r>
              <w:rPr>
                <w:b/>
                <w:bCs/>
                <w:color w:val="000000"/>
                <w:sz w:val="18"/>
                <w:szCs w:val="18"/>
              </w:rPr>
              <w:t>Adapter (alta)</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7431D5"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A89A77"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3A71CB" w14:textId="77777777" w:rsidR="00C34357" w:rsidRDefault="00000000">
            <w:r>
              <w:rPr>
                <w:color w:val="000000"/>
                <w:sz w:val="18"/>
                <w:szCs w:val="18"/>
              </w:rPr>
              <w:t>Ejecuta alta de la nueva ONT con el serial nuevo y la misma config de servicios, VLANs y velocidad.</w:t>
            </w:r>
          </w:p>
        </w:tc>
      </w:tr>
      <w:tr w:rsidR="00C34357" w14:paraId="401D079B"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A64CFF" w14:textId="77777777" w:rsidR="00C34357" w:rsidRDefault="00000000">
            <w:pPr>
              <w:jc w:val="center"/>
            </w:pPr>
            <w:r>
              <w:rPr>
                <w:b/>
                <w:bCs/>
                <w:color w:val="000000"/>
                <w:sz w:val="18"/>
                <w:szCs w:val="18"/>
              </w:rPr>
              <w:t>7</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E4C101" w14:textId="77777777" w:rsidR="00C34357" w:rsidRDefault="00000000">
            <w:r>
              <w:rPr>
                <w:b/>
                <w:bCs/>
                <w:color w:val="000000"/>
                <w:sz w:val="18"/>
                <w:szCs w:val="18"/>
              </w:rPr>
              <w:t>Callback → SN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CD32A1"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1C4094"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E62B6E" w14:textId="77777777" w:rsidR="00C34357" w:rsidRDefault="00000000">
            <w:r>
              <w:rPr>
                <w:color w:val="000000"/>
                <w:sz w:val="18"/>
                <w:szCs w:val="18"/>
              </w:rPr>
              <w:t>Resultado completo (baja + alta). SN actualiza serial en CMDB.</w:t>
            </w:r>
          </w:p>
        </w:tc>
      </w:tr>
    </w:tbl>
    <w:p w14:paraId="34B9ADAF" w14:textId="77777777" w:rsidR="00C34357" w:rsidRDefault="00000000">
      <w:pPr>
        <w:pBdr>
          <w:left w:val="single" w:sz="12" w:space="8" w:color="4472C4"/>
        </w:pBdr>
        <w:spacing w:before="100" w:after="160"/>
        <w:ind w:left="360" w:right="360"/>
      </w:pPr>
      <w:r>
        <w:rPr>
          <w:i/>
          <w:iCs/>
          <w:color w:val="444444"/>
          <w:sz w:val="20"/>
          <w:szCs w:val="20"/>
        </w:rPr>
        <w:t>Nota: Si la baja de la ONT anterior falla, la alta de la nueva ONT NO se ejecuta y la transacción retorna FAILED. Si la baja es exitosa pero la alta falla, se ejecuta rollback de la alta pero la baja queda aplicada (la ONT anterior ya no existe en la red).</w:t>
      </w:r>
    </w:p>
    <w:p w14:paraId="5248ED63" w14:textId="77777777" w:rsidR="00C34357" w:rsidRDefault="00000000">
      <w:pPr>
        <w:spacing w:after="160"/>
        <w:jc w:val="both"/>
      </w:pPr>
      <w:r>
        <w:t>El siguiente diagrama de secuencia ilustra este flujo:</w:t>
      </w:r>
    </w:p>
    <w:p w14:paraId="52C7CE7F" w14:textId="77777777" w:rsidR="00C34357" w:rsidRDefault="00000000">
      <w:pPr>
        <w:spacing w:after="80"/>
        <w:jc w:val="center"/>
      </w:pPr>
      <w:r>
        <w:rPr>
          <w:noProof/>
        </w:rPr>
        <w:drawing>
          <wp:inline distT="0" distB="0" distL="0" distR="0" wp14:anchorId="6975D914" wp14:editId="6915D4C4">
            <wp:extent cx="5715000" cy="2324100"/>
            <wp:effectExtent l="0" t="0" r="0" b="0"/>
            <wp:docPr id="13" name="04_devmod" descr="04_devmod" title="04_dev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4"/>
                    <a:srcRect/>
                    <a:stretch>
                      <a:fillRect/>
                    </a:stretch>
                  </pic:blipFill>
                  <pic:spPr bwMode="auto">
                    <a:xfrm>
                      <a:off x="0" y="0"/>
                      <a:ext cx="5715000" cy="2324100"/>
                    </a:xfrm>
                    <a:prstGeom prst="rect">
                      <a:avLst/>
                    </a:prstGeom>
                  </pic:spPr>
                </pic:pic>
              </a:graphicData>
            </a:graphic>
          </wp:inline>
        </w:drawing>
      </w:r>
    </w:p>
    <w:p w14:paraId="5649CEAE" w14:textId="77777777" w:rsidR="00C34357" w:rsidRDefault="00000000">
      <w:pPr>
        <w:spacing w:before="80" w:after="200"/>
        <w:jc w:val="center"/>
      </w:pPr>
      <w:r>
        <w:rPr>
          <w:i/>
          <w:iCs/>
          <w:color w:val="666666"/>
          <w:sz w:val="20"/>
          <w:szCs w:val="20"/>
        </w:rPr>
        <w:t>Figura 12.6 — Diagrama de secuencia: Diagrama de secuencia: DeviceModification (Swap ONT)</w:t>
      </w:r>
    </w:p>
    <w:p w14:paraId="688ABC4E" w14:textId="77777777" w:rsidR="00C34357" w:rsidRDefault="00000000">
      <w:pPr>
        <w:pStyle w:val="Ttulo2"/>
      </w:pPr>
      <w:bookmarkStart w:id="190" w:name="_Toc226041958"/>
      <w:r>
        <w:t>12.7 Diagrama de secuencia: Cancel Order</w:t>
      </w:r>
      <w:bookmarkEnd w:id="190"/>
    </w:p>
    <w:p w14:paraId="2D66E709" w14:textId="77777777" w:rsidR="00C34357" w:rsidRDefault="00000000">
      <w:pPr>
        <w:spacing w:after="160"/>
        <w:jc w:val="both"/>
      </w:pPr>
      <w:r>
        <w:rPr>
          <w:b/>
          <w:bCs/>
        </w:rPr>
        <w:t xml:space="preserve">Endpoint: </w:t>
      </w:r>
      <w:r>
        <w:t>POST /api/v1/cancel-order</w:t>
      </w:r>
      <w:r>
        <w:rPr>
          <w:b/>
          <w:bCs/>
        </w:rPr>
        <w:t xml:space="preserve">  |  Patrón: </w:t>
      </w:r>
      <w:r>
        <w:t>Asíncrono (ACK 202 + Callback)</w:t>
      </w:r>
    </w:p>
    <w:p w14:paraId="5FBA10EB" w14:textId="77777777" w:rsidR="00C34357" w:rsidRDefault="00000000">
      <w:pPr>
        <w:spacing w:after="160"/>
        <w:jc w:val="both"/>
      </w:pPr>
      <w:r>
        <w:lastRenderedPageBreak/>
        <w:t>La cancelación de orden evalúa si el servicio ya fue activado en la red. Si ya fue provisionado, envía una baja a la OLT para revertir la activación. Si aún no fue provisionado, solo cancela la orden en ServiceNow sin interactuar con Komands.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400"/>
        <w:gridCol w:w="1600"/>
        <w:gridCol w:w="1400"/>
        <w:gridCol w:w="1200"/>
        <w:gridCol w:w="4760"/>
      </w:tblGrid>
      <w:tr w:rsidR="00C34357" w14:paraId="2CFD264D"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028009C"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9AC101B"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8F28E75"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C5024FC"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9A7949C" w14:textId="77777777" w:rsidR="00C34357" w:rsidRDefault="00000000">
            <w:pPr>
              <w:jc w:val="center"/>
            </w:pPr>
            <w:r>
              <w:rPr>
                <w:b/>
                <w:bCs/>
                <w:color w:val="FFFFFF"/>
                <w:sz w:val="18"/>
                <w:szCs w:val="18"/>
              </w:rPr>
              <w:t>Descripción del paso</w:t>
            </w:r>
          </w:p>
        </w:tc>
      </w:tr>
      <w:tr w:rsidR="00C34357" w:rsidRPr="00CB3C92" w14:paraId="1A386AD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B314BE"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2F7C6A" w14:textId="77777777" w:rsidR="00C34357" w:rsidRDefault="00000000">
            <w:r>
              <w:rPr>
                <w:b/>
                <w:bCs/>
                <w:color w:val="000000"/>
                <w:sz w:val="18"/>
                <w:szCs w:val="18"/>
              </w:rPr>
              <w:t>VNO → SN SOM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C4BB9B"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5E25FD"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E43E57" w14:textId="77777777" w:rsidR="00C34357" w:rsidRPr="005D78BF" w:rsidRDefault="00000000">
            <w:pPr>
              <w:rPr>
                <w:lang w:val="en-US"/>
              </w:rPr>
            </w:pPr>
            <w:r>
              <w:rPr>
                <w:color w:val="000000"/>
                <w:sz w:val="18"/>
                <w:szCs w:val="18"/>
                <w:lang w:val="en-US"/>
              </w:rPr>
              <w:t>POST /cancel-order con order_id o access_id.</w:t>
            </w:r>
          </w:p>
        </w:tc>
      </w:tr>
      <w:tr w:rsidR="00C34357" w14:paraId="73002576"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68A9A2"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405D4E" w14:textId="77777777" w:rsidR="00C34357" w:rsidRDefault="00000000">
            <w:r>
              <w:rPr>
                <w:b/>
                <w:bCs/>
                <w:color w:val="000000"/>
                <w:sz w:val="18"/>
                <w:szCs w:val="18"/>
              </w:rPr>
              <w:t>SN SOM (interno)</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484EAE" w14:textId="77777777" w:rsidR="00C34357" w:rsidRDefault="00000000">
            <w:r>
              <w:rPr>
                <w:color w:val="000000"/>
                <w:sz w:val="18"/>
                <w:szCs w:val="18"/>
              </w:rPr>
              <w:t>—</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FF4A48"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D17EF5" w14:textId="77777777" w:rsidR="00C34357" w:rsidRDefault="00000000">
            <w:r>
              <w:rPr>
                <w:color w:val="000000"/>
                <w:sz w:val="18"/>
                <w:szCs w:val="18"/>
              </w:rPr>
              <w:t>Verifica estado de la orden. Si no fue enviada a red → cancela en SN sin Komands. Si ya fue activada → paso 3.</w:t>
            </w:r>
          </w:p>
        </w:tc>
      </w:tr>
      <w:tr w:rsidR="00C34357" w14:paraId="1BD934E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AA235D"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1B9E99" w14:textId="77777777" w:rsidR="00C34357" w:rsidRDefault="00000000">
            <w:r>
              <w:rPr>
                <w:b/>
                <w:bCs/>
                <w:color w:val="000000"/>
                <w:sz w:val="18"/>
                <w:szCs w:val="18"/>
              </w:rPr>
              <w:t>SN → Axway → Komands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A01812"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C81EC5"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510FD6" w14:textId="77777777" w:rsidR="00C34357" w:rsidRDefault="00000000">
            <w:r>
              <w:rPr>
                <w:color w:val="000000"/>
                <w:sz w:val="18"/>
                <w:szCs w:val="18"/>
              </w:rPr>
              <w:t>Request de cancelación (internamente es una baja).</w:t>
            </w:r>
          </w:p>
        </w:tc>
      </w:tr>
      <w:tr w:rsidR="00C34357" w14:paraId="128A4F20"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D013B4"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90D5A8" w14:textId="77777777" w:rsidR="00C34357" w:rsidRDefault="00000000">
            <w:r>
              <w:rPr>
                <w:b/>
                <w:bCs/>
                <w:color w:val="000000"/>
                <w:sz w:val="18"/>
                <w:szCs w:val="18"/>
              </w:rPr>
              <w:t>Komands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614BD8" w14:textId="77777777" w:rsidR="00C34357" w:rsidRDefault="00000000">
            <w:r>
              <w:rPr>
                <w:color w:val="000000"/>
                <w:sz w:val="18"/>
                <w:szCs w:val="18"/>
              </w:rPr>
              <w:t>Igual a baja</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7980E"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810ADC" w14:textId="77777777" w:rsidR="00C34357" w:rsidRDefault="00000000">
            <w:r>
              <w:rPr>
                <w:color w:val="000000"/>
                <w:sz w:val="18"/>
                <w:szCs w:val="18"/>
              </w:rPr>
              <w:t>Ejecuta flujo de baja (12.3). Misma lógica de eliminación de servicios en OLT.</w:t>
            </w:r>
          </w:p>
        </w:tc>
      </w:tr>
      <w:tr w:rsidR="00C34357" w14:paraId="0EBDB0CD"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0A3C41"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B65F98" w14:textId="77777777" w:rsidR="00C34357" w:rsidRDefault="00000000">
            <w:r>
              <w:rPr>
                <w:b/>
                <w:bCs/>
                <w:color w:val="000000"/>
                <w:sz w:val="18"/>
                <w:szCs w:val="18"/>
              </w:rPr>
              <w:t>Callback → SN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7E2170"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D589A6"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0E757A" w14:textId="77777777" w:rsidR="00C34357" w:rsidRDefault="00000000">
            <w:r>
              <w:rPr>
                <w:color w:val="000000"/>
                <w:sz w:val="18"/>
                <w:szCs w:val="18"/>
              </w:rPr>
              <w:t>Resultado. SN cancela orden y actualiza CMDB.</w:t>
            </w:r>
          </w:p>
        </w:tc>
      </w:tr>
    </w:tbl>
    <w:p w14:paraId="1E345608" w14:textId="77777777" w:rsidR="00C34357" w:rsidRDefault="00000000">
      <w:pPr>
        <w:spacing w:after="160"/>
        <w:jc w:val="both"/>
      </w:pPr>
      <w:r>
        <w:t>El siguiente diagrama de secuencia ilustra este flujo:</w:t>
      </w:r>
    </w:p>
    <w:p w14:paraId="58D5352A" w14:textId="77777777" w:rsidR="00C34357" w:rsidRDefault="00000000">
      <w:pPr>
        <w:spacing w:after="80"/>
        <w:jc w:val="center"/>
      </w:pPr>
      <w:r>
        <w:rPr>
          <w:noProof/>
        </w:rPr>
        <w:drawing>
          <wp:inline distT="0" distB="0" distL="0" distR="0" wp14:anchorId="059050C1" wp14:editId="0C769EA9">
            <wp:extent cx="5715000" cy="2114550"/>
            <wp:effectExtent l="0" t="0" r="0" b="0"/>
            <wp:docPr id="14" name="05_cancel" descr="05_cancel" title="05_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5"/>
                    <a:srcRect/>
                    <a:stretch>
                      <a:fillRect/>
                    </a:stretch>
                  </pic:blipFill>
                  <pic:spPr bwMode="auto">
                    <a:xfrm>
                      <a:off x="0" y="0"/>
                      <a:ext cx="5715000" cy="2114550"/>
                    </a:xfrm>
                    <a:prstGeom prst="rect">
                      <a:avLst/>
                    </a:prstGeom>
                  </pic:spPr>
                </pic:pic>
              </a:graphicData>
            </a:graphic>
          </wp:inline>
        </w:drawing>
      </w:r>
    </w:p>
    <w:p w14:paraId="0665784F" w14:textId="77777777" w:rsidR="00C34357" w:rsidRDefault="00000000">
      <w:pPr>
        <w:spacing w:before="80" w:after="200"/>
        <w:jc w:val="center"/>
      </w:pPr>
      <w:r>
        <w:rPr>
          <w:i/>
          <w:iCs/>
          <w:color w:val="666666"/>
          <w:sz w:val="20"/>
          <w:szCs w:val="20"/>
        </w:rPr>
        <w:t>Figura 12.7 — Diagrama de secuencia: Diagrama de secuencia: Cancel Order</w:t>
      </w:r>
    </w:p>
    <w:p w14:paraId="7DC51F53" w14:textId="77777777" w:rsidR="00C34357" w:rsidRDefault="00000000">
      <w:r>
        <w:br w:type="page"/>
      </w:r>
    </w:p>
    <w:p w14:paraId="0E4FAEF0" w14:textId="77777777" w:rsidR="00C34357" w:rsidRDefault="00000000">
      <w:pPr>
        <w:pStyle w:val="Ttulo2"/>
      </w:pPr>
      <w:bookmarkStart w:id="191" w:name="_Toc226041959"/>
      <w:r>
        <w:lastRenderedPageBreak/>
        <w:t>12.8 Diagrama de secuencia: Consulta de Acceso</w:t>
      </w:r>
      <w:bookmarkEnd w:id="191"/>
    </w:p>
    <w:p w14:paraId="21F6E35D" w14:textId="77777777" w:rsidR="00C34357" w:rsidRDefault="00000000">
      <w:pPr>
        <w:spacing w:after="160"/>
        <w:jc w:val="both"/>
      </w:pPr>
      <w:r>
        <w:rPr>
          <w:b/>
          <w:bCs/>
        </w:rPr>
        <w:t xml:space="preserve">Endpoint: </w:t>
      </w:r>
      <w:r>
        <w:t>GET /api/v1/access/{id}</w:t>
      </w:r>
      <w:r>
        <w:rPr>
          <w:b/>
          <w:bCs/>
        </w:rPr>
        <w:t xml:space="preserve">  |  Patrón: </w:t>
      </w:r>
      <w:r>
        <w:t>Síncrono (respuesta directa)</w:t>
      </w:r>
    </w:p>
    <w:p w14:paraId="177D26C7" w14:textId="77777777" w:rsidR="00C34357" w:rsidRDefault="00000000">
      <w:pPr>
        <w:spacing w:after="160"/>
        <w:jc w:val="both"/>
      </w:pPr>
      <w:r>
        <w:t>La consulta de acceso es una operación de solo lectura que no modifica la configuración de la OLT. Puede resolverse desde la base de datos local de Komands (PostgreSQL) o, si se requiere información en tiempo real, mediante un comando ‘display’ en la OLT vía SSH.</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400"/>
        <w:gridCol w:w="1600"/>
        <w:gridCol w:w="1400"/>
        <w:gridCol w:w="1200"/>
        <w:gridCol w:w="4760"/>
      </w:tblGrid>
      <w:tr w:rsidR="00C34357" w14:paraId="5E02AC58"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745586A"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A5DB638"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82468C5"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7D43319"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2B8FE5B" w14:textId="77777777" w:rsidR="00C34357" w:rsidRDefault="00000000">
            <w:pPr>
              <w:jc w:val="center"/>
            </w:pPr>
            <w:r>
              <w:rPr>
                <w:b/>
                <w:bCs/>
                <w:color w:val="FFFFFF"/>
                <w:sz w:val="18"/>
                <w:szCs w:val="18"/>
              </w:rPr>
              <w:t>Descripción del paso</w:t>
            </w:r>
          </w:p>
        </w:tc>
      </w:tr>
      <w:tr w:rsidR="00C34357" w:rsidRPr="00CB3C92" w14:paraId="58D16C1B"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9A8A28"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B2E05E" w14:textId="77777777" w:rsidR="00C34357" w:rsidRDefault="00000000">
            <w:r>
              <w:rPr>
                <w:b/>
                <w:bCs/>
                <w:color w:val="000000"/>
                <w:sz w:val="18"/>
                <w:szCs w:val="18"/>
              </w:rPr>
              <w:t>SN SOM → Axway</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566D0F"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A2BC7B"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2580F8" w14:textId="77777777" w:rsidR="00C34357" w:rsidRPr="005D78BF" w:rsidRDefault="00000000">
            <w:pPr>
              <w:rPr>
                <w:lang w:val="en-US"/>
              </w:rPr>
            </w:pPr>
            <w:r>
              <w:rPr>
                <w:color w:val="000000"/>
                <w:sz w:val="18"/>
                <w:szCs w:val="18"/>
                <w:lang w:val="en-US"/>
              </w:rPr>
              <w:t>GET /access/{access_id}. Sin body, solo path parameter.</w:t>
            </w:r>
          </w:p>
        </w:tc>
      </w:tr>
      <w:tr w:rsidR="00C34357" w14:paraId="322BB9AC"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2D229E"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960D4B" w14:textId="77777777" w:rsidR="00C34357" w:rsidRDefault="00000000">
            <w:r>
              <w:rPr>
                <w:b/>
                <w:bCs/>
                <w:color w:val="000000"/>
                <w:sz w:val="18"/>
                <w:szCs w:val="18"/>
              </w:rPr>
              <w:t>Axway → Komands GW</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88E6DE"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0D865A"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E7EAE9" w14:textId="77777777" w:rsidR="00C34357" w:rsidRDefault="00000000">
            <w:r>
              <w:rPr>
                <w:color w:val="000000"/>
                <w:sz w:val="18"/>
                <w:szCs w:val="18"/>
              </w:rPr>
              <w:t>Komands recibe la consulta.</w:t>
            </w:r>
          </w:p>
        </w:tc>
      </w:tr>
      <w:tr w:rsidR="00C34357" w14:paraId="5AEDD004"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7ECAD5"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3834EE"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53695A" w14:textId="77777777" w:rsidR="00C34357" w:rsidRDefault="00000000">
            <w:r>
              <w:rPr>
                <w:color w:val="000000"/>
                <w:sz w:val="18"/>
                <w:szCs w:val="18"/>
              </w:rPr>
              <w:t>PostgreSQL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FD61D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9F14CC" w14:textId="77777777" w:rsidR="00C34357" w:rsidRDefault="00000000">
            <w:r>
              <w:rPr>
                <w:color w:val="000000"/>
                <w:sz w:val="18"/>
                <w:szCs w:val="18"/>
              </w:rPr>
              <w:t>Consulta información del acceso en la base de datos local (transacciones recientes, estado última operación).</w:t>
            </w:r>
          </w:p>
        </w:tc>
      </w:tr>
      <w:tr w:rsidR="00C34357" w14:paraId="4EEDCC65"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5217AC"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6302BE" w14:textId="77777777" w:rsidR="00C34357" w:rsidRDefault="00000000">
            <w:r>
              <w:rPr>
                <w:b/>
                <w:bCs/>
                <w:color w:val="000000"/>
                <w:sz w:val="18"/>
                <w:szCs w:val="18"/>
              </w:rPr>
              <w:t>[Opcional] Adapter</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6D042C"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45DAF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EDD413" w14:textId="77777777" w:rsidR="00C34357" w:rsidRDefault="00000000">
            <w:r>
              <w:rPr>
                <w:color w:val="000000"/>
                <w:sz w:val="18"/>
                <w:szCs w:val="18"/>
              </w:rPr>
              <w:t>Si se requiere estado real: ejecuta ‘display ont info’ o equivalente en la OLT. Timeout: 5 segundos.</w:t>
            </w:r>
          </w:p>
        </w:tc>
      </w:tr>
      <w:tr w:rsidR="00C34357" w14:paraId="50A72D7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C72353"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A2D874" w14:textId="77777777" w:rsidR="00C34357" w:rsidRDefault="00000000">
            <w:r>
              <w:rPr>
                <w:b/>
                <w:bCs/>
                <w:color w:val="000000"/>
                <w:sz w:val="18"/>
                <w:szCs w:val="18"/>
              </w:rPr>
              <w:t>Komands GW → Axway → SN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56C7E9"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401375"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3732DE" w14:textId="77777777" w:rsidR="00C34357" w:rsidRDefault="00000000">
            <w:r>
              <w:rPr>
                <w:color w:val="000000"/>
                <w:sz w:val="18"/>
                <w:szCs w:val="18"/>
              </w:rPr>
              <w:t>Respuesta directa HTTP 200 con estado del acceso, servicios activos, última operación.</w:t>
            </w:r>
          </w:p>
        </w:tc>
      </w:tr>
    </w:tbl>
    <w:p w14:paraId="388703C5" w14:textId="77777777" w:rsidR="00C34357" w:rsidRDefault="00000000">
      <w:pPr>
        <w:pBdr>
          <w:left w:val="single" w:sz="12" w:space="8" w:color="4472C4"/>
        </w:pBdr>
        <w:spacing w:before="100" w:after="160"/>
        <w:ind w:left="360" w:right="360"/>
      </w:pPr>
      <w:r>
        <w:rPr>
          <w:i/>
          <w:iCs/>
          <w:color w:val="444444"/>
          <w:sz w:val="20"/>
          <w:szCs w:val="20"/>
        </w:rPr>
        <w:t>Nota: La consulta NO utiliza el patrón ACK + Callback. La respuesta es directa en la misma conexión HTTP con timeout de 500ms (P95) para consultas locales y 5 segundos para consultas con acceso SSH a OLT.</w:t>
      </w:r>
    </w:p>
    <w:p w14:paraId="2EA86D7E" w14:textId="77777777" w:rsidR="00C34357" w:rsidRDefault="00000000">
      <w:pPr>
        <w:spacing w:after="160"/>
        <w:jc w:val="both"/>
      </w:pPr>
      <w:r>
        <w:t>El siguiente diagrama de secuencia ilustra este flujo:</w:t>
      </w:r>
    </w:p>
    <w:p w14:paraId="0E7D34D9" w14:textId="77777777" w:rsidR="00C34357" w:rsidRDefault="00000000">
      <w:pPr>
        <w:spacing w:after="80"/>
        <w:jc w:val="center"/>
      </w:pPr>
      <w:r>
        <w:rPr>
          <w:noProof/>
        </w:rPr>
        <w:drawing>
          <wp:inline distT="0" distB="0" distL="0" distR="0" wp14:anchorId="3DB162C1" wp14:editId="59266A24">
            <wp:extent cx="5715000" cy="1933575"/>
            <wp:effectExtent l="0" t="0" r="0" b="0"/>
            <wp:docPr id="15" name="06_query" descr="06_query" title="06_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6"/>
                    <a:srcRect/>
                    <a:stretch>
                      <a:fillRect/>
                    </a:stretch>
                  </pic:blipFill>
                  <pic:spPr bwMode="auto">
                    <a:xfrm>
                      <a:off x="0" y="0"/>
                      <a:ext cx="5715000" cy="1933575"/>
                    </a:xfrm>
                    <a:prstGeom prst="rect">
                      <a:avLst/>
                    </a:prstGeom>
                  </pic:spPr>
                </pic:pic>
              </a:graphicData>
            </a:graphic>
          </wp:inline>
        </w:drawing>
      </w:r>
    </w:p>
    <w:p w14:paraId="7461138A" w14:textId="77777777" w:rsidR="00C34357" w:rsidRDefault="00000000">
      <w:pPr>
        <w:spacing w:before="80" w:after="200"/>
        <w:jc w:val="center"/>
      </w:pPr>
      <w:r>
        <w:rPr>
          <w:i/>
          <w:iCs/>
          <w:color w:val="666666"/>
          <w:sz w:val="20"/>
          <w:szCs w:val="20"/>
        </w:rPr>
        <w:t>Figura 12.8 — Diagrama de secuencia: Diagrama de secuencia: Consulta de Acceso</w:t>
      </w:r>
    </w:p>
    <w:p w14:paraId="4B378380" w14:textId="77777777" w:rsidR="00C34357" w:rsidRDefault="00000000">
      <w:pPr>
        <w:pStyle w:val="Ttulo2"/>
      </w:pPr>
      <w:bookmarkStart w:id="192" w:name="_Toc226041960"/>
      <w:r>
        <w:t>12.9 Diagrama de secuencia: Reset ONT</w:t>
      </w:r>
      <w:bookmarkEnd w:id="192"/>
    </w:p>
    <w:p w14:paraId="2BBCB4C5" w14:textId="77777777" w:rsidR="00C34357" w:rsidRDefault="00000000">
      <w:pPr>
        <w:spacing w:after="160"/>
        <w:jc w:val="both"/>
      </w:pPr>
      <w:r>
        <w:rPr>
          <w:b/>
          <w:bCs/>
        </w:rPr>
        <w:t xml:space="preserve">Endpoint: </w:t>
      </w:r>
      <w:r>
        <w:t>POST /api/v1/reset</w:t>
      </w:r>
      <w:r>
        <w:rPr>
          <w:b/>
          <w:bCs/>
        </w:rPr>
        <w:t xml:space="preserve">  |  Patrón: </w:t>
      </w:r>
      <w:r>
        <w:t>Asíncrono (ACK 202 + Callback)</w:t>
      </w:r>
    </w:p>
    <w:p w14:paraId="016FB94B" w14:textId="77777777" w:rsidR="00C34357" w:rsidRDefault="00000000">
      <w:pPr>
        <w:spacing w:after="160"/>
        <w:jc w:val="both"/>
      </w:pPr>
      <w:r>
        <w:t>El reset de ONT ejecuta un reinicio del equipo vía comando CLI en la OLT. Es una operación simple (generalmente 1 comando) pero se ejecuta como asíncrona porque modifica el estado de la OLT.</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98"/>
        <w:gridCol w:w="1592"/>
        <w:gridCol w:w="1461"/>
        <w:gridCol w:w="1197"/>
        <w:gridCol w:w="4712"/>
      </w:tblGrid>
      <w:tr w:rsidR="00C34357" w14:paraId="14343794"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6242FEA"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54EEA4B"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F7F0CB8"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817E801"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82C3D30" w14:textId="77777777" w:rsidR="00C34357" w:rsidRDefault="00000000">
            <w:pPr>
              <w:jc w:val="center"/>
            </w:pPr>
            <w:r>
              <w:rPr>
                <w:b/>
                <w:bCs/>
                <w:color w:val="FFFFFF"/>
                <w:sz w:val="18"/>
                <w:szCs w:val="18"/>
              </w:rPr>
              <w:t>Descripción del paso</w:t>
            </w:r>
          </w:p>
        </w:tc>
      </w:tr>
      <w:tr w:rsidR="00C34357" w:rsidRPr="00CB3C92" w14:paraId="73DCB9D8"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44D3C7"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7D36D0" w14:textId="77777777" w:rsidR="00C34357" w:rsidRDefault="00000000">
            <w:r>
              <w:rPr>
                <w:b/>
                <w:bCs/>
                <w:color w:val="000000"/>
                <w:sz w:val="18"/>
                <w:szCs w:val="18"/>
              </w:rPr>
              <w:t>SN SOM → Axway → Komands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AC81E8"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0091E7"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E9FEB1" w14:textId="77777777" w:rsidR="00C34357" w:rsidRPr="005D78BF" w:rsidRDefault="00000000">
            <w:pPr>
              <w:rPr>
                <w:lang w:val="en-US"/>
              </w:rPr>
            </w:pPr>
            <w:r>
              <w:rPr>
                <w:color w:val="000000"/>
                <w:sz w:val="18"/>
                <w:szCs w:val="18"/>
                <w:lang w:val="en-US"/>
              </w:rPr>
              <w:t>POST /reset con OLT, slot, pon, ont_id.</w:t>
            </w:r>
          </w:p>
        </w:tc>
      </w:tr>
      <w:tr w:rsidR="00C34357" w14:paraId="404F1208"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D282BC" w14:textId="77777777" w:rsidR="00C34357" w:rsidRDefault="00000000">
            <w:pPr>
              <w:jc w:val="center"/>
            </w:pPr>
            <w:r>
              <w:rPr>
                <w:b/>
                <w:bCs/>
                <w:color w:val="000000"/>
                <w:sz w:val="18"/>
                <w:szCs w:val="18"/>
              </w:rPr>
              <w:lastRenderedPageBreak/>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EE5C76"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5DDF93" w14:textId="77777777" w:rsidR="00C34357" w:rsidRDefault="00000000">
            <w:r>
              <w:rPr>
                <w:color w:val="000000"/>
                <w:sz w:val="18"/>
                <w:szCs w:val="18"/>
              </w:rPr>
              <w:t>PG + Redis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56F9E5"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BDAAD3" w14:textId="77777777" w:rsidR="00C34357" w:rsidRDefault="00000000">
            <w:r>
              <w:rPr>
                <w:color w:val="000000"/>
                <w:sz w:val="18"/>
                <w:szCs w:val="18"/>
              </w:rPr>
              <w:t>UUID, ACK 202.</w:t>
            </w:r>
          </w:p>
        </w:tc>
      </w:tr>
      <w:tr w:rsidR="00C34357" w14:paraId="7EC6CB24"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738B48"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B322D8" w14:textId="77777777" w:rsidR="00C34357" w:rsidRDefault="00000000">
            <w:r>
              <w:rPr>
                <w:b/>
                <w:bCs/>
                <w:color w:val="000000"/>
                <w:sz w:val="18"/>
                <w:szCs w:val="18"/>
              </w:rPr>
              <w:t>Config Engine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4CA292" w14:textId="77777777" w:rsidR="00C34357" w:rsidRDefault="00000000">
            <w:r>
              <w:rPr>
                <w:color w:val="000000"/>
                <w:sz w:val="18"/>
                <w:szCs w:val="18"/>
              </w:rPr>
              <w:t>Parametrización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05764E"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98822D" w14:textId="77777777" w:rsidR="00C34357" w:rsidRDefault="00000000">
            <w:r>
              <w:rPr>
                <w:color w:val="000000"/>
                <w:sz w:val="18"/>
                <w:szCs w:val="18"/>
              </w:rPr>
              <w:t>Genera comando de reset: Nokia ‘ont reboot’ o Huawei ‘ont reset {ont_id}’.</w:t>
            </w:r>
          </w:p>
        </w:tc>
      </w:tr>
      <w:tr w:rsidR="00C34357" w14:paraId="35E5B411"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6C1944"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1222D6" w14:textId="77777777" w:rsidR="00C34357" w:rsidRDefault="00000000">
            <w:r>
              <w:rPr>
                <w:b/>
                <w:bCs/>
                <w:color w:val="000000"/>
                <w:sz w:val="18"/>
                <w:szCs w:val="18"/>
              </w:rPr>
              <w:t>Adapter → OLT</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CF637A"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28235A"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E0FA0E" w14:textId="77777777" w:rsidR="00C34357" w:rsidRDefault="00000000">
            <w:r>
              <w:rPr>
                <w:color w:val="000000"/>
                <w:sz w:val="18"/>
                <w:szCs w:val="18"/>
              </w:rPr>
              <w:t>Ejecuta comando de reset. Valida respuesta de la OLT.</w:t>
            </w:r>
          </w:p>
        </w:tc>
      </w:tr>
      <w:tr w:rsidR="00C34357" w14:paraId="0B713A67"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39C6DE" w14:textId="77777777" w:rsidR="00C34357" w:rsidRDefault="00000000">
            <w:pPr>
              <w:jc w:val="center"/>
            </w:pPr>
            <w:r>
              <w:rPr>
                <w:b/>
                <w:bCs/>
                <w:color w:val="000000"/>
                <w:sz w:val="18"/>
                <w:szCs w:val="18"/>
              </w:rPr>
              <w:t>5</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8F128E" w14:textId="77777777" w:rsidR="00C34357" w:rsidRDefault="00000000">
            <w:r>
              <w:rPr>
                <w:b/>
                <w:bCs/>
                <w:color w:val="000000"/>
                <w:sz w:val="18"/>
                <w:szCs w:val="18"/>
              </w:rPr>
              <w:t>Callback → SN</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C7BE9B"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E8253E" w14:textId="77777777" w:rsidR="00C34357" w:rsidRDefault="00000000">
            <w:pPr>
              <w:jc w:val="center"/>
            </w:pPr>
            <w:r>
              <w:rPr>
                <w:color w:val="2E7D32"/>
                <w:sz w:val="18"/>
                <w:szCs w:val="18"/>
              </w:rPr>
              <w:t>Asíncrono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E96269" w14:textId="77777777" w:rsidR="00C34357" w:rsidRDefault="00000000">
            <w:r>
              <w:rPr>
                <w:color w:val="000000"/>
                <w:sz w:val="18"/>
                <w:szCs w:val="18"/>
              </w:rPr>
              <w:t>Resultado del reset.</w:t>
            </w:r>
          </w:p>
        </w:tc>
      </w:tr>
    </w:tbl>
    <w:p w14:paraId="11DA363F" w14:textId="77777777" w:rsidR="00C34357" w:rsidRDefault="00000000">
      <w:pPr>
        <w:spacing w:after="160"/>
        <w:jc w:val="both"/>
      </w:pPr>
      <w:r>
        <w:t>El siguiente diagrama de secuencia ilustra este flujo:</w:t>
      </w:r>
    </w:p>
    <w:p w14:paraId="7B5FC488" w14:textId="77777777" w:rsidR="00C34357" w:rsidRDefault="00000000">
      <w:pPr>
        <w:spacing w:after="80"/>
        <w:jc w:val="center"/>
      </w:pPr>
      <w:r>
        <w:rPr>
          <w:noProof/>
        </w:rPr>
        <w:drawing>
          <wp:inline distT="0" distB="0" distL="0" distR="0" wp14:anchorId="31C2D3BA" wp14:editId="1A414896">
            <wp:extent cx="5715000" cy="1962150"/>
            <wp:effectExtent l="0" t="0" r="0" b="0"/>
            <wp:docPr id="16" name="07_reset" descr="07_reset" title="07_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7"/>
                    <a:srcRect/>
                    <a:stretch>
                      <a:fillRect/>
                    </a:stretch>
                  </pic:blipFill>
                  <pic:spPr bwMode="auto">
                    <a:xfrm>
                      <a:off x="0" y="0"/>
                      <a:ext cx="5715000" cy="1962150"/>
                    </a:xfrm>
                    <a:prstGeom prst="rect">
                      <a:avLst/>
                    </a:prstGeom>
                  </pic:spPr>
                </pic:pic>
              </a:graphicData>
            </a:graphic>
          </wp:inline>
        </w:drawing>
      </w:r>
    </w:p>
    <w:p w14:paraId="240397B5" w14:textId="77777777" w:rsidR="00C34357" w:rsidRDefault="00000000">
      <w:pPr>
        <w:spacing w:before="80" w:after="200"/>
        <w:jc w:val="center"/>
      </w:pPr>
      <w:r>
        <w:rPr>
          <w:i/>
          <w:iCs/>
          <w:color w:val="666666"/>
          <w:sz w:val="20"/>
          <w:szCs w:val="20"/>
        </w:rPr>
        <w:t>Figura 12.9 — Diagrama de secuencia: Diagrama de secuencia: Reset ONT</w:t>
      </w:r>
    </w:p>
    <w:p w14:paraId="38DFCFCC" w14:textId="77777777" w:rsidR="00C34357" w:rsidRDefault="00000000">
      <w:pPr>
        <w:pStyle w:val="Ttulo2"/>
      </w:pPr>
      <w:bookmarkStart w:id="193" w:name="_Toc226041961"/>
      <w:r>
        <w:t>12.10 Diagrama de secuencia: Ocupación PON</w:t>
      </w:r>
      <w:bookmarkEnd w:id="193"/>
    </w:p>
    <w:p w14:paraId="7D33A52A" w14:textId="77777777" w:rsidR="00C34357" w:rsidRDefault="00000000">
      <w:pPr>
        <w:spacing w:after="160"/>
        <w:jc w:val="both"/>
      </w:pPr>
      <w:r>
        <w:rPr>
          <w:b/>
          <w:bCs/>
        </w:rPr>
        <w:t xml:space="preserve">Endpoint: </w:t>
      </w:r>
      <w:r>
        <w:t>GET /api/v1/port-occupancy</w:t>
      </w:r>
      <w:r>
        <w:rPr>
          <w:b/>
          <w:bCs/>
        </w:rPr>
        <w:t xml:space="preserve">  |  Patrón: </w:t>
      </w:r>
      <w:r>
        <w:t>Síncrono (respuesta directa)</w:t>
      </w:r>
    </w:p>
    <w:p w14:paraId="41543737" w14:textId="77777777" w:rsidR="00C34357" w:rsidRDefault="00000000">
      <w:pPr>
        <w:spacing w:after="160"/>
        <w:jc w:val="both"/>
      </w:pPr>
      <w:r>
        <w:t>La consulta de ocupación de puerto PON retorna la cantidad de ONTs activas y la capacidad máxima del puerto. Requiere siempre acceso SSH a la OLT para obtener datos en tiempo real.</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400"/>
        <w:gridCol w:w="1600"/>
        <w:gridCol w:w="1400"/>
        <w:gridCol w:w="1200"/>
        <w:gridCol w:w="4760"/>
      </w:tblGrid>
      <w:tr w:rsidR="00C34357" w14:paraId="103487DE"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6D715AA" w14:textId="77777777" w:rsidR="00C34357" w:rsidRDefault="00000000">
            <w:pPr>
              <w:jc w:val="center"/>
            </w:pPr>
            <w:r>
              <w:rPr>
                <w:b/>
                <w:bCs/>
                <w:color w:val="FFFFFF"/>
                <w:sz w:val="18"/>
                <w:szCs w:val="18"/>
              </w:rPr>
              <w: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4670F0D" w14:textId="77777777" w:rsidR="00C34357" w:rsidRDefault="00000000">
            <w:pPr>
              <w:jc w:val="center"/>
            </w:pPr>
            <w:r>
              <w:rPr>
                <w:b/>
                <w:bCs/>
                <w:color w:val="FFFFFF"/>
                <w:sz w:val="18"/>
                <w:szCs w:val="18"/>
              </w:rPr>
              <w:t>Origen → Destino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0B9159A" w14:textId="77777777" w:rsidR="00C34357" w:rsidRDefault="00000000">
            <w:pPr>
              <w:jc w:val="center"/>
            </w:pPr>
            <w:r>
              <w:rPr>
                <w:b/>
                <w:bCs/>
                <w:color w:val="FFFFFF"/>
                <w:sz w:val="18"/>
                <w:szCs w:val="18"/>
              </w:rPr>
              <w:t>Protocolo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77E9168" w14:textId="77777777" w:rsidR="00C34357" w:rsidRDefault="00000000">
            <w:pPr>
              <w:jc w:val="center"/>
            </w:pPr>
            <w:r>
              <w:rPr>
                <w:b/>
                <w:bCs/>
                <w:color w:val="FFFFFF"/>
                <w:sz w:val="18"/>
                <w:szCs w:val="18"/>
              </w:rPr>
              <w:t>Tipo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D9D2229" w14:textId="77777777" w:rsidR="00C34357" w:rsidRDefault="00000000">
            <w:pPr>
              <w:jc w:val="center"/>
            </w:pPr>
            <w:r>
              <w:rPr>
                <w:b/>
                <w:bCs/>
                <w:color w:val="FFFFFF"/>
                <w:sz w:val="18"/>
                <w:szCs w:val="18"/>
              </w:rPr>
              <w:t>Descripción del paso</w:t>
            </w:r>
          </w:p>
        </w:tc>
      </w:tr>
      <w:tr w:rsidR="00C34357" w:rsidRPr="00CB3C92" w14:paraId="1CB093C3"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A4D049F" w14:textId="77777777" w:rsidR="00C34357" w:rsidRDefault="00000000">
            <w:pPr>
              <w:jc w:val="center"/>
            </w:pPr>
            <w:r>
              <w:rPr>
                <w:b/>
                <w:bCs/>
                <w:color w:val="000000"/>
                <w:sz w:val="18"/>
                <w:szCs w:val="18"/>
              </w:rPr>
              <w:t>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B731B7" w14:textId="77777777" w:rsidR="00C34357" w:rsidRDefault="00000000">
            <w:r>
              <w:rPr>
                <w:b/>
                <w:bCs/>
                <w:color w:val="000000"/>
                <w:sz w:val="18"/>
                <w:szCs w:val="18"/>
              </w:rPr>
              <w:t>SN SOM → Axway → Komands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FAE6D1" w14:textId="77777777" w:rsidR="00C34357" w:rsidRDefault="00000000">
            <w:r>
              <w:rPr>
                <w:color w:val="000000"/>
                <w:sz w:val="18"/>
                <w:szCs w:val="18"/>
              </w:rPr>
              <w:t>REST + OAuth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758F48"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068F34" w14:textId="77777777" w:rsidR="00C34357" w:rsidRPr="005D78BF" w:rsidRDefault="00000000">
            <w:pPr>
              <w:rPr>
                <w:lang w:val="en-US"/>
              </w:rPr>
            </w:pPr>
            <w:r>
              <w:rPr>
                <w:color w:val="000000"/>
                <w:sz w:val="18"/>
                <w:szCs w:val="18"/>
                <w:lang w:val="en-US"/>
              </w:rPr>
              <w:t>GET /port-occupancy?olt_ip={ip}&amp;slot={s}&amp;pon={p}.</w:t>
            </w:r>
          </w:p>
        </w:tc>
      </w:tr>
      <w:tr w:rsidR="00C34357" w14:paraId="51350CD2"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215976" w14:textId="77777777" w:rsidR="00C34357" w:rsidRDefault="00000000">
            <w:pPr>
              <w:jc w:val="center"/>
            </w:pPr>
            <w:r>
              <w:rPr>
                <w:b/>
                <w:bCs/>
                <w:color w:val="000000"/>
                <w:sz w:val="18"/>
                <w:szCs w:val="18"/>
              </w:rPr>
              <w:t>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71D17E" w14:textId="77777777" w:rsidR="00C34357" w:rsidRDefault="00000000">
            <w:r>
              <w:rPr>
                <w:b/>
                <w:bCs/>
                <w:color w:val="000000"/>
                <w:sz w:val="18"/>
                <w:szCs w:val="18"/>
              </w:rPr>
              <w:t>Komands GW</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7EAF83" w14:textId="77777777" w:rsidR="00C34357" w:rsidRDefault="00000000">
            <w:r>
              <w:rPr>
                <w:color w:val="000000"/>
                <w:sz w:val="18"/>
                <w:szCs w:val="18"/>
              </w:rPr>
              <w:t>Validación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1FD4D0"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33E716" w14:textId="77777777" w:rsidR="00C34357" w:rsidRDefault="00000000">
            <w:r>
              <w:rPr>
                <w:color w:val="000000"/>
                <w:sz w:val="18"/>
                <w:szCs w:val="18"/>
              </w:rPr>
              <w:t>Valida parámetros, obtiene credenciales SSH del Catálogo Técnico.</w:t>
            </w:r>
          </w:p>
        </w:tc>
      </w:tr>
      <w:tr w:rsidR="00C34357" w14:paraId="46E12D6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39C3EE" w14:textId="77777777" w:rsidR="00C34357" w:rsidRDefault="00000000">
            <w:pPr>
              <w:jc w:val="center"/>
            </w:pPr>
            <w:r>
              <w:rPr>
                <w:b/>
                <w:bCs/>
                <w:color w:val="000000"/>
                <w:sz w:val="18"/>
                <w:szCs w:val="18"/>
              </w:rPr>
              <w:t>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1E7406" w14:textId="77777777" w:rsidR="00C34357" w:rsidRDefault="00000000">
            <w:r>
              <w:rPr>
                <w:b/>
                <w:bCs/>
                <w:color w:val="000000"/>
                <w:sz w:val="18"/>
                <w:szCs w:val="18"/>
              </w:rPr>
              <w:t>Adapter → OLT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56000B" w14:textId="77777777" w:rsidR="00C34357" w:rsidRDefault="00000000">
            <w:r>
              <w:rPr>
                <w:color w:val="000000"/>
                <w:sz w:val="18"/>
                <w:szCs w:val="18"/>
              </w:rPr>
              <w:t>SSH/CLI</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4C7533"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38D8C7" w14:textId="77777777" w:rsidR="00C34357" w:rsidRDefault="00000000">
            <w:r>
              <w:rPr>
                <w:color w:val="000000"/>
                <w:sz w:val="18"/>
                <w:szCs w:val="18"/>
                <w:lang w:val="en-US"/>
              </w:rPr>
              <w:t xml:space="preserve">Nokia: ‘show equipment ont interface’. </w:t>
            </w:r>
            <w:r>
              <w:rPr>
                <w:color w:val="000000"/>
                <w:sz w:val="18"/>
                <w:szCs w:val="18"/>
              </w:rPr>
              <w:t>Huawei: ‘display ont info’. Parsea respuesta.</w:t>
            </w:r>
          </w:p>
        </w:tc>
      </w:tr>
      <w:tr w:rsidR="00C34357" w14:paraId="00E242B9"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7986DFD" w14:textId="77777777" w:rsidR="00C34357" w:rsidRDefault="00000000">
            <w:pPr>
              <w:jc w:val="center"/>
            </w:pPr>
            <w:r>
              <w:rPr>
                <w:b/>
                <w:bCs/>
                <w:color w:val="000000"/>
                <w:sz w:val="18"/>
                <w:szCs w:val="18"/>
              </w:rPr>
              <w:t>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C05003" w14:textId="77777777" w:rsidR="00C34357" w:rsidRDefault="00000000">
            <w:r>
              <w:rPr>
                <w:b/>
                <w:bCs/>
                <w:color w:val="000000"/>
                <w:sz w:val="18"/>
                <w:szCs w:val="18"/>
              </w:rPr>
              <w:t>Komands → Axway → SN</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CA5969" w14:textId="77777777" w:rsidR="00C34357" w:rsidRDefault="00000000">
            <w:r>
              <w:rPr>
                <w:color w:val="000000"/>
                <w:sz w:val="18"/>
                <w:szCs w:val="18"/>
              </w:rPr>
              <w:t>REST/HTTPS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D4CE37" w14:textId="77777777" w:rsidR="00C34357" w:rsidRDefault="00000000">
            <w:pPr>
              <w:jc w:val="center"/>
            </w:pPr>
            <w:r>
              <w:rPr>
                <w:color w:val="185FA5"/>
                <w:sz w:val="18"/>
                <w:szCs w:val="18"/>
              </w:rPr>
              <w:t>Síncrono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F7C8E2" w14:textId="77777777" w:rsidR="00C34357" w:rsidRDefault="00000000">
            <w:r>
              <w:rPr>
                <w:color w:val="000000"/>
                <w:sz w:val="18"/>
                <w:szCs w:val="18"/>
                <w:lang w:val="en-US"/>
              </w:rPr>
              <w:t xml:space="preserve">Respuesta directa: {ont_count, max_capacity, occupancy_pct}. </w:t>
            </w:r>
            <w:r>
              <w:rPr>
                <w:color w:val="000000"/>
                <w:sz w:val="18"/>
                <w:szCs w:val="18"/>
              </w:rPr>
              <w:t>Timeout: 5 segundos.</w:t>
            </w:r>
          </w:p>
        </w:tc>
      </w:tr>
    </w:tbl>
    <w:p w14:paraId="032664AA" w14:textId="77777777" w:rsidR="00C34357" w:rsidRDefault="00000000">
      <w:pPr>
        <w:spacing w:after="160"/>
        <w:jc w:val="both"/>
      </w:pPr>
      <w:r>
        <w:t>El siguiente diagrama de secuencia ilustra este flujo:</w:t>
      </w:r>
    </w:p>
    <w:p w14:paraId="72F07CBC" w14:textId="77777777" w:rsidR="00C34357" w:rsidRDefault="00000000">
      <w:pPr>
        <w:spacing w:after="80"/>
        <w:jc w:val="center"/>
      </w:pPr>
      <w:r>
        <w:rPr>
          <w:noProof/>
        </w:rPr>
        <w:lastRenderedPageBreak/>
        <w:drawing>
          <wp:inline distT="0" distB="0" distL="0" distR="0" wp14:anchorId="558A56F1" wp14:editId="37363B16">
            <wp:extent cx="5715000" cy="1704975"/>
            <wp:effectExtent l="0" t="0" r="0" b="0"/>
            <wp:docPr id="17" name="08_occupancy" descr="08_occupancy" title="08_occu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8"/>
                    <a:srcRect/>
                    <a:stretch>
                      <a:fillRect/>
                    </a:stretch>
                  </pic:blipFill>
                  <pic:spPr bwMode="auto">
                    <a:xfrm>
                      <a:off x="0" y="0"/>
                      <a:ext cx="5715000" cy="1704975"/>
                    </a:xfrm>
                    <a:prstGeom prst="rect">
                      <a:avLst/>
                    </a:prstGeom>
                  </pic:spPr>
                </pic:pic>
              </a:graphicData>
            </a:graphic>
          </wp:inline>
        </w:drawing>
      </w:r>
    </w:p>
    <w:p w14:paraId="0EEE3FBB" w14:textId="77777777" w:rsidR="00C34357" w:rsidRDefault="00000000">
      <w:pPr>
        <w:spacing w:before="80" w:after="200"/>
        <w:jc w:val="center"/>
      </w:pPr>
      <w:r>
        <w:rPr>
          <w:i/>
          <w:iCs/>
          <w:color w:val="666666"/>
          <w:sz w:val="20"/>
          <w:szCs w:val="20"/>
        </w:rPr>
        <w:t>Figura 12.10 — Diagrama de secuencia: Diagrama de secuencia: Ocupación PON</w:t>
      </w:r>
    </w:p>
    <w:p w14:paraId="650FA4CD" w14:textId="77777777" w:rsidR="00C34357" w:rsidRDefault="00000000">
      <w:r>
        <w:rPr>
          <w:b/>
          <w:sz w:val="26"/>
        </w:rPr>
        <w:t>12.11 Flujo de Pre-Activación (Job nocturno ServiceNow)</w:t>
      </w:r>
    </w:p>
    <w:p w14:paraId="24322B55" w14:textId="77777777" w:rsidR="00C34357" w:rsidRDefault="00000000">
      <w:r>
        <w:rPr>
          <w:b/>
          <w:sz w:val="18"/>
        </w:rPr>
        <w:t>Endpoint: Komands recibe activación estándar (transparente)  |  Patrón: Asíncrono (ACK 202 + Callback)</w:t>
      </w:r>
    </w:p>
    <w:p w14:paraId="33B53412" w14:textId="77777777" w:rsidR="00C34357" w:rsidRDefault="00000000">
      <w:r>
        <w:t>La pre-activación es un proceso nocturno masivo ejecutado vía jobs en ServiceNow (ventana 22:00-06:00 hrs), que toma todas las asignaciones pendientes de instalación de las VNOs desde ServiceNow y CMDB, y ejecuta el flujo de activación completo sobre la red con un serial number de ONT ficticio. ServiceNow mantiene una tabla de seriales ficticios disponibles que se asignan temporalmente a cada pre-activación. El volumen es de 2.000 a 5.000 pre-activaciones por noche.</w:t>
      </w:r>
    </w:p>
    <w:p w14:paraId="499B685C" w14:textId="77777777" w:rsidR="00C34357" w:rsidRDefault="00000000">
      <w:r>
        <w:t>Desde la perspectiva de Komands, la pre-activación es completamente transparente: Komands recibe un request de activación normal (con el serial ficticio como si fuera real), ejecuta los comandos CLI completos en la OLT (bridge-ports/service-ports, VLANs, perfiles de velocidad), y retorna el callback con el resultado. Komands no sabe ni necesita saber que el serial es ficticio. No requiere lógica especial, flags, ni endpoints dedicados. Al completar, ServiceNow actualiza el estado del acceso en CMDB a "Asignado".</w:t>
      </w:r>
    </w:p>
    <w:p w14:paraId="69FF78BF" w14:textId="77777777" w:rsidR="00C34357" w:rsidRDefault="00000000">
      <w:r>
        <w:t>Cuando el técnico de la VNO llega a la casa del cliente para instalar la ONT real, la API de Activación de la VNO es la misma que se usa normalmente. La inteligencia está en ServiceNow FlowDesigner, que detecta internamente si el acceso fue previamente pre-activado. Si detecta pre-activación previa, ServiceNow envía a Komands un DeviceModification (cambio de serial ficticio por el serial real del equipo instalado), que es una operación rápida de solo 2-3 comandos CLI (swap ONT, &lt; 15 segundos). Si no hubo pre-activación, ServiceNow envía una Activación completa normal. Al completar, CMDB pasa a estado "Activado".</w:t>
      </w:r>
    </w:p>
    <w:p w14:paraId="08C823BD" w14:textId="77777777" w:rsidR="00C34357" w:rsidRDefault="00000000">
      <w:r>
        <w:t>El siguiente diagrama de secuencia ilustra este flujo:</w:t>
      </w:r>
    </w:p>
    <w:p w14:paraId="010FAFCE" w14:textId="77777777" w:rsidR="00C34357" w:rsidRDefault="00000000">
      <w:pPr>
        <w:jc w:val="center"/>
      </w:pPr>
      <w:r>
        <w:rPr>
          <w:noProof/>
        </w:rPr>
        <w:lastRenderedPageBreak/>
        <w:drawing>
          <wp:inline distT="0" distB="0" distL="0" distR="0" wp14:anchorId="3685852C" wp14:editId="3B52BC15">
            <wp:extent cx="5669280" cy="36445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Activacion_TOBE.png"/>
                    <pic:cNvPicPr/>
                  </pic:nvPicPr>
                  <pic:blipFill>
                    <a:blip r:embed="rId29"/>
                    <a:stretch>
                      <a:fillRect/>
                    </a:stretch>
                  </pic:blipFill>
                  <pic:spPr>
                    <a:xfrm>
                      <a:off x="0" y="0"/>
                      <a:ext cx="5669280" cy="3644537"/>
                    </a:xfrm>
                    <a:prstGeom prst="rect">
                      <a:avLst/>
                    </a:prstGeom>
                  </pic:spPr>
                </pic:pic>
              </a:graphicData>
            </a:graphic>
          </wp:inline>
        </w:drawing>
      </w:r>
    </w:p>
    <w:p w14:paraId="51D81068" w14:textId="77777777" w:rsidR="00C34357" w:rsidRDefault="00000000">
      <w:r>
        <w:rPr>
          <w:i/>
          <w:sz w:val="18"/>
        </w:rPr>
        <w:t>Figura 12.11 — Diagrama de secuencia: Pre-Activación TO-BE. Fase A: Job nocturno SN (22:00-06:00), serial ficticio, CMDB → Asignado. Fase B: Técnico en terreno, swap serial → Activado (&lt; 15 seg).</w:t>
      </w:r>
    </w:p>
    <w:p w14:paraId="68FA43D1" w14:textId="77777777" w:rsidR="00C34357" w:rsidRDefault="00000000">
      <w:r>
        <w:rPr>
          <w:i/>
          <w:sz w:val="18"/>
        </w:rPr>
        <w:t>Nota: El volumen de pre-activación (2.000-5.000/noche en ventana 22:00-06:00) no impacta el dimensionamiento de throughput pico (20.000 tx/h) porque corre en horario sin operación de VNOs. Para el manejo de errores y excepciones, ver S12.12 (excepciones técnicas) y S8.14 (modos de falla FMEA).</w:t>
      </w:r>
    </w:p>
    <w:p w14:paraId="64088CA7" w14:textId="77777777" w:rsidR="00C34357" w:rsidRDefault="00000000">
      <w:pPr>
        <w:pStyle w:val="Ttulo2"/>
      </w:pPr>
      <w:bookmarkStart w:id="194" w:name="_Toc226041962"/>
      <w:r>
        <w:t>12.12 Flujo de excepciones y relación con Gestor de Quiebres</w:t>
      </w:r>
      <w:bookmarkEnd w:id="194"/>
    </w:p>
    <w:p w14:paraId="3708D9CE" w14:textId="77777777" w:rsidR="00C34357" w:rsidRDefault="00000000">
      <w:pPr>
        <w:spacing w:after="160"/>
        <w:jc w:val="both"/>
      </w:pPr>
      <w:r>
        <w:t>El manejo de excepciones en la arquitectura TO-BE se divide en dos responsabilidades claramente separadas (ADR-006): ServiceNow SOM gestiona las excepciones de negocio (Gestor de Quiebres), mientras que Komands gestiona las excepciones técnicas de red de forma autónoma.</w:t>
      </w:r>
    </w:p>
    <w:p w14:paraId="69988654" w14:textId="77777777" w:rsidR="00C34357" w:rsidRDefault="00000000">
      <w:pPr>
        <w:pStyle w:val="Ttulo3"/>
      </w:pPr>
      <w:bookmarkStart w:id="195" w:name="_Toc226041963"/>
      <w:r>
        <w:t>12.12.1 Excepciones técnicas (Komands)</w:t>
      </w:r>
      <w:bookmarkEnd w:id="195"/>
    </w:p>
    <w:p w14:paraId="1B664432" w14:textId="77777777" w:rsidR="00C34357" w:rsidRDefault="00000000">
      <w:pPr>
        <w:spacing w:after="160"/>
        <w:jc w:val="both"/>
      </w:pPr>
      <w:r>
        <w:t>Komands maneja las siguientes excepciones de forma autónoma, sin intervención de ServiceNow:</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65"/>
        <w:gridCol w:w="2571"/>
        <w:gridCol w:w="4924"/>
      </w:tblGrid>
      <w:tr w:rsidR="00C34357" w14:paraId="29128D56"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D52F96C" w14:textId="77777777" w:rsidR="00C34357" w:rsidRDefault="00000000">
            <w:pPr>
              <w:jc w:val="center"/>
            </w:pPr>
            <w:r>
              <w:rPr>
                <w:b/>
                <w:bCs/>
                <w:color w:val="FFFFFF"/>
                <w:sz w:val="18"/>
                <w:szCs w:val="18"/>
              </w:rPr>
              <w:t>Excepción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337741C" w14:textId="77777777" w:rsidR="00C34357" w:rsidRDefault="00000000">
            <w:pPr>
              <w:jc w:val="center"/>
            </w:pPr>
            <w:r>
              <w:rPr>
                <w:b/>
                <w:bCs/>
                <w:color w:val="FFFFFF"/>
                <w:sz w:val="18"/>
                <w:szCs w:val="18"/>
              </w:rPr>
              <w:t>Código error</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16E21C6" w14:textId="77777777" w:rsidR="00C34357" w:rsidRDefault="00000000">
            <w:pPr>
              <w:jc w:val="center"/>
            </w:pPr>
            <w:r>
              <w:rPr>
                <w:b/>
                <w:bCs/>
                <w:color w:val="FFFFFF"/>
                <w:sz w:val="18"/>
                <w:szCs w:val="18"/>
              </w:rPr>
              <w:t>Acción autónoma de Komands</w:t>
            </w:r>
          </w:p>
        </w:tc>
      </w:tr>
      <w:tr w:rsidR="00C34357" w14:paraId="74C4F38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C4DF01" w14:textId="77777777" w:rsidR="00C34357" w:rsidRDefault="00000000">
            <w:r>
              <w:rPr>
                <w:b/>
                <w:bCs/>
                <w:color w:val="000000"/>
                <w:sz w:val="18"/>
                <w:szCs w:val="18"/>
              </w:rPr>
              <w:t>OLT no responde SSH</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ABFD22" w14:textId="77777777" w:rsidR="00C34357" w:rsidRDefault="00000000">
            <w:r>
              <w:rPr>
                <w:color w:val="C62828"/>
                <w:sz w:val="18"/>
                <w:szCs w:val="18"/>
              </w:rPr>
              <w:t>SSH_CONNECTION_FAILED</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1ADE09" w14:textId="77777777" w:rsidR="00C34357" w:rsidRDefault="00000000">
            <w:r>
              <w:rPr>
                <w:color w:val="000000"/>
                <w:sz w:val="18"/>
                <w:szCs w:val="18"/>
              </w:rPr>
              <w:t>Adapter intenta reconectar 1 vez. Si falla, marca tx como FAILED y envía callback con error.</w:t>
            </w:r>
          </w:p>
        </w:tc>
      </w:tr>
      <w:tr w:rsidR="00C34357" w14:paraId="0BF335DB"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C08B31" w14:textId="77777777" w:rsidR="00C34357" w:rsidRDefault="00000000">
            <w:r>
              <w:rPr>
                <w:b/>
                <w:bCs/>
                <w:color w:val="000000"/>
                <w:sz w:val="18"/>
                <w:szCs w:val="18"/>
              </w:rPr>
              <w:t>Paso crítico falla en OLT</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A8B356" w14:textId="77777777" w:rsidR="00C34357" w:rsidRDefault="00000000">
            <w:r>
              <w:rPr>
                <w:color w:val="C62828"/>
                <w:sz w:val="18"/>
                <w:szCs w:val="18"/>
              </w:rPr>
              <w:t>OLT_ERROR</w:t>
            </w:r>
          </w:p>
        </w:tc>
        <w:tc>
          <w:tcPr>
            <w:tcW w:w="5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F4D098" w14:textId="77777777" w:rsidR="00C34357" w:rsidRDefault="00000000">
            <w:r>
              <w:rPr>
                <w:color w:val="000000"/>
                <w:sz w:val="18"/>
                <w:szCs w:val="18"/>
              </w:rPr>
              <w:t>Rollback Handler ejecuta rollback automático de pasos completados. Marca tx como ROLLED_BACK.</w:t>
            </w:r>
          </w:p>
        </w:tc>
      </w:tr>
      <w:tr w:rsidR="00C34357" w14:paraId="74323C8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65D5D9" w14:textId="77777777" w:rsidR="00C34357" w:rsidRDefault="00000000">
            <w:r>
              <w:rPr>
                <w:b/>
                <w:bCs/>
                <w:color w:val="000000"/>
                <w:sz w:val="18"/>
                <w:szCs w:val="18"/>
              </w:rPr>
              <w:t>INDEX no encontrado (Huawei)</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C99DA8" w14:textId="77777777" w:rsidR="00C34357" w:rsidRDefault="00000000">
            <w:r>
              <w:rPr>
                <w:color w:val="C62828"/>
                <w:sz w:val="18"/>
                <w:szCs w:val="18"/>
              </w:rPr>
              <w:t>INDEX_NOT_FOUND</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B1F5E0" w14:textId="77777777" w:rsidR="00C34357" w:rsidRDefault="00000000">
            <w:r>
              <w:rPr>
                <w:color w:val="000000"/>
                <w:sz w:val="18"/>
                <w:szCs w:val="18"/>
              </w:rPr>
              <w:t>Transacción falla sin rollback. Requiere validación manual del estado de la ONT.</w:t>
            </w:r>
          </w:p>
        </w:tc>
      </w:tr>
      <w:tr w:rsidR="00C34357" w14:paraId="765E8DB2"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4A1DE7" w14:textId="77777777" w:rsidR="00C34357" w:rsidRDefault="00000000">
            <w:r>
              <w:rPr>
                <w:b/>
                <w:bCs/>
                <w:color w:val="000000"/>
                <w:sz w:val="18"/>
                <w:szCs w:val="18"/>
              </w:rPr>
              <w:t>Timeout de transacción</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6A0CBF" w14:textId="77777777" w:rsidR="00C34357" w:rsidRDefault="00000000">
            <w:r>
              <w:rPr>
                <w:color w:val="C62828"/>
                <w:sz w:val="18"/>
                <w:szCs w:val="18"/>
              </w:rPr>
              <w:t>TIMEOUT</w:t>
            </w:r>
          </w:p>
        </w:tc>
        <w:tc>
          <w:tcPr>
            <w:tcW w:w="5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77CF76" w14:textId="77777777" w:rsidR="00C34357" w:rsidRDefault="00000000">
            <w:r>
              <w:rPr>
                <w:color w:val="000000"/>
                <w:sz w:val="18"/>
                <w:szCs w:val="18"/>
              </w:rPr>
              <w:t>Orchestrator aborta ejecución al exceder el timeout diferenciado por operación (consultas 15s, FTTH 90s, SSAA 240s, Reset 20s). Marca tx como TIMEOUT. OLT puede quedar en estado parcial.</w:t>
            </w:r>
          </w:p>
        </w:tc>
      </w:tr>
      <w:tr w:rsidR="00C34357" w14:paraId="448CD3E7"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6EEFD5" w14:textId="77777777" w:rsidR="00C34357" w:rsidRDefault="00000000">
            <w:r>
              <w:rPr>
                <w:b/>
                <w:bCs/>
                <w:color w:val="000000"/>
                <w:sz w:val="18"/>
                <w:szCs w:val="18"/>
              </w:rPr>
              <w:lastRenderedPageBreak/>
              <w:t>Callback no entregado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EF3961F" w14:textId="77777777" w:rsidR="00C34357" w:rsidRDefault="00000000">
            <w:r>
              <w:rPr>
                <w:color w:val="C62828"/>
                <w:sz w:val="18"/>
                <w:szCs w:val="18"/>
              </w:rPr>
              <w:t>CALLBACK_FAILED</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D2F1A2" w14:textId="77777777" w:rsidR="00C34357" w:rsidRDefault="00000000">
            <w:r>
              <w:rPr>
                <w:color w:val="000000"/>
                <w:sz w:val="18"/>
                <w:szCs w:val="18"/>
              </w:rPr>
              <w:t>5 reintentos con backoff. Si falla, alerta para reenvío manual. SN puede consultar GET /transaction/{uuid}.</w:t>
            </w:r>
          </w:p>
        </w:tc>
      </w:tr>
      <w:tr w:rsidR="00C34357" w14:paraId="0F69B198"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AA2F17" w14:textId="77777777" w:rsidR="00C34357" w:rsidRDefault="00000000">
            <w:r>
              <w:rPr>
                <w:b/>
                <w:bCs/>
                <w:color w:val="000000"/>
                <w:sz w:val="18"/>
                <w:szCs w:val="18"/>
              </w:rPr>
              <w:t>Rollback falla</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0DD6DF5" w14:textId="77777777" w:rsidR="00C34357" w:rsidRDefault="00000000">
            <w:r>
              <w:rPr>
                <w:color w:val="C62828"/>
                <w:sz w:val="18"/>
                <w:szCs w:val="18"/>
              </w:rPr>
              <w:t>ROLLBACK_FAILED</w:t>
            </w:r>
          </w:p>
        </w:tc>
        <w:tc>
          <w:tcPr>
            <w:tcW w:w="5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D0195D" w14:textId="77777777" w:rsidR="00C34357" w:rsidRDefault="00000000">
            <w:r>
              <w:rPr>
                <w:color w:val="000000"/>
                <w:sz w:val="18"/>
                <w:szCs w:val="18"/>
              </w:rPr>
              <w:t>Escalamiento inmediato a Ingeniería de Redes. OLT en estado potencialmente inconsistente.</w:t>
            </w:r>
          </w:p>
        </w:tc>
      </w:tr>
    </w:tbl>
    <w:p w14:paraId="64CEDF85" w14:textId="77777777" w:rsidR="00C34357" w:rsidRDefault="00000000">
      <w:pPr>
        <w:pStyle w:val="Ttulo3"/>
      </w:pPr>
      <w:bookmarkStart w:id="196" w:name="_Toc226041964"/>
      <w:r>
        <w:t>12.12.2 Excepciones de negocio (Gestor de Quiebres SN)</w:t>
      </w:r>
      <w:bookmarkEnd w:id="196"/>
    </w:p>
    <w:p w14:paraId="6F61E035" w14:textId="77777777" w:rsidR="00C34357" w:rsidRDefault="00000000">
      <w:pPr>
        <w:spacing w:after="160"/>
        <w:jc w:val="both"/>
      </w:pPr>
      <w:r>
        <w:t>ServiceNow SOM mantiene la gestión de quiebres de negocio, que son excepciones relacionadas con la lógica comercial y operacional que no pueden resolverse a nivel de red. Cuando Komands retorna un error en el callback, ServiceNow evalúa si corresponde:</w:t>
      </w:r>
    </w:p>
    <w:p w14:paraId="18E34ADE" w14:textId="77777777" w:rsidR="00C34357" w:rsidRDefault="00000000">
      <w:pPr>
        <w:pStyle w:val="Prrafodelista"/>
        <w:spacing w:after="80"/>
        <w:ind w:left="720" w:hanging="360"/>
      </w:pPr>
      <w:r>
        <w:t>• Reintento automático: Para errores transitorios (OLT_TIMEOUT, SSH_CONNECTION_FAILED), SN puede reenviar la operación automáticamente.</w:t>
      </w:r>
    </w:p>
    <w:p w14:paraId="62BBD2A1" w14:textId="77777777" w:rsidR="00C34357" w:rsidRDefault="00000000">
      <w:pPr>
        <w:pStyle w:val="Prrafodelista"/>
        <w:spacing w:after="80"/>
        <w:ind w:left="720" w:hanging="360"/>
      </w:pPr>
      <w:r>
        <w:t>• Derivación a Mesa de Quiebre: Para errores que requieren intervención humana (OLT_ERROR, DUPLICATE, VLAN_CONFLICT), SN crea un caso de quiebre con el detalle del error y los steps[] del callback.</w:t>
      </w:r>
    </w:p>
    <w:p w14:paraId="5A8C5C3A" w14:textId="77777777" w:rsidR="00C34357" w:rsidRDefault="00000000">
      <w:pPr>
        <w:pStyle w:val="Prrafodelista"/>
        <w:spacing w:after="80"/>
        <w:ind w:left="720" w:hanging="360"/>
      </w:pPr>
      <w:r>
        <w:t>• Escalamiento a Ingeniería de Redes: Para errores críticos (ROLLBACK_FAILED, inconsistencia de estado), SN escala directamente al equipo de redes con prioridad alta.</w:t>
      </w:r>
    </w:p>
    <w:p w14:paraId="55BB12EE" w14:textId="77777777" w:rsidR="00C34357" w:rsidRDefault="00000000">
      <w:pPr>
        <w:pStyle w:val="Prrafodelista"/>
        <w:spacing w:after="80"/>
        <w:ind w:left="720" w:hanging="360"/>
      </w:pPr>
      <w:r>
        <w:t>• Cancelación de orden: Si el error es irrecuperable y el servicio no puede provisionarse, SN cancela la orden y notifica a la VNO.</w:t>
      </w:r>
    </w:p>
    <w:p w14:paraId="04D229F4" w14:textId="77777777" w:rsidR="00C34357" w:rsidRDefault="00000000">
      <w:pPr>
        <w:pBdr>
          <w:left w:val="single" w:sz="12" w:space="8" w:color="4472C4"/>
        </w:pBdr>
        <w:spacing w:before="100" w:after="160"/>
        <w:ind w:left="360" w:right="360"/>
      </w:pPr>
      <w:r>
        <w:rPr>
          <w:i/>
          <w:iCs/>
          <w:color w:val="444444"/>
          <w:sz w:val="20"/>
          <w:szCs w:val="20"/>
        </w:rPr>
        <w:t>Nota: La opción (b) recomendada por la Matriz de APIs fue adoptada: el Gestor de Quiebres de ServiceNow utiliza los flujos de control de excepciones existentes, enriquecidos con la información detallada que provee el callback de Komands (código de error clasificado, steps[] con comandos y respuestas, y UUID de correlación para trazabilidad E2E).</w:t>
      </w:r>
    </w:p>
    <w:p w14:paraId="0DA021ED" w14:textId="77777777" w:rsidR="00C34357" w:rsidRDefault="00000000">
      <w:pPr>
        <w:spacing w:after="160"/>
        <w:jc w:val="both"/>
      </w:pPr>
      <w:r>
        <w:t>El siguiente diagrama ilustra la separación de responsabilidades entre Komands y ServiceNow para el manejo de excepciones:</w:t>
      </w:r>
    </w:p>
    <w:p w14:paraId="534241FC" w14:textId="77777777" w:rsidR="00C34357" w:rsidRDefault="00000000">
      <w:pPr>
        <w:spacing w:after="80"/>
        <w:jc w:val="center"/>
      </w:pPr>
      <w:r>
        <w:rPr>
          <w:noProof/>
        </w:rPr>
        <w:drawing>
          <wp:inline distT="0" distB="0" distL="0" distR="0" wp14:anchorId="700635F6" wp14:editId="39511162">
            <wp:extent cx="5715000" cy="2143125"/>
            <wp:effectExtent l="0" t="0" r="0" b="0"/>
            <wp:docPr id="19" name="10_exceptions" descr="10_exceptions" title="10_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30"/>
                    <a:srcRect/>
                    <a:stretch>
                      <a:fillRect/>
                    </a:stretch>
                  </pic:blipFill>
                  <pic:spPr bwMode="auto">
                    <a:xfrm>
                      <a:off x="0" y="0"/>
                      <a:ext cx="5715000" cy="2143125"/>
                    </a:xfrm>
                    <a:prstGeom prst="rect">
                      <a:avLst/>
                    </a:prstGeom>
                  </pic:spPr>
                </pic:pic>
              </a:graphicData>
            </a:graphic>
          </wp:inline>
        </w:drawing>
      </w:r>
    </w:p>
    <w:p w14:paraId="2FEA45ED" w14:textId="77777777" w:rsidR="00C34357" w:rsidRDefault="00000000">
      <w:pPr>
        <w:spacing w:before="80" w:after="200"/>
        <w:jc w:val="center"/>
      </w:pPr>
      <w:r>
        <w:rPr>
          <w:i/>
          <w:iCs/>
          <w:color w:val="666666"/>
          <w:sz w:val="20"/>
          <w:szCs w:val="20"/>
        </w:rPr>
        <w:t>Figura 12.12 — Flujo de excepciones — Responsabilidad dividida Komands / ServiceNow (ADR-006)</w:t>
      </w:r>
    </w:p>
    <w:p w14:paraId="498965B8" w14:textId="77777777" w:rsidR="00C34357" w:rsidRDefault="00000000">
      <w:r>
        <w:br w:type="page"/>
      </w:r>
    </w:p>
    <w:p w14:paraId="37102EC4" w14:textId="77777777" w:rsidR="00C34357" w:rsidRDefault="00000000">
      <w:pPr>
        <w:pStyle w:val="Ttulo2"/>
      </w:pPr>
      <w:bookmarkStart w:id="197" w:name="_Toc226041965"/>
      <w:r>
        <w:lastRenderedPageBreak/>
        <w:t>12.13 Flujo de baja parcial de servicio</w:t>
      </w:r>
      <w:bookmarkEnd w:id="197"/>
    </w:p>
    <w:p w14:paraId="02DEF6C4" w14:textId="77777777" w:rsidR="00C34357" w:rsidRDefault="00000000">
      <w:pPr>
        <w:spacing w:after="160"/>
        <w:jc w:val="both"/>
      </w:pPr>
      <w:r>
        <w:t>La baja parcial permite eliminar un servicio individual de una ONT manteniendo los demás activos (por ejemplo, dar de baja solo VoIP manteniendo Internet e IPTV). Este flujo es relevante porque requiere precisión en la identificación del servicio a eliminar sin afectar los demás:</w:t>
      </w:r>
    </w:p>
    <w:p w14:paraId="3EAD5D59" w14:textId="77777777" w:rsidR="00C34357" w:rsidRDefault="00000000">
      <w:pPr>
        <w:spacing w:after="160"/>
        <w:jc w:val="both"/>
      </w:pPr>
      <w:r>
        <w:rPr>
          <w:b/>
          <w:bCs/>
        </w:rPr>
        <w:t xml:space="preserve">Nokia: </w:t>
      </w:r>
      <w:r>
        <w:t>Se identifica el bridge-port específico del servicio a eliminar (por VLAN y queue) y se ejecuta ‘no bridge-port’ solo para ese servicio. Los demás bridge-ports permanecen intactos. Si es el último servicio y VNO=TCH, se aplica delete_vlan_on_terminate.</w:t>
      </w:r>
    </w:p>
    <w:p w14:paraId="1BE2F641" w14:textId="77777777" w:rsidR="00C34357" w:rsidRDefault="00000000">
      <w:pPr>
        <w:spacing w:after="160"/>
        <w:jc w:val="both"/>
      </w:pPr>
      <w:r>
        <w:rPr>
          <w:b/>
          <w:bCs/>
        </w:rPr>
        <w:t xml:space="preserve">Huawei: </w:t>
      </w:r>
      <w:r>
        <w:t>Se ejecuta _resolve_dynamic_ids() para obtener el INDEX específico del service-port a eliminar (filtrado por gemport del servicio). Se ejecuta ‘undo service-port {INDEX}’ solo para ese service-port. Los demás service-ports mantienen sus INDEX originales (la OLT no los reasigna). Precaución: NO ejecutar ‘ont delete’ ya que la ONT mantiene otros servicios activos.</w:t>
      </w:r>
    </w:p>
    <w:p w14:paraId="6D0DDAB3" w14:textId="77777777" w:rsidR="00C34357" w:rsidRDefault="00000000">
      <w:pPr>
        <w:pBdr>
          <w:left w:val="single" w:sz="12" w:space="8" w:color="4472C4"/>
        </w:pBdr>
        <w:spacing w:before="100" w:after="160"/>
        <w:ind w:left="360" w:right="360"/>
      </w:pPr>
      <w:r>
        <w:rPr>
          <w:i/>
          <w:iCs/>
          <w:color w:val="444444"/>
          <w:sz w:val="20"/>
          <w:szCs w:val="20"/>
        </w:rPr>
        <w:t>Nota: La baja parcial solo está disponible para servicios FTTH (VoIP, IPTV individual). En SSAA Nokia, la baja es siempre completa (no existe baja parcial de un grupo comercial individual debido a la interdependencia de colas/line-profile). En SSAA Huawei, es técnicamente posible eliminar service-ports individuales pero no está soportado comercialmente por ON·NET.</w:t>
      </w:r>
    </w:p>
    <w:p w14:paraId="478C02FB" w14:textId="77777777" w:rsidR="00C34357" w:rsidRDefault="00000000">
      <w:r>
        <w:br w:type="page"/>
      </w:r>
    </w:p>
    <w:p w14:paraId="615B3E0F" w14:textId="77777777" w:rsidR="00C34357" w:rsidRDefault="00000000">
      <w:pPr>
        <w:pStyle w:val="Ttulo2"/>
      </w:pPr>
      <w:bookmarkStart w:id="198" w:name="_Toc226041966"/>
      <w:r>
        <w:lastRenderedPageBreak/>
        <w:t>12.14 Flujo de reintento e idempotencia</w:t>
      </w:r>
      <w:bookmarkEnd w:id="198"/>
    </w:p>
    <w:p w14:paraId="0468AE5A" w14:textId="77777777" w:rsidR="00C34357" w:rsidRDefault="00000000">
      <w:pPr>
        <w:spacing w:after="160"/>
        <w:jc w:val="both"/>
      </w:pPr>
      <w:r>
        <w:t>Cuando ServiceNow reenvía un request con el mismo UUID (por timeout de comunicación, falla de Axway, o reintento manual del operador), Komands implementa el siguiente flujo de idempotencia (RNF-11, sección 5):</w:t>
      </w:r>
    </w:p>
    <w:p w14:paraId="3EF5718F" w14:textId="77777777" w:rsidR="00C34357" w:rsidRDefault="00000000">
      <w:pPr>
        <w:pStyle w:val="Prrafodelista"/>
        <w:spacing w:after="80"/>
        <w:ind w:left="720" w:hanging="360"/>
      </w:pPr>
      <w:r>
        <w:t>• API Gateway recibe el request y consulta la tabla transactions por UUID.</w:t>
      </w:r>
    </w:p>
    <w:p w14:paraId="691263FF" w14:textId="77777777" w:rsidR="00C34357" w:rsidRDefault="00000000">
      <w:pPr>
        <w:pStyle w:val="Prrafodelista"/>
        <w:spacing w:after="80"/>
        <w:ind w:left="720" w:hanging="360"/>
      </w:pPr>
      <w:r>
        <w:t>• Si el UUID existe con estado COMPLETED: retorna directamente el callback original almacenado en la tabla callback_log, sin ejecutar ningún comando en la OLT. ServiceNow recibe el mismo resultado que la primera vez.</w:t>
      </w:r>
    </w:p>
    <w:p w14:paraId="019320CE" w14:textId="77777777" w:rsidR="00C34357" w:rsidRDefault="00000000">
      <w:pPr>
        <w:pStyle w:val="Prrafodelista"/>
        <w:spacing w:after="80"/>
        <w:ind w:left="720" w:hanging="360"/>
      </w:pPr>
      <w:r>
        <w:t>• Si el UUID existe con estado IN_PROGRESS: retorna ACK 202 indicando que la transacción está en curso. ServiceNow debe esperar el callback original.</w:t>
      </w:r>
    </w:p>
    <w:p w14:paraId="045E3949" w14:textId="77777777" w:rsidR="00C34357" w:rsidRDefault="00000000">
      <w:pPr>
        <w:pStyle w:val="Prrafodelista"/>
        <w:spacing w:after="80"/>
        <w:ind w:left="720" w:hanging="360"/>
      </w:pPr>
      <w:r>
        <w:t>• Si el UUID existe con estado FAILED/ROLLED_BACK: retorna el resultado de la ejecución original. ServiceNow puede enviar una NUEVA transacción con un UUID diferente si quiere reintentar la operación.</w:t>
      </w:r>
    </w:p>
    <w:p w14:paraId="2DC84CB6" w14:textId="77777777" w:rsidR="00C34357" w:rsidRDefault="00000000">
      <w:pPr>
        <w:pStyle w:val="Prrafodelista"/>
        <w:spacing w:after="80"/>
        <w:ind w:left="720" w:hanging="360"/>
      </w:pPr>
      <w:r>
        <w:t>• Si el UUID NO existe: se procesa como una transacción nueva (flujo normal).</w:t>
      </w:r>
    </w:p>
    <w:p w14:paraId="7833A103" w14:textId="77777777" w:rsidR="00C34357" w:rsidRDefault="00000000">
      <w:pPr>
        <w:pBdr>
          <w:left w:val="single" w:sz="12" w:space="8" w:color="4472C4"/>
        </w:pBdr>
        <w:spacing w:before="100" w:after="160"/>
        <w:ind w:left="360" w:right="360"/>
      </w:pPr>
      <w:r>
        <w:rPr>
          <w:i/>
          <w:iCs/>
          <w:color w:val="444444"/>
          <w:sz w:val="20"/>
          <w:szCs w:val="20"/>
        </w:rPr>
        <w:t>Nota: La idempotencia se basa exclusivamente en el UUID. Si ServiceNow envía un request idéntico pero con UUID diferente, Komands lo trata como una nueva transacción. Es responsabilidad de ServiceNow reutilizar el mismo UUID cuando quiere verificar el estado de una operación ya enviada.</w:t>
      </w:r>
    </w:p>
    <w:p w14:paraId="6FB4E829" w14:textId="77777777" w:rsidR="00C34357" w:rsidRDefault="00000000">
      <w:r>
        <w:br w:type="page"/>
      </w:r>
    </w:p>
    <w:p w14:paraId="0A3B5D11" w14:textId="77777777" w:rsidR="00C34357" w:rsidRDefault="00000000">
      <w:pPr>
        <w:pStyle w:val="Ttulo2"/>
      </w:pPr>
      <w:bookmarkStart w:id="199" w:name="_Toc226041967"/>
      <w:r>
        <w:lastRenderedPageBreak/>
        <w:t>12.15 Flujo de Web Contingencia Cero</w:t>
      </w:r>
      <w:bookmarkEnd w:id="199"/>
    </w:p>
    <w:p w14:paraId="226E0582" w14:textId="77777777" w:rsidR="00C34357" w:rsidRDefault="00000000">
      <w:pPr>
        <w:spacing w:after="160"/>
        <w:jc w:val="both"/>
      </w:pPr>
      <w:r>
        <w:t>La Web Contingencia Cero es un mecanismo de operación de emergencia que permite ejecutar operaciones críticas directamente en las OLTs sin depender de ServiceNow, Axway, ni del cluster Kubernetes principal. Opera en una infraestructura separada (5 VMs dedicadas, sección 14.6) y se activa solo cuando la cadena principal está completamente caída.</w:t>
      </w:r>
    </w:p>
    <w:p w14:paraId="71D605C5" w14:textId="77777777" w:rsidR="00C34357" w:rsidRDefault="00000000">
      <w:pPr>
        <w:spacing w:after="160"/>
        <w:jc w:val="both"/>
      </w:pPr>
      <w:r>
        <w:rPr>
          <w:b/>
          <w:bCs/>
        </w:rPr>
        <w:t>Flujo simplificado:</w:t>
      </w:r>
    </w:p>
    <w:p w14:paraId="3AA84396" w14:textId="77777777" w:rsidR="00C34357" w:rsidRDefault="00000000">
      <w:pPr>
        <w:pStyle w:val="Prrafodelista"/>
        <w:spacing w:after="80"/>
        <w:ind w:left="720" w:hanging="360"/>
      </w:pPr>
      <w:r>
        <w:t>• Operador (Mesa de Operaciones) accede al Portal Web Contingencia vía IP directa (sin pasar por LB principal ni Axway).</w:t>
      </w:r>
    </w:p>
    <w:p w14:paraId="6435B66B" w14:textId="77777777" w:rsidR="00C34357" w:rsidRDefault="00000000">
      <w:pPr>
        <w:pStyle w:val="Prrafodelista"/>
        <w:spacing w:after="80"/>
        <w:ind w:left="720" w:hanging="360"/>
      </w:pPr>
      <w:r>
        <w:t>• Autenticación local con usuario/password + 2FA/TOTP (independiente del cluster K8s principal).</w:t>
      </w:r>
    </w:p>
    <w:p w14:paraId="7BA41A68" w14:textId="77777777" w:rsidR="00C34357" w:rsidRDefault="00000000">
      <w:pPr>
        <w:pStyle w:val="Prrafodelista"/>
        <w:spacing w:after="80"/>
        <w:ind w:left="720" w:hanging="360"/>
      </w:pPr>
      <w:r>
        <w:t>• Operador selecciona la OLT destino, la operación a ejecutar, e ingresa los parámetros manualmente.</w:t>
      </w:r>
    </w:p>
    <w:p w14:paraId="61960B6E" w14:textId="77777777" w:rsidR="00C34357" w:rsidRDefault="00000000">
      <w:pPr>
        <w:pStyle w:val="Prrafodelista"/>
        <w:spacing w:after="80"/>
        <w:ind w:left="720" w:hanging="360"/>
      </w:pPr>
      <w:r>
        <w:t>• El Adapter SSH de contingencia ejecuta los comandos CLI directamente en la OLT (SSH directo, sin Orchestrator ni Config Engine).</w:t>
      </w:r>
    </w:p>
    <w:p w14:paraId="54415A58" w14:textId="77777777" w:rsidR="00C34357" w:rsidRDefault="00000000">
      <w:pPr>
        <w:pStyle w:val="Prrafodelista"/>
        <w:spacing w:after="80"/>
        <w:ind w:left="720" w:hanging="360"/>
      </w:pPr>
      <w:r>
        <w:t>• El resultado se muestra en pantalla y se registra localmente. NO se envía callback a ServiceNow (la sincronización con CMDB se realiza manualmente después).</w:t>
      </w:r>
    </w:p>
    <w:p w14:paraId="6A33C492" w14:textId="77777777" w:rsidR="00C34357" w:rsidRDefault="00000000">
      <w:pPr>
        <w:pBdr>
          <w:left w:val="single" w:sz="12" w:space="8" w:color="4472C4"/>
        </w:pBdr>
        <w:spacing w:before="100" w:after="160"/>
        <w:ind w:left="360" w:right="360"/>
      </w:pPr>
      <w:r>
        <w:rPr>
          <w:i/>
          <w:iCs/>
          <w:color w:val="444444"/>
          <w:sz w:val="20"/>
          <w:szCs w:val="20"/>
        </w:rPr>
        <w:t>Nota: La Web Contingencia Cero NO es un reemplazo de la operación normal. Es un mecanismo de último recurso para emergencias (falla total del datacenter, Axway completamente caído post-decomisión BP, falla masiva de Kubernetes). Las transacciones ejecutadas por contingencia deben ser reconciliadas manualmente con CMDB/ServiceNow una vez restaurada la operación normal.</w:t>
      </w:r>
    </w:p>
    <w:p w14:paraId="5F0916BD" w14:textId="77777777" w:rsidR="00C34357" w:rsidRDefault="00000000">
      <w:pPr>
        <w:pStyle w:val="Ttulo2"/>
      </w:pPr>
      <w:bookmarkStart w:id="200" w:name="_Toc226041968"/>
      <w:r>
        <w:t>12.16 Nota sobre Redis en flujos asíncronos</w:t>
      </w:r>
      <w:bookmarkEnd w:id="200"/>
    </w:p>
    <w:p w14:paraId="7ABA3A9B" w14:textId="77777777" w:rsidR="00C34357" w:rsidRDefault="00000000">
      <w:pPr>
        <w:spacing w:after="160"/>
        <w:jc w:val="both"/>
      </w:pPr>
      <w:r>
        <w:t>Redis actua como cola de mensajes entre el API Gateway y el Orchestrator para todas las operaciones asíncronas. Si Redis no está disponible, las operaciones asíncronas se detienen (no se pueden encolar nuevas transacciones). Las operaciones síncronas (consultas) continúan funcionando con degradación (consultan PostgreSQL directamente en lugar del cache Redis). Redis opera con Sentinel para failover automático (&lt;15 segundos). El detalle completo de los modos de falla de Redis y sus mitigaciones se documenta en la sección 8.14 (FMEA) y la sección 17.2 (Disponibilidad).</w:t>
      </w:r>
    </w:p>
    <w:p w14:paraId="5567465E" w14:textId="77777777" w:rsidR="00C34357" w:rsidRDefault="00000000">
      <w:r>
        <w:br w:type="page"/>
      </w:r>
    </w:p>
    <w:p w14:paraId="760359F0" w14:textId="77777777" w:rsidR="00C34357" w:rsidRPr="005D78BF" w:rsidRDefault="00000000">
      <w:pPr>
        <w:pStyle w:val="Ttulo2"/>
        <w:jc w:val="both"/>
        <w:rPr>
          <w:lang w:val="en-US"/>
        </w:rPr>
      </w:pPr>
      <w:bookmarkStart w:id="201" w:name="_Toc226041969"/>
      <w:r>
        <w:rPr>
          <w:lang w:val="en-US"/>
        </w:rPr>
        <w:lastRenderedPageBreak/>
        <w:t>12.17 Factibilidad TO-BE (Flujo pre-Komands)</w:t>
      </w:r>
      <w:bookmarkEnd w:id="201"/>
    </w:p>
    <w:p w14:paraId="799E4B90" w14:textId="77777777" w:rsidR="00C34357" w:rsidRDefault="00000000">
      <w:pPr>
        <w:spacing w:after="160"/>
        <w:jc w:val="both"/>
      </w:pPr>
      <w:r>
        <w:rPr>
          <w:color w:val="333333"/>
        </w:rPr>
        <w:t>Los siguientes diagramas de secuencia documentan los flujos TO-BE de las operaciones que ocurren en ServiceNow y OSP antes de invocar a Komands. Estos flujos muestran cómo se elimina la dependencia de BluePlanet BPI/BPO en las etapas de factibilidad y asignación, y cómo CMDB se convierte en el registro central del ecosistema Génesis.</w:t>
      </w:r>
    </w:p>
    <w:p w14:paraId="48C5CB6C" w14:textId="77777777" w:rsidR="00C34357" w:rsidRDefault="00C34357">
      <w:pPr>
        <w:spacing w:after="160"/>
        <w:jc w:val="both"/>
      </w:pPr>
    </w:p>
    <w:p w14:paraId="6719CEAA" w14:textId="77777777" w:rsidR="00C34357" w:rsidRDefault="00000000">
      <w:pPr>
        <w:spacing w:after="160"/>
        <w:jc w:val="both"/>
      </w:pPr>
      <w:r>
        <w:rPr>
          <w:color w:val="333333"/>
        </w:rPr>
        <w:t>El flujo de Factibilidad TO-BE elimina la dependencia de BluePlanet BPI para la consulta de ResourceType y disponibilidad de ancho de banda. ServiceNow ahora calcula BW disponible y Speed Services internamente consultando CMDB, eliminando 4 llamadas a ResourceTypeController de BPI (372ms directos, ~1620ms de overhead total). El resultado es una reducción del 36% en latencia (de 3010ms a ~1930ms) y la eliminación de la dependencia de Azure B3.</w:t>
      </w:r>
    </w:p>
    <w:p w14:paraId="641A4731" w14:textId="77777777" w:rsidR="00C34357" w:rsidRDefault="00000000">
      <w:pPr>
        <w:jc w:val="center"/>
      </w:pPr>
      <w:r>
        <w:rPr>
          <w:noProof/>
        </w:rPr>
        <w:drawing>
          <wp:inline distT="0" distB="0" distL="0" distR="0" wp14:anchorId="7614AF8B" wp14:editId="129F6AA0">
            <wp:extent cx="5669280" cy="33329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669280" cy="3332948"/>
                    </a:xfrm>
                    <a:prstGeom prst="rect">
                      <a:avLst/>
                    </a:prstGeom>
                  </pic:spPr>
                </pic:pic>
              </a:graphicData>
            </a:graphic>
          </wp:inline>
        </w:drawing>
      </w:r>
    </w:p>
    <w:p w14:paraId="5F2A112B" w14:textId="77777777" w:rsidR="00C34357" w:rsidRDefault="00000000">
      <w:pPr>
        <w:spacing w:after="160"/>
        <w:jc w:val="center"/>
      </w:pPr>
      <w:r>
        <w:rPr>
          <w:i/>
          <w:color w:val="666666"/>
          <w:sz w:val="20"/>
        </w:rPr>
        <w:t>Figura 12.17 — Diagrama de secuencia: Factibilidad TO-BE. Mejora: -36% latencia (3010ms → ~1930ms), BPI eliminado.</w:t>
      </w:r>
    </w:p>
    <w:p w14:paraId="6BE18DD0" w14:textId="77777777" w:rsidR="00C34357" w:rsidRDefault="00000000">
      <w:pPr>
        <w:pStyle w:val="Ttulo2"/>
        <w:jc w:val="both"/>
      </w:pPr>
      <w:bookmarkStart w:id="202" w:name="_Toc226041970"/>
      <w:r>
        <w:rPr>
          <w:color w:val="4472C4"/>
          <w:sz w:val="22"/>
        </w:rPr>
        <w:t>12.18 Asignación TO-BE</w:t>
      </w:r>
      <w:bookmarkEnd w:id="202"/>
    </w:p>
    <w:p w14:paraId="470A53AE" w14:textId="77777777" w:rsidR="00C34357" w:rsidRDefault="00000000">
      <w:pPr>
        <w:spacing w:after="160"/>
        <w:jc w:val="both"/>
      </w:pPr>
      <w:r>
        <w:rPr>
          <w:color w:val="333333"/>
        </w:rPr>
        <w:t>El flujo de Asignación TO-BE elimina BPI/BPO y transforma el modelo de síncrono bloqueante a asíncrono. Se eliminan 3 llamadas a ResourceTypeController (120ms c/u), el polling de 51 veces al service BA (6375ms), y la dependencia Azure B3. ServiceNow consulta CMDB directamente, OSP responde sin polling, y CMDB es el registro central de todos los updates. Resultado: reducción del 98% en latencia (de 14.900ms bloqueado a ~3.100ms asíncrono).</w:t>
      </w:r>
    </w:p>
    <w:p w14:paraId="7239226F" w14:textId="77777777" w:rsidR="00C34357" w:rsidRDefault="00000000">
      <w:pPr>
        <w:jc w:val="center"/>
      </w:pPr>
      <w:r>
        <w:rPr>
          <w:noProof/>
        </w:rPr>
        <w:lastRenderedPageBreak/>
        <w:drawing>
          <wp:inline distT="0" distB="0" distL="0" distR="0" wp14:anchorId="08CA2ACF" wp14:editId="4ED900E5">
            <wp:extent cx="5943600" cy="29004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943600" cy="2900477"/>
                    </a:xfrm>
                    <a:prstGeom prst="rect">
                      <a:avLst/>
                    </a:prstGeom>
                  </pic:spPr>
                </pic:pic>
              </a:graphicData>
            </a:graphic>
          </wp:inline>
        </w:drawing>
      </w:r>
    </w:p>
    <w:p w14:paraId="14EAEF91" w14:textId="77777777" w:rsidR="00C34357" w:rsidRDefault="00000000">
      <w:pPr>
        <w:spacing w:after="160"/>
        <w:jc w:val="center"/>
      </w:pPr>
      <w:r>
        <w:rPr>
          <w:i/>
          <w:color w:val="666666"/>
          <w:sz w:val="20"/>
        </w:rPr>
        <w:t>Figura 12.18 — Diagrama de secuencia: Asignación TO-BE. Mejora: -98% latencia (14.900ms → ~3.100ms), BPI/BPO eliminados, CMDB registro central.</w:t>
      </w:r>
    </w:p>
    <w:p w14:paraId="13F54F3E" w14:textId="77777777" w:rsidR="00C34357" w:rsidRDefault="00000000">
      <w:pPr>
        <w:pStyle w:val="Ttulo1"/>
      </w:pPr>
      <w:bookmarkStart w:id="203" w:name="_Toc226041971"/>
      <w:r>
        <w:t>13. ANÁLISIS DE IMPACTO EN ECOSISTEMA ON·NET</w:t>
      </w:r>
      <w:bookmarkEnd w:id="203"/>
    </w:p>
    <w:p w14:paraId="44EDAE87" w14:textId="77777777" w:rsidR="00C34357" w:rsidRDefault="00000000">
      <w:pPr>
        <w:spacing w:after="160"/>
        <w:jc w:val="both"/>
      </w:pPr>
      <w:r>
        <w:t>Esta sección analiza el impacto del Proyecto Sunset BluePlanet en el ecosistema completo de plataformas de ON·NET Fibra, clasificando cada plataforma según su nivel de afectación: directamente afectada (requiere modificaciones como parte del proyecto), impacto a validar (requiere análisis en Sprint 0), o no afectada (solo requiere validación de no regresión). El análisis es crítico para dimensionar correctamente el alcance del proyecto, identificar dependencias no documentadas, y planificar las pruebas de no regresión que garanticen que los sistemas no afectados continúan operando correctamente después del Go-Live.</w:t>
      </w:r>
    </w:p>
    <w:p w14:paraId="6D4D42F0" w14:textId="77777777" w:rsidR="00C34357" w:rsidRDefault="00000000">
      <w:pPr>
        <w:spacing w:after="160"/>
        <w:jc w:val="both"/>
      </w:pPr>
      <w:r>
        <w:t>El siguiente diagrama presenta la vista de contexto general del ecosistema ON·NET Fibra (Plataforma Génesis), identificando todos los sistemas, las integraciones entre ellos, y la clasificación de impacto por plataforma. Se basa en la arquitectura AS-IS vs TO-BE documentada en las premisas de arquitectura del proyecto:</w:t>
      </w:r>
    </w:p>
    <w:p w14:paraId="480DDF7B" w14:textId="77777777" w:rsidR="00C34357" w:rsidRDefault="00000000">
      <w:pPr>
        <w:spacing w:after="80"/>
        <w:jc w:val="center"/>
      </w:pPr>
      <w:r>
        <w:rPr>
          <w:noProof/>
        </w:rPr>
        <w:lastRenderedPageBreak/>
        <w:drawing>
          <wp:inline distT="0" distB="0" distL="0" distR="0" wp14:anchorId="760425C8" wp14:editId="182A6CA2">
            <wp:extent cx="5905500" cy="4667250"/>
            <wp:effectExtent l="0" t="0" r="0" b="0"/>
            <wp:docPr id="20" name="s13_ecosistema" descr="s13_ecosistema" title="s13_eco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3"/>
                    <a:srcRect/>
                    <a:stretch>
                      <a:fillRect/>
                    </a:stretch>
                  </pic:blipFill>
                  <pic:spPr bwMode="auto">
                    <a:xfrm>
                      <a:off x="0" y="0"/>
                      <a:ext cx="5905500" cy="4667250"/>
                    </a:xfrm>
                    <a:prstGeom prst="rect">
                      <a:avLst/>
                    </a:prstGeom>
                  </pic:spPr>
                </pic:pic>
              </a:graphicData>
            </a:graphic>
          </wp:inline>
        </w:drawing>
      </w:r>
    </w:p>
    <w:p w14:paraId="574359E8" w14:textId="77777777" w:rsidR="00C34357" w:rsidRDefault="00000000">
      <w:pPr>
        <w:spacing w:before="80" w:after="200"/>
        <w:jc w:val="center"/>
      </w:pPr>
      <w:r>
        <w:rPr>
          <w:i/>
          <w:iCs/>
          <w:color w:val="666666"/>
          <w:sz w:val="20"/>
          <w:szCs w:val="20"/>
        </w:rPr>
        <w:t>Figura 13.1 — Ecosistema ON·NET Fibra — Plataforma Génesis — Contexto general de impacto</w:t>
      </w:r>
    </w:p>
    <w:p w14:paraId="4DDD0C85" w14:textId="77777777" w:rsidR="00C34357" w:rsidRDefault="00000000">
      <w:r>
        <w:br w:type="page"/>
      </w:r>
    </w:p>
    <w:p w14:paraId="34363218" w14:textId="77777777" w:rsidR="00C34357" w:rsidRDefault="00000000">
      <w:pPr>
        <w:pStyle w:val="Ttulo2"/>
      </w:pPr>
      <w:bookmarkStart w:id="204" w:name="_Toc226041972"/>
      <w:r>
        <w:lastRenderedPageBreak/>
        <w:t>13.1 Plataformas afectadas directamente</w:t>
      </w:r>
      <w:bookmarkEnd w:id="204"/>
    </w:p>
    <w:p w14:paraId="1E2C8C27" w14:textId="77777777" w:rsidR="00C34357" w:rsidRDefault="00000000">
      <w:pPr>
        <w:spacing w:after="160"/>
        <w:jc w:val="both"/>
      </w:pPr>
      <w:r>
        <w:t>Las siguientes plataformas requieren modificaciones, nuevos desarrollos o configuraciones como parte integral del proyecto Sunset BluePlanet. Los cambios en estas plataformas están dentro del alcance y presupuesto del proyecto: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71"/>
        <w:gridCol w:w="1401"/>
        <w:gridCol w:w="967"/>
        <w:gridCol w:w="4076"/>
        <w:gridCol w:w="1445"/>
      </w:tblGrid>
      <w:tr w:rsidR="00C34357" w14:paraId="5CED2062"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E0967F2" w14:textId="77777777" w:rsidR="00C34357" w:rsidRDefault="00000000">
            <w:pPr>
              <w:jc w:val="center"/>
            </w:pPr>
            <w:r>
              <w:rPr>
                <w:b/>
                <w:bCs/>
                <w:color w:val="FFFFFF"/>
                <w:sz w:val="20"/>
                <w:szCs w:val="20"/>
              </w:rPr>
              <w:t>Plataforma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9E57619" w14:textId="77777777" w:rsidR="00C34357" w:rsidRDefault="00000000">
            <w:pPr>
              <w:jc w:val="center"/>
            </w:pPr>
            <w:r>
              <w:rPr>
                <w:b/>
                <w:bCs/>
                <w:color w:val="FFFFFF"/>
                <w:sz w:val="20"/>
                <w:szCs w:val="20"/>
              </w:rPr>
              <w:t>Dominio</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2F065FD" w14:textId="77777777" w:rsidR="00C34357" w:rsidRDefault="00000000">
            <w:pPr>
              <w:jc w:val="center"/>
            </w:pPr>
            <w:r>
              <w:rPr>
                <w:b/>
                <w:bCs/>
                <w:color w:val="FFFFFF"/>
                <w:sz w:val="20"/>
                <w:szCs w:val="20"/>
              </w:rPr>
              <w:t>Impacto</w:t>
            </w:r>
          </w:p>
        </w:tc>
        <w:tc>
          <w:tcPr>
            <w:tcW w:w="4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B856AA2" w14:textId="77777777" w:rsidR="00C34357" w:rsidRDefault="00000000">
            <w:pPr>
              <w:jc w:val="center"/>
            </w:pPr>
            <w:r>
              <w:rPr>
                <w:b/>
                <w:bCs/>
                <w:color w:val="FFFFFF"/>
                <w:sz w:val="20"/>
                <w:szCs w:val="20"/>
              </w:rPr>
              <w:t>Descripción del cambio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858ACE1" w14:textId="77777777" w:rsidR="00C34357" w:rsidRDefault="00000000">
            <w:pPr>
              <w:jc w:val="center"/>
            </w:pPr>
            <w:r>
              <w:rPr>
                <w:b/>
                <w:bCs/>
                <w:color w:val="FFFFFF"/>
                <w:sz w:val="20"/>
                <w:szCs w:val="20"/>
              </w:rPr>
              <w:t>Responsable</w:t>
            </w:r>
          </w:p>
        </w:tc>
      </w:tr>
      <w:tr w:rsidR="00C34357" w14:paraId="73846C5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0037FB" w14:textId="77777777" w:rsidR="00C34357" w:rsidRDefault="00000000">
            <w:r>
              <w:rPr>
                <w:b/>
                <w:bCs/>
                <w:color w:val="000000"/>
                <w:sz w:val="18"/>
                <w:szCs w:val="18"/>
              </w:rPr>
              <w:t>Komands / ADC</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3704CA1" w14:textId="77777777" w:rsidR="00C34357" w:rsidRDefault="00000000">
            <w:r>
              <w:rPr>
                <w:color w:val="000000"/>
                <w:sz w:val="18"/>
                <w:szCs w:val="18"/>
              </w:rPr>
              <w:t>Gestión Red Activa</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38C263" w14:textId="77777777" w:rsidR="00C34357" w:rsidRDefault="00000000">
            <w:pPr>
              <w:jc w:val="center"/>
            </w:pPr>
            <w:r>
              <w:rPr>
                <w:b/>
                <w:bCs/>
                <w:color w:val="C62828"/>
                <w:sz w:val="18"/>
                <w:szCs w:val="18"/>
              </w:rPr>
              <w:t>Alto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861A38" w14:textId="77777777" w:rsidR="00C34357" w:rsidRDefault="00000000">
            <w:r>
              <w:rPr>
                <w:color w:val="000000"/>
                <w:sz w:val="16"/>
                <w:szCs w:val="16"/>
              </w:rPr>
              <w:t>Plataforma central del proyecto. Se extiende desde 4 módulos operativos a 7 microservicios completos. Nuevos templates CLI para todos los productos (FTTH + SSAA A-E, BX, DX). Migración a Kubernetes. PostgreSQL 15+ HA con 25 tablas nuevas. . Portal Web extendido.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5A8B068" w14:textId="77777777" w:rsidR="00C34357" w:rsidRDefault="00000000">
            <w:r>
              <w:rPr>
                <w:color w:val="000000"/>
                <w:sz w:val="17"/>
                <w:szCs w:val="17"/>
              </w:rPr>
              <w:t>MOS-iT</w:t>
            </w:r>
          </w:p>
        </w:tc>
      </w:tr>
      <w:tr w:rsidR="00C34357" w14:paraId="7B63DCAE"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A3DD273" w14:textId="77777777" w:rsidR="00C34357" w:rsidRDefault="00000000">
            <w:r>
              <w:rPr>
                <w:b/>
                <w:bCs/>
                <w:color w:val="000000"/>
                <w:sz w:val="18"/>
                <w:szCs w:val="18"/>
              </w:rPr>
              <w:t>ServiceNow SOM</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BF5520" w14:textId="77777777" w:rsidR="00C34357" w:rsidRDefault="00000000">
            <w:r>
              <w:rPr>
                <w:color w:val="000000"/>
                <w:sz w:val="18"/>
                <w:szCs w:val="18"/>
              </w:rPr>
              <w:t>Orquestación OSS</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31942C" w14:textId="77777777" w:rsidR="00C34357" w:rsidRDefault="00000000">
            <w:pPr>
              <w:jc w:val="center"/>
            </w:pPr>
            <w:r>
              <w:rPr>
                <w:b/>
                <w:bCs/>
                <w:color w:val="C62828"/>
                <w:sz w:val="18"/>
                <w:szCs w:val="18"/>
              </w:rPr>
              <w:t>Alto</w:t>
            </w:r>
          </w:p>
        </w:tc>
        <w:tc>
          <w:tcPr>
            <w:tcW w:w="48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40E5D63" w14:textId="77777777" w:rsidR="00C34357" w:rsidRDefault="00000000">
            <w:r>
              <w:rPr>
                <w:color w:val="000000"/>
                <w:sz w:val="16"/>
                <w:szCs w:val="16"/>
              </w:rPr>
              <w:t>13 flujos FlowDesigner deben ser modificados para redirigir operaciones de red hacia Komands a través de Axway (en lugar de BluePlanet). Implementación de Feature Flags en cada flujo. Recepción de callbacks asíncronos con UUID. Actualización de CMDB como fuente autoritativa.</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6216D1D" w14:textId="77777777" w:rsidR="00C34357" w:rsidRDefault="00000000">
            <w:r>
              <w:rPr>
                <w:color w:val="000000"/>
                <w:sz w:val="17"/>
                <w:szCs w:val="17"/>
              </w:rPr>
              <w:t>ON·NET + MOS-iT</w:t>
            </w:r>
          </w:p>
        </w:tc>
      </w:tr>
      <w:tr w:rsidR="00C34357" w:rsidRPr="00CB3C92" w14:paraId="21491DC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115F5D3" w14:textId="77777777" w:rsidR="00C34357" w:rsidRDefault="00000000">
            <w:r>
              <w:rPr>
                <w:b/>
                <w:bCs/>
                <w:color w:val="000000"/>
                <w:sz w:val="18"/>
                <w:szCs w:val="18"/>
              </w:rPr>
              <w:t>Axway APIM</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28467D0" w14:textId="77777777" w:rsidR="00C34357" w:rsidRDefault="00000000">
            <w:r>
              <w:rPr>
                <w:color w:val="000000"/>
                <w:sz w:val="18"/>
                <w:szCs w:val="18"/>
              </w:rPr>
              <w:t>Integración</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C8F46F8" w14:textId="77777777" w:rsidR="00C34357" w:rsidRDefault="00000000">
            <w:pPr>
              <w:jc w:val="center"/>
            </w:pPr>
            <w:r>
              <w:rPr>
                <w:b/>
                <w:bCs/>
                <w:color w:val="C62828"/>
                <w:sz w:val="18"/>
                <w:szCs w:val="18"/>
              </w:rPr>
              <w:t>Alto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A2589D" w14:textId="77777777" w:rsidR="00C34357" w:rsidRDefault="00000000">
            <w:r>
              <w:rPr>
                <w:color w:val="000000"/>
                <w:sz w:val="16"/>
                <w:szCs w:val="16"/>
              </w:rPr>
              <w:t>Plataforma nueva para el canal ServiceNow ↔ Komands. Publicación de 9+ APIs REST en formato OpenAPI 3.0. Configuración de OAuth 2.0/JWT, rate limiting, throttling. Configuración de enrutamiento de callbacks.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2E3236" w14:textId="77777777" w:rsidR="00C34357" w:rsidRPr="005D78BF" w:rsidRDefault="00000000">
            <w:pPr>
              <w:rPr>
                <w:lang w:val="en-US"/>
              </w:rPr>
            </w:pPr>
            <w:r>
              <w:rPr>
                <w:color w:val="000000"/>
                <w:sz w:val="17"/>
                <w:szCs w:val="17"/>
                <w:lang w:val="en-US"/>
              </w:rPr>
              <w:t>ON·NET (Axway ON·NET) + Proveedor Axway</w:t>
            </w:r>
          </w:p>
        </w:tc>
      </w:tr>
      <w:tr w:rsidR="00C34357" w14:paraId="39920B76"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D08452C" w14:textId="77777777" w:rsidR="00C34357" w:rsidRDefault="00000000">
            <w:r>
              <w:rPr>
                <w:b/>
                <w:bCs/>
                <w:color w:val="000000"/>
                <w:sz w:val="18"/>
                <w:szCs w:val="18"/>
              </w:rPr>
              <w:t>CMDB (ServiceNow)</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1524F5A" w14:textId="77777777" w:rsidR="00C34357" w:rsidRDefault="00000000">
            <w:r>
              <w:rPr>
                <w:color w:val="000000"/>
                <w:sz w:val="18"/>
                <w:szCs w:val="18"/>
              </w:rPr>
              <w:t>Inventario</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BAE32C" w14:textId="77777777" w:rsidR="00C34357" w:rsidRDefault="00000000">
            <w:pPr>
              <w:jc w:val="center"/>
            </w:pPr>
            <w:r>
              <w:rPr>
                <w:b/>
                <w:bCs/>
                <w:color w:val="E65100"/>
                <w:sz w:val="18"/>
                <w:szCs w:val="18"/>
              </w:rPr>
              <w:t>Medio</w:t>
            </w:r>
          </w:p>
        </w:tc>
        <w:tc>
          <w:tcPr>
            <w:tcW w:w="48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5A9E0A8" w14:textId="77777777" w:rsidR="00C34357" w:rsidRDefault="00000000">
            <w:r>
              <w:rPr>
                <w:color w:val="000000"/>
                <w:sz w:val="16"/>
                <w:szCs w:val="16"/>
              </w:rPr>
              <w:t>Se convierte en fuente autoritativa del inventario de OLTs (reemplaza BPI/Neo4j). Debe sincronizar datos hacia el Catálogo Técnico de Komands. Recibe actualizaciones de estado de servicios desde SOM después de cada callback.</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11C666D" w14:textId="77777777" w:rsidR="00C34357" w:rsidRDefault="00000000">
            <w:r>
              <w:rPr>
                <w:color w:val="000000"/>
                <w:sz w:val="17"/>
                <w:szCs w:val="17"/>
              </w:rPr>
              <w:t>ON·NET</w:t>
            </w:r>
          </w:p>
        </w:tc>
      </w:tr>
      <w:tr w:rsidR="00C34357" w14:paraId="0F462F9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2CE799F" w14:textId="77777777" w:rsidR="00C34357" w:rsidRDefault="00000000">
            <w:r>
              <w:rPr>
                <w:b/>
                <w:bCs/>
                <w:color w:val="000000"/>
                <w:sz w:val="18"/>
                <w:szCs w:val="18"/>
              </w:rPr>
              <w:t>Infraestructura IFX</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1CA034" w14:textId="77777777" w:rsidR="00C34357" w:rsidRDefault="00000000">
            <w:r>
              <w:rPr>
                <w:color w:val="000000"/>
                <w:sz w:val="18"/>
                <w:szCs w:val="18"/>
              </w:rPr>
              <w:t>Datacenter</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3AC3C2" w14:textId="77777777" w:rsidR="00C34357" w:rsidRDefault="00000000">
            <w:pPr>
              <w:jc w:val="center"/>
            </w:pPr>
            <w:r>
              <w:rPr>
                <w:b/>
                <w:bCs/>
                <w:color w:val="E65100"/>
                <w:sz w:val="18"/>
                <w:szCs w:val="18"/>
              </w:rPr>
              <w:t>Medio</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74AD4A" w14:textId="77777777" w:rsidR="00C34357" w:rsidRDefault="00000000">
            <w:r>
              <w:rPr>
                <w:color w:val="000000"/>
                <w:sz w:val="16"/>
                <w:szCs w:val="16"/>
              </w:rPr>
              <w:t>Provisión de 35 VMs en datacenter IFX: cluster Kubernetes (8 VMs), PostgreSQL HA (5 VMs), servicios auxiliares (5 VMs), Web Contingencia Cero (5 VMs), ambientes no productivos (12 VMs). VPN Site-to-Site. Firewall, SSL.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728B220" w14:textId="77777777" w:rsidR="00C34357" w:rsidRDefault="00000000">
            <w:r>
              <w:rPr>
                <w:color w:val="000000"/>
                <w:sz w:val="17"/>
                <w:szCs w:val="17"/>
              </w:rPr>
              <w:t>IFX + ON·NET</w:t>
            </w:r>
          </w:p>
        </w:tc>
      </w:tr>
      <w:tr w:rsidR="00C34357" w14:paraId="70B70DBA"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29D7761" w14:textId="77777777" w:rsidR="00C34357" w:rsidRDefault="00000000">
            <w:r>
              <w:rPr>
                <w:b/>
                <w:bCs/>
                <w:color w:val="000000"/>
                <w:sz w:val="18"/>
                <w:szCs w:val="18"/>
              </w:rPr>
              <w:t>Dynatrace APM</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DF98C00" w14:textId="77777777" w:rsidR="00C34357" w:rsidRDefault="00000000">
            <w:r>
              <w:rPr>
                <w:color w:val="000000"/>
                <w:sz w:val="18"/>
                <w:szCs w:val="18"/>
              </w:rPr>
              <w:t>Observabilidad</w:t>
            </w:r>
          </w:p>
        </w:tc>
        <w:tc>
          <w:tcPr>
            <w:tcW w:w="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97CBE24" w14:textId="77777777" w:rsidR="00C34357" w:rsidRDefault="00000000">
            <w:pPr>
              <w:jc w:val="center"/>
            </w:pPr>
            <w:r>
              <w:rPr>
                <w:b/>
                <w:bCs/>
                <w:color w:val="2E7D32"/>
                <w:sz w:val="18"/>
                <w:szCs w:val="18"/>
              </w:rPr>
              <w:t>Bajo</w:t>
            </w:r>
          </w:p>
        </w:tc>
        <w:tc>
          <w:tcPr>
            <w:tcW w:w="48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972479" w14:textId="77777777" w:rsidR="00C34357" w:rsidRDefault="00000000">
            <w:r>
              <w:rPr>
                <w:color w:val="000000"/>
                <w:sz w:val="16"/>
                <w:szCs w:val="16"/>
              </w:rPr>
              <w:t>Nuevo componente de observabilidad. Instalación de agentes en cada microservicio de Komands. Configuración de dashboards, alertas y métricas de negocio. Trazabilidad E2E con UUID.</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5F150B" w14:textId="77777777" w:rsidR="00C34357" w:rsidRDefault="00000000">
            <w:r>
              <w:rPr>
                <w:color w:val="000000"/>
                <w:sz w:val="17"/>
                <w:szCs w:val="17"/>
              </w:rPr>
              <w:t>ON·NET + MOS-iT</w:t>
            </w:r>
          </w:p>
        </w:tc>
      </w:tr>
    </w:tbl>
    <w:p w14:paraId="39968465" w14:textId="77777777" w:rsidR="00C34357" w:rsidRDefault="00000000">
      <w:pPr>
        <w:spacing w:after="160"/>
        <w:jc w:val="both"/>
      </w:pPr>
      <w:r>
        <w:t>Cada una de estas plataformas tiene actividades específicas planificadas en el cronograma del proyecto, con responsables asignados en la matriz RACI (sección 3.4) y dependencias documentadas (sección 8.8). Las pruebas de integración entre estas plataformas se ejecutan a partir del Sprint 6 en ambiente QA, y las pruebas de certificación por VNO a partir del Sprint 14.</w:t>
      </w:r>
    </w:p>
    <w:p w14:paraId="5E61D8DA" w14:textId="77777777" w:rsidR="00C34357" w:rsidRDefault="00000000">
      <w:pPr>
        <w:pStyle w:val="Ttulo2"/>
      </w:pPr>
      <w:bookmarkStart w:id="205" w:name="_Toc226041973"/>
      <w:r>
        <w:t>13.2 Plataformas con impacto a validar</w:t>
      </w:r>
      <w:bookmarkEnd w:id="205"/>
    </w:p>
    <w:p w14:paraId="6AC90BF1" w14:textId="77777777" w:rsidR="00C34357" w:rsidRDefault="00000000">
      <w:pPr>
        <w:spacing w:after="160"/>
        <w:jc w:val="both"/>
      </w:pPr>
      <w:r>
        <w:t>Las siguientes plataformas no requieren modificaciones directas como parte del proyecto, pero pueden verse afectadas de forma indirecta por la eliminación de BluePlanet. El impacto real debe ser analizado y confirmado durante el Sprint 0 del proyecto: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87"/>
        <w:gridCol w:w="1195"/>
        <w:gridCol w:w="1083"/>
        <w:gridCol w:w="4250"/>
        <w:gridCol w:w="1445"/>
      </w:tblGrid>
      <w:tr w:rsidR="00C34357" w14:paraId="3C7D241A"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DDC1A35" w14:textId="77777777" w:rsidR="00C34357" w:rsidRDefault="00000000">
            <w:pPr>
              <w:jc w:val="center"/>
            </w:pPr>
            <w:r>
              <w:rPr>
                <w:b/>
                <w:bCs/>
                <w:color w:val="FFFFFF"/>
                <w:sz w:val="20"/>
                <w:szCs w:val="20"/>
              </w:rPr>
              <w:t>Plataforma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FE62E42" w14:textId="77777777" w:rsidR="00C34357" w:rsidRDefault="00000000">
            <w:pPr>
              <w:jc w:val="center"/>
            </w:pPr>
            <w:r>
              <w:rPr>
                <w:b/>
                <w:bCs/>
                <w:color w:val="FFFFFF"/>
                <w:sz w:val="20"/>
                <w:szCs w:val="20"/>
              </w:rPr>
              <w:t>Dominio</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C896CFE" w14:textId="77777777" w:rsidR="00C34357" w:rsidRDefault="00000000">
            <w:pPr>
              <w:jc w:val="center"/>
            </w:pPr>
            <w:r>
              <w:rPr>
                <w:b/>
                <w:bCs/>
                <w:color w:val="FFFFFF"/>
                <w:sz w:val="20"/>
                <w:szCs w:val="20"/>
              </w:rPr>
              <w:t>Estado</w:t>
            </w:r>
          </w:p>
        </w:tc>
        <w:tc>
          <w:tcPr>
            <w:tcW w:w="4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F27565E" w14:textId="77777777" w:rsidR="00C34357" w:rsidRDefault="00000000">
            <w:pPr>
              <w:jc w:val="center"/>
            </w:pPr>
            <w:r>
              <w:rPr>
                <w:b/>
                <w:bCs/>
                <w:color w:val="FFFFFF"/>
                <w:sz w:val="20"/>
                <w:szCs w:val="20"/>
              </w:rPr>
              <w:t>Análisis preliminar y acción requerida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32924FF" w14:textId="77777777" w:rsidR="00C34357" w:rsidRDefault="00000000">
            <w:pPr>
              <w:jc w:val="center"/>
            </w:pPr>
            <w:r>
              <w:rPr>
                <w:b/>
                <w:bCs/>
                <w:color w:val="FFFFFF"/>
                <w:sz w:val="20"/>
                <w:szCs w:val="20"/>
              </w:rPr>
              <w:t>Responsable</w:t>
            </w:r>
          </w:p>
        </w:tc>
      </w:tr>
      <w:tr w:rsidR="00C34357" w14:paraId="05A90301"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DECEA4" w14:textId="77777777" w:rsidR="00C34357" w:rsidRDefault="00000000">
            <w:r>
              <w:rPr>
                <w:b/>
                <w:bCs/>
                <w:color w:val="000000"/>
                <w:sz w:val="18"/>
                <w:szCs w:val="18"/>
              </w:rPr>
              <w:t>BluePlanet UAA</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AA3136" w14:textId="77777777" w:rsidR="00C34357" w:rsidRDefault="00000000">
            <w:r>
              <w:rPr>
                <w:color w:val="000000"/>
                <w:sz w:val="18"/>
                <w:szCs w:val="18"/>
              </w:rPr>
              <w:t>Alarmas / Assurance</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12EB0F9" w14:textId="77777777" w:rsidR="00C34357" w:rsidRDefault="00000000">
            <w:pPr>
              <w:jc w:val="center"/>
            </w:pPr>
            <w:r>
              <w:rPr>
                <w:b/>
                <w:bCs/>
                <w:color w:val="E65100"/>
                <w:sz w:val="17"/>
                <w:szCs w:val="17"/>
              </w:rPr>
              <w:t>Por validar Sprint 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747F774" w14:textId="77777777" w:rsidR="00C34357" w:rsidRDefault="00000000">
            <w:r>
              <w:rPr>
                <w:color w:val="000000"/>
                <w:sz w:val="16"/>
                <w:szCs w:val="16"/>
              </w:rPr>
              <w:t>UAA se mantiene operativo en Kubernetes (ADR-004). Sin embargo, debe validarse si BPO alimentaba a UAA con datos de provisión. Si existe dependencia de datos BPO→UAA, se debe identificar una fuente alternativa (Komands callbacks o CMDB). El análisis preliminar indica que UAA opera de forma autónoma con datos obtenidos directamente de las OLTs.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EED036C" w14:textId="77777777" w:rsidR="00C34357" w:rsidRDefault="00000000">
            <w:r>
              <w:rPr>
                <w:color w:val="000000"/>
                <w:sz w:val="17"/>
                <w:szCs w:val="17"/>
              </w:rPr>
              <w:t>Arquitectura ON·NET</w:t>
            </w:r>
          </w:p>
        </w:tc>
      </w:tr>
      <w:tr w:rsidR="00C34357" w14:paraId="65D25E2B"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FE4FCC1" w14:textId="77777777" w:rsidR="00C34357" w:rsidRDefault="00000000">
            <w:r>
              <w:rPr>
                <w:b/>
                <w:bCs/>
                <w:color w:val="000000"/>
                <w:sz w:val="18"/>
                <w:szCs w:val="18"/>
              </w:rPr>
              <w:lastRenderedPageBreak/>
              <w:t>BIG DATA / Databricks</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EC14537" w14:textId="77777777" w:rsidR="00C34357" w:rsidRDefault="00000000">
            <w:r>
              <w:rPr>
                <w:color w:val="000000"/>
                <w:sz w:val="18"/>
                <w:szCs w:val="18"/>
              </w:rPr>
              <w:t>Analítica de datos</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89254C" w14:textId="77777777" w:rsidR="00C34357" w:rsidRDefault="00000000">
            <w:pPr>
              <w:jc w:val="center"/>
            </w:pPr>
            <w:r>
              <w:rPr>
                <w:b/>
                <w:bCs/>
                <w:color w:val="E65100"/>
                <w:sz w:val="17"/>
                <w:szCs w:val="17"/>
              </w:rPr>
              <w:t>Por validar Sprint 0</w:t>
            </w:r>
          </w:p>
        </w:tc>
        <w:tc>
          <w:tcPr>
            <w:tcW w:w="4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68B80B" w14:textId="77777777" w:rsidR="00C34357" w:rsidRDefault="00000000">
            <w:r>
              <w:rPr>
                <w:color w:val="000000"/>
                <w:sz w:val="16"/>
                <w:szCs w:val="16"/>
              </w:rPr>
              <w:t>La plataforma de BIG DATA/Databricks de ON·NET puede consumir datos de BluePlanet BPI/BPO para analítica de provisión (volúmenes de transacciones, tiempos de activación, tasas de falla). Si existe esta integración, debe redirigirse hacia: (a) los datos de transacciones de Komands en PostgreSQL, (b) las métricas de Dynatrace, o (c) los datos de CMDB.</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36932E6" w14:textId="77777777" w:rsidR="00C34357" w:rsidRDefault="00000000">
            <w:r>
              <w:rPr>
                <w:color w:val="000000"/>
                <w:sz w:val="17"/>
                <w:szCs w:val="17"/>
              </w:rPr>
              <w:t>ON·NET (Datos)</w:t>
            </w:r>
          </w:p>
        </w:tc>
      </w:tr>
      <w:tr w:rsidR="00C34357" w14:paraId="377F68D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27395CD" w14:textId="77777777" w:rsidR="00C34357" w:rsidRDefault="00000000">
            <w:r>
              <w:rPr>
                <w:b/>
                <w:bCs/>
                <w:color w:val="000000"/>
                <w:sz w:val="18"/>
                <w:szCs w:val="18"/>
              </w:rPr>
              <w:t>Bus de Eventos / Federación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46AED1" w14:textId="77777777" w:rsidR="00C34357" w:rsidRDefault="00000000">
            <w:r>
              <w:rPr>
                <w:color w:val="000000"/>
                <w:sz w:val="18"/>
                <w:szCs w:val="18"/>
              </w:rPr>
              <w:t>Integración OSP↔UAA</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AD5D7F" w14:textId="77777777" w:rsidR="00C34357" w:rsidRDefault="00000000">
            <w:pPr>
              <w:jc w:val="center"/>
            </w:pPr>
            <w:r>
              <w:rPr>
                <w:b/>
                <w:bCs/>
                <w:color w:val="E65100"/>
                <w:sz w:val="17"/>
                <w:szCs w:val="17"/>
              </w:rPr>
              <w:t>Por validar Sprint 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E8953E" w14:textId="77777777" w:rsidR="00C34357" w:rsidRDefault="00000000">
            <w:r>
              <w:rPr>
                <w:color w:val="000000"/>
                <w:sz w:val="16"/>
                <w:szCs w:val="16"/>
              </w:rPr>
              <w:t>El HLD v1 menciona un Bus de Eventos (Kafka/RabbitMQ) entre OSP y UAA para federación de datos (carga de PON lógicos en OSP). Este componente NO está confirmado como operativo. Si existe, debe validarse que no depende de datos de BluePlanet. Recomendación: Independientemente de su existencia, Komands no publica ni consume eventos del Bus de Eventos de ON·NET; la notificación de resultados se realiza exclusivamente mediante callback REST vía Axway. Si ON·NET decide en el futuro integrar Komands al Bus de Eventos, se evaluará como cambio de alcance post-garantía. Validar en Sprint 0 si el Bus existe y si depende de datos de BluePlanet.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BB26FFF" w14:textId="77777777" w:rsidR="00C34357" w:rsidRDefault="00000000">
            <w:r>
              <w:rPr>
                <w:color w:val="000000"/>
                <w:sz w:val="17"/>
                <w:szCs w:val="17"/>
              </w:rPr>
              <w:t>Arquitectura ON·NET</w:t>
            </w:r>
          </w:p>
        </w:tc>
      </w:tr>
      <w:tr w:rsidR="00C34357" w14:paraId="64B54430" w14:textId="77777777">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E707C2" w14:textId="77777777" w:rsidR="00C34357" w:rsidRDefault="00000000">
            <w:r>
              <w:rPr>
                <w:b/>
                <w:bCs/>
                <w:color w:val="000000"/>
                <w:sz w:val="18"/>
                <w:szCs w:val="18"/>
              </w:rPr>
              <w:t>MAM</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32161AA" w14:textId="77777777" w:rsidR="00C34357" w:rsidRDefault="00000000">
            <w:r>
              <w:rPr>
                <w:color w:val="000000"/>
                <w:sz w:val="18"/>
                <w:szCs w:val="18"/>
              </w:rPr>
              <w:t>Gestión de Accesos Masivos</w:t>
            </w:r>
          </w:p>
        </w:tc>
        <w:tc>
          <w:tcPr>
            <w:tcW w:w="1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2AC757A" w14:textId="77777777" w:rsidR="00C34357" w:rsidRDefault="00000000">
            <w:pPr>
              <w:jc w:val="center"/>
            </w:pPr>
            <w:r>
              <w:rPr>
                <w:b/>
                <w:bCs/>
                <w:color w:val="E65100"/>
                <w:sz w:val="17"/>
                <w:szCs w:val="17"/>
              </w:rPr>
              <w:t>Por validar Sprint 0</w:t>
            </w:r>
          </w:p>
        </w:tc>
        <w:tc>
          <w:tcPr>
            <w:tcW w:w="44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D237E12" w14:textId="77777777" w:rsidR="00C34357" w:rsidRDefault="00000000">
            <w:r>
              <w:rPr>
                <w:color w:val="000000"/>
                <w:sz w:val="16"/>
                <w:szCs w:val="16"/>
              </w:rPr>
              <w:t>MAM interactúa con el ecosistema a través de WSO2 APIM. Si MAM invoca flujos que pasan por BluePlanet (activaciones masivas, modificaciones en lote), esos flujos deben ser redirigidos a Komands. Si MAM solo invoca APIs de ServiceNow que no tocan BluePlanet, no requiere cambios.</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5A84D96" w14:textId="77777777" w:rsidR="00C34357" w:rsidRDefault="00000000">
            <w:r>
              <w:rPr>
                <w:color w:val="000000"/>
                <w:sz w:val="17"/>
                <w:szCs w:val="17"/>
              </w:rPr>
              <w:t>ON·NET</w:t>
            </w:r>
          </w:p>
        </w:tc>
      </w:tr>
      <w:tr w:rsidR="00C34357" w14:paraId="11A212B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905D755" w14:textId="77777777" w:rsidR="00C34357" w:rsidRDefault="00000000">
            <w:r>
              <w:rPr>
                <w:b/>
                <w:bCs/>
                <w:color w:val="000000"/>
                <w:sz w:val="18"/>
                <w:szCs w:val="18"/>
              </w:rPr>
              <w:t>BD Red ON·NET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228EF4" w14:textId="77777777" w:rsidR="00C34357" w:rsidRDefault="00000000">
            <w:r>
              <w:rPr>
                <w:color w:val="000000"/>
                <w:sz w:val="18"/>
                <w:szCs w:val="18"/>
              </w:rPr>
              <w:t>Base de datos de red</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8D2ED87" w14:textId="77777777" w:rsidR="00C34357" w:rsidRDefault="00000000">
            <w:pPr>
              <w:jc w:val="center"/>
            </w:pPr>
            <w:r>
              <w:rPr>
                <w:b/>
                <w:bCs/>
                <w:color w:val="E65100"/>
                <w:sz w:val="17"/>
                <w:szCs w:val="17"/>
              </w:rPr>
              <w:t>Por validar Sprint 0</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EEF0113" w14:textId="77777777" w:rsidR="00C34357" w:rsidRDefault="00000000">
            <w:r>
              <w:rPr>
                <w:color w:val="000000"/>
                <w:sz w:val="16"/>
                <w:szCs w:val="16"/>
              </w:rPr>
              <w:t>Base de datos interna de ON·NET utilizada por Ingeniería de Redes. Si consume datos de inventario desde BluePlanet BPI, la fuente debe redirigirse a CMDB o a Komands. Si opera de forma independiente, no requiere cambios.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09161C" w14:textId="77777777" w:rsidR="00C34357" w:rsidRDefault="00000000">
            <w:r>
              <w:rPr>
                <w:color w:val="000000"/>
                <w:sz w:val="17"/>
                <w:szCs w:val="17"/>
              </w:rPr>
              <w:t>Ing. Redes ON·NET</w:t>
            </w:r>
          </w:p>
        </w:tc>
      </w:tr>
    </w:tbl>
    <w:p w14:paraId="11B457C3" w14:textId="77777777" w:rsidR="00C34357" w:rsidRDefault="00000000">
      <w:pPr>
        <w:pBdr>
          <w:left w:val="single" w:sz="12" w:space="8" w:color="4472C4"/>
        </w:pBdr>
        <w:spacing w:before="100" w:after="160"/>
        <w:ind w:left="360" w:right="360"/>
      </w:pPr>
      <w:r>
        <w:rPr>
          <w:i/>
          <w:iCs/>
          <w:color w:val="444444"/>
          <w:sz w:val="20"/>
          <w:szCs w:val="20"/>
        </w:rPr>
        <w:t>Nota: Las validaciones de impacto del Sprint 0 son de tipo confirmación (no de desarrollo): reuniones de 1-2 horas con los responsables de cada sistema para verificar que NO interactúan con BluePlanet directamente. No requieren implementación ni cambios de código. El resultado de cada validación debe documentarse como adenda al presente HLD.</w:t>
      </w:r>
    </w:p>
    <w:p w14:paraId="4E979B8C" w14:textId="77777777" w:rsidR="00C34357" w:rsidRDefault="00000000">
      <w:pPr>
        <w:pBdr>
          <w:left w:val="single" w:sz="12" w:space="8" w:color="4472C4"/>
        </w:pBdr>
        <w:spacing w:before="100" w:after="160"/>
        <w:ind w:left="360" w:right="360"/>
      </w:pPr>
      <w:r>
        <w:rPr>
          <w:i/>
          <w:iCs/>
          <w:color w:val="444444"/>
          <w:sz w:val="20"/>
          <w:szCs w:val="20"/>
        </w:rPr>
        <w:t>Plan de contingencia Sprint 0: Si las validaciones revelan impactos no previstos en sistemas clasificados como ‘Sin impacto’ o ‘Impacto indirecto’, se activa el siguiente proceso: (1) el equipo documenta el impacto descubierto con detalle técnico, (2) evalúa el esfuerzo adicional requerido y su impacto en el cronograma, (3) presenta el análisis al Comité de Dirección para decisión: absorber en el cronograma actual (si el esfuerzo es menor), extender el plazo del proyecto, o excluir del alcance con documentación formal de la exclusión.</w:t>
      </w:r>
    </w:p>
    <w:p w14:paraId="29371D2E" w14:textId="77777777" w:rsidR="00C34357" w:rsidRDefault="00000000">
      <w:r>
        <w:br w:type="page"/>
      </w:r>
    </w:p>
    <w:p w14:paraId="426746F3" w14:textId="77777777" w:rsidR="00C34357" w:rsidRDefault="00000000">
      <w:pPr>
        <w:pStyle w:val="Ttulo2"/>
      </w:pPr>
      <w:bookmarkStart w:id="206" w:name="_Toc226041974"/>
      <w:r>
        <w:lastRenderedPageBreak/>
        <w:t>13.3 Plataformas no afectadas</w:t>
      </w:r>
      <w:bookmarkEnd w:id="206"/>
    </w:p>
    <w:p w14:paraId="0F19BEEF" w14:textId="77777777" w:rsidR="00C34357" w:rsidRDefault="00000000">
      <w:pPr>
        <w:spacing w:after="160"/>
        <w:jc w:val="both"/>
      </w:pPr>
      <w:r>
        <w:t>Las siguientes plataformas del ecosistema ON·NET no interactúan directa ni indirectamente con BluePlanet y por lo tanto no se ven afectadas por el proyecto Sunset BluePlanet. No requieren modificaciones ni configuraciones, pero sí requieren validación de no regresión para confirmar que continúan operando correctamente después del Go-Live:</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234"/>
        <w:gridCol w:w="1398"/>
        <w:gridCol w:w="900"/>
        <w:gridCol w:w="3638"/>
        <w:gridCol w:w="2190"/>
      </w:tblGrid>
      <w:tr w:rsidR="00C34357" w14:paraId="2E802797"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9BE8474" w14:textId="77777777" w:rsidR="00C34357" w:rsidRDefault="00000000">
            <w:pPr>
              <w:jc w:val="center"/>
            </w:pPr>
            <w:r>
              <w:rPr>
                <w:b/>
                <w:bCs/>
                <w:color w:val="FFFFFF"/>
                <w:sz w:val="20"/>
                <w:szCs w:val="20"/>
              </w:rPr>
              <w:t>Plataforma</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CEC47BB" w14:textId="77777777" w:rsidR="00C34357" w:rsidRDefault="00000000">
            <w:pPr>
              <w:jc w:val="center"/>
            </w:pPr>
            <w:r>
              <w:rPr>
                <w:b/>
                <w:bCs/>
                <w:color w:val="FFFFFF"/>
                <w:sz w:val="20"/>
                <w:szCs w:val="20"/>
              </w:rPr>
              <w:t>Dominio</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F88B8DD" w14:textId="77777777" w:rsidR="00C34357" w:rsidRDefault="00000000">
            <w:pPr>
              <w:jc w:val="center"/>
            </w:pPr>
            <w:r>
              <w:rPr>
                <w:b/>
                <w:bCs/>
                <w:color w:val="FFFFFF"/>
                <w:sz w:val="20"/>
                <w:szCs w:val="20"/>
              </w:rPr>
              <w:t>Estado</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B28A749" w14:textId="77777777" w:rsidR="00C34357" w:rsidRDefault="00000000">
            <w:pPr>
              <w:jc w:val="center"/>
            </w:pPr>
            <w:r>
              <w:rPr>
                <w:b/>
                <w:bCs/>
                <w:color w:val="FFFFFF"/>
                <w:sz w:val="20"/>
                <w:szCs w:val="20"/>
              </w:rPr>
              <w:t>Justificación</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A693C8" w14:textId="77777777" w:rsidR="00C34357" w:rsidRDefault="00000000">
            <w:pPr>
              <w:jc w:val="center"/>
            </w:pPr>
            <w:r>
              <w:rPr>
                <w:b/>
                <w:bCs/>
                <w:color w:val="FFFFFF"/>
                <w:sz w:val="20"/>
                <w:szCs w:val="20"/>
              </w:rPr>
              <w:t>Validación de no regresión</w:t>
            </w:r>
          </w:p>
        </w:tc>
      </w:tr>
      <w:tr w:rsidR="00C34357" w14:paraId="7DF1DA9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57B8DB9" w14:textId="77777777" w:rsidR="00C34357" w:rsidRDefault="00000000">
            <w:r>
              <w:rPr>
                <w:b/>
                <w:bCs/>
                <w:color w:val="000000"/>
                <w:sz w:val="18"/>
                <w:szCs w:val="18"/>
              </w:rPr>
              <w:t>OSP (CPQD)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FF898B8" w14:textId="77777777" w:rsidR="00C34357" w:rsidRDefault="00000000">
            <w:r>
              <w:rPr>
                <w:color w:val="000000"/>
                <w:sz w:val="17"/>
                <w:szCs w:val="17"/>
              </w:rPr>
              <w:t>GIS + Inventario Planta Externa</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F07B29F" w14:textId="77777777" w:rsidR="00C34357" w:rsidRDefault="00000000">
            <w:pPr>
              <w:jc w:val="center"/>
            </w:pPr>
            <w:r>
              <w:rPr>
                <w:b/>
                <w:bCs/>
                <w:color w:val="2E7D32"/>
                <w:sz w:val="17"/>
                <w:szCs w:val="17"/>
              </w:rPr>
              <w:t>No afectada</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55C4744" w14:textId="77777777" w:rsidR="00C34357" w:rsidRDefault="00000000">
            <w:r>
              <w:rPr>
                <w:color w:val="000000"/>
                <w:sz w:val="16"/>
                <w:szCs w:val="16"/>
              </w:rPr>
              <w:t>OSP es consultado directamente por ServiceNow SOM vía SOAP/XML para factibilidad y asignación. Komands no interactúa con OSP. El flujo SN→WSO2→OSP se mantiene sin cambios. Solo se valida que las operaciones de factibilidad y asignación siguen funcionando correctamente con los flujos SN modificados.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026DCCF" w14:textId="77777777" w:rsidR="00C34357" w:rsidRDefault="00000000">
            <w:r>
              <w:rPr>
                <w:color w:val="000000"/>
                <w:sz w:val="16"/>
                <w:szCs w:val="16"/>
              </w:rPr>
              <w:t>Validar que asignación retorna datos correctos cuando el flujo SN invoca Komands.</w:t>
            </w:r>
          </w:p>
        </w:tc>
      </w:tr>
      <w:tr w:rsidR="00C34357" w14:paraId="732A4362"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5CF568" w14:textId="77777777" w:rsidR="00C34357" w:rsidRDefault="00000000">
            <w:r>
              <w:rPr>
                <w:b/>
                <w:bCs/>
                <w:color w:val="000000"/>
                <w:sz w:val="18"/>
                <w:szCs w:val="18"/>
              </w:rPr>
              <w:t>ServiceNow ITSM</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33F6323" w14:textId="77777777" w:rsidR="00C34357" w:rsidRDefault="00000000">
            <w:r>
              <w:rPr>
                <w:color w:val="000000"/>
                <w:sz w:val="17"/>
                <w:szCs w:val="17"/>
              </w:rPr>
              <w:t>Gestión de Incidentes</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CAECB7" w14:textId="77777777" w:rsidR="00C34357" w:rsidRDefault="00000000">
            <w:pPr>
              <w:jc w:val="center"/>
            </w:pPr>
            <w:r>
              <w:rPr>
                <w:b/>
                <w:bCs/>
                <w:color w:val="2E7D32"/>
                <w:sz w:val="17"/>
                <w:szCs w:val="17"/>
              </w:rPr>
              <w:t>No afectada</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0E7E865" w14:textId="77777777" w:rsidR="00C34357" w:rsidRDefault="00000000">
            <w:r>
              <w:rPr>
                <w:color w:val="000000"/>
                <w:sz w:val="16"/>
                <w:szCs w:val="16"/>
              </w:rPr>
              <w:t>El módulo ITSM de ServiceNow gestiona incidentes, problemas y cambios. No interactúa con BluePlanet. UAA notifica fallas masivas a ITSM, pero este flujo no se modifica. Las operaciones de provisión no pasan por ITSM.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CB5935" w14:textId="77777777" w:rsidR="00C34357" w:rsidRDefault="00000000">
            <w:r>
              <w:rPr>
                <w:color w:val="000000"/>
                <w:sz w:val="16"/>
                <w:szCs w:val="16"/>
              </w:rPr>
              <w:t>Validar que la creación de incidentes por UAA sigue funcionando.</w:t>
            </w:r>
          </w:p>
        </w:tc>
      </w:tr>
      <w:tr w:rsidR="00C34357" w14:paraId="7C169C05"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767EDA1" w14:textId="77777777" w:rsidR="00C34357" w:rsidRDefault="00000000">
            <w:r>
              <w:rPr>
                <w:b/>
                <w:bCs/>
                <w:color w:val="000000"/>
                <w:sz w:val="18"/>
                <w:szCs w:val="18"/>
              </w:rPr>
              <w:t>WFM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9140A0A" w14:textId="77777777" w:rsidR="00C34357" w:rsidRDefault="00000000">
            <w:r>
              <w:rPr>
                <w:color w:val="000000"/>
                <w:sz w:val="17"/>
                <w:szCs w:val="17"/>
              </w:rPr>
              <w:t>Workforce Management</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D1DF3A" w14:textId="77777777" w:rsidR="00C34357" w:rsidRDefault="00000000">
            <w:pPr>
              <w:jc w:val="center"/>
            </w:pPr>
            <w:r>
              <w:rPr>
                <w:b/>
                <w:bCs/>
                <w:color w:val="2E7D32"/>
                <w:sz w:val="17"/>
                <w:szCs w:val="17"/>
              </w:rPr>
              <w:t>No afectada</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E6D7363" w14:textId="77777777" w:rsidR="00C34357" w:rsidRDefault="00000000">
            <w:r>
              <w:rPr>
                <w:color w:val="000000"/>
                <w:sz w:val="16"/>
                <w:szCs w:val="16"/>
              </w:rPr>
              <w:t>WFM gestiona la asignación de técnicos de campo para instalaciones. Recibe la orden de trabajo desde ServiceNow SOM, pero no interactúa con el flujo de provisión de red. La orden de trabajo se genera antes de la activación en la OLT.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7F0631A" w14:textId="77777777" w:rsidR="00C34357" w:rsidRDefault="00000000">
            <w:r>
              <w:rPr>
                <w:color w:val="000000"/>
                <w:sz w:val="16"/>
                <w:szCs w:val="16"/>
              </w:rPr>
              <w:t>Validar que la generación de órdenes de trabajo desde SN no se ve afectada.</w:t>
            </w:r>
          </w:p>
        </w:tc>
      </w:tr>
      <w:tr w:rsidR="00C34357" w14:paraId="7A074EDA"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A6C5D86" w14:textId="77777777" w:rsidR="00C34357" w:rsidRDefault="00000000">
            <w:r>
              <w:rPr>
                <w:b/>
                <w:bCs/>
                <w:color w:val="000000"/>
                <w:sz w:val="18"/>
                <w:szCs w:val="18"/>
              </w:rPr>
              <w:t>ONFIDE</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A4C968C" w14:textId="77777777" w:rsidR="00C34357" w:rsidRDefault="00000000">
            <w:r>
              <w:rPr>
                <w:color w:val="000000"/>
                <w:sz w:val="17"/>
                <w:szCs w:val="17"/>
              </w:rPr>
              <w:t>Portal de Fibra</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73873E4" w14:textId="77777777" w:rsidR="00C34357" w:rsidRDefault="00000000">
            <w:pPr>
              <w:jc w:val="center"/>
            </w:pPr>
            <w:r>
              <w:rPr>
                <w:b/>
                <w:bCs/>
                <w:color w:val="2E7D32"/>
                <w:sz w:val="17"/>
                <w:szCs w:val="17"/>
              </w:rPr>
              <w:t>No afectada</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BC2D58E" w14:textId="77777777" w:rsidR="00C34357" w:rsidRDefault="00000000">
            <w:r>
              <w:rPr>
                <w:color w:val="000000"/>
                <w:sz w:val="16"/>
                <w:szCs w:val="16"/>
              </w:rPr>
              <w:t>ONFIDE es el portal de interacción con clientes finales. Opera sobre ServiceNow pero no interactúa con el flujo de provisión de red ni con BluePlanet.</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C879FB8" w14:textId="77777777" w:rsidR="00C34357" w:rsidRDefault="00000000">
            <w:r>
              <w:rPr>
                <w:color w:val="000000"/>
                <w:sz w:val="16"/>
                <w:szCs w:val="16"/>
              </w:rPr>
              <w:t>Validar que las consultas de estado de servicio desde ONFIDE siguen funcionando.</w:t>
            </w:r>
          </w:p>
        </w:tc>
      </w:tr>
      <w:tr w:rsidR="00C34357" w14:paraId="77EF3ADD"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568E886" w14:textId="77777777" w:rsidR="00C34357" w:rsidRDefault="00000000">
            <w:r>
              <w:rPr>
                <w:b/>
                <w:bCs/>
                <w:color w:val="000000"/>
                <w:sz w:val="18"/>
                <w:szCs w:val="18"/>
              </w:rPr>
              <w:t>SAP</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4AD22BD" w14:textId="77777777" w:rsidR="00C34357" w:rsidRDefault="00000000">
            <w:r>
              <w:rPr>
                <w:color w:val="000000"/>
                <w:sz w:val="17"/>
                <w:szCs w:val="17"/>
              </w:rPr>
              <w:t>ERP / Facturación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11A8022" w14:textId="77777777" w:rsidR="00C34357" w:rsidRDefault="00000000">
            <w:pPr>
              <w:jc w:val="center"/>
            </w:pPr>
            <w:r>
              <w:rPr>
                <w:b/>
                <w:bCs/>
                <w:color w:val="2E7D32"/>
                <w:sz w:val="17"/>
                <w:szCs w:val="17"/>
              </w:rPr>
              <w:t>No afectada</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B2592B" w14:textId="77777777" w:rsidR="00C34357" w:rsidRDefault="00000000">
            <w:r>
              <w:rPr>
                <w:color w:val="000000"/>
                <w:sz w:val="16"/>
                <w:szCs w:val="16"/>
              </w:rPr>
              <w:t>SAP gestiona la facturación y contabilidad de ON·NET. Recibe información de servicios activos desde ServiceNow, pero no interactúa con el flujo de provisión de red ni con BluePlanet.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5137EAB" w14:textId="77777777" w:rsidR="00C34357" w:rsidRDefault="00000000">
            <w:r>
              <w:rPr>
                <w:color w:val="000000"/>
                <w:sz w:val="16"/>
                <w:szCs w:val="16"/>
              </w:rPr>
              <w:t>Validar que la sincronización SN→SAP de servicios activos no se ve afectada.</w:t>
            </w:r>
          </w:p>
        </w:tc>
      </w:tr>
      <w:tr w:rsidR="00C34357" w14:paraId="64B7AB73"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FB21AD6" w14:textId="77777777" w:rsidR="00C34357" w:rsidRDefault="00000000">
            <w:r>
              <w:rPr>
                <w:b/>
                <w:bCs/>
                <w:color w:val="000000"/>
                <w:sz w:val="18"/>
                <w:szCs w:val="18"/>
              </w:rPr>
              <w:t>Monitoreo RED / SNMP</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EBC429B" w14:textId="77777777" w:rsidR="00C34357" w:rsidRDefault="00000000">
            <w:r>
              <w:rPr>
                <w:color w:val="000000"/>
                <w:sz w:val="17"/>
                <w:szCs w:val="17"/>
              </w:rPr>
              <w:t>Monitoreo infraestructura</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7541D5B" w14:textId="77777777" w:rsidR="00C34357" w:rsidRDefault="00000000">
            <w:pPr>
              <w:jc w:val="center"/>
            </w:pPr>
            <w:r>
              <w:rPr>
                <w:b/>
                <w:bCs/>
                <w:color w:val="2E7D32"/>
                <w:sz w:val="17"/>
                <w:szCs w:val="17"/>
              </w:rPr>
              <w:t>No afectada</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F71F39" w14:textId="77777777" w:rsidR="00C34357" w:rsidRDefault="00000000">
            <w:r>
              <w:rPr>
                <w:color w:val="000000"/>
                <w:sz w:val="16"/>
                <w:szCs w:val="16"/>
              </w:rPr>
              <w:t>Las herramientas de monitoreo de red (SNMP, Zabbix, Nagios o similar) monitorean las OLTs directamente sin pasar por BluePlanet. El proyecto no modifica la red física ni los protocolos de monitoreo.</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375AE97" w14:textId="77777777" w:rsidR="00C34357" w:rsidRDefault="00000000">
            <w:r>
              <w:rPr>
                <w:color w:val="000000"/>
                <w:sz w:val="16"/>
                <w:szCs w:val="16"/>
              </w:rPr>
              <w:t>Validar que el monitoreo de las OLTs no se ve impactado por el tráfico SSH de Komands.</w:t>
            </w:r>
          </w:p>
        </w:tc>
      </w:tr>
    </w:tbl>
    <w:p w14:paraId="75393763" w14:textId="77777777" w:rsidR="00C34357" w:rsidRDefault="00000000">
      <w:pPr>
        <w:pStyle w:val="Ttulo2"/>
      </w:pPr>
      <w:bookmarkStart w:id="207" w:name="_Toc226041975"/>
      <w:r>
        <w:t>13.4 Estrategia de pruebas de no regresión</w:t>
      </w:r>
      <w:bookmarkEnd w:id="207"/>
    </w:p>
    <w:p w14:paraId="2F0EBE49" w14:textId="77777777" w:rsidR="00C34357" w:rsidRDefault="00000000">
      <w:pPr>
        <w:spacing w:after="160"/>
        <w:jc w:val="both"/>
      </w:pPr>
      <w:r>
        <w:t>Las pruebas de no regresión son fundamentales para garantizar que las plataformas no afectadas directamente por el proyecto continúan operando correctamente después de la activación de Komands en producción. La estrategia se organiza en tres niveles:</w:t>
      </w:r>
    </w:p>
    <w:p w14:paraId="63A6D0F5" w14:textId="77777777" w:rsidR="00C34357" w:rsidRDefault="00000000">
      <w:pPr>
        <w:pStyle w:val="Ttulo3"/>
      </w:pPr>
      <w:bookmarkStart w:id="208" w:name="_Toc226041976"/>
      <w:r>
        <w:t>13.4.1 Nivel 1 — Pruebas de integración E2E</w:t>
      </w:r>
      <w:bookmarkEnd w:id="208"/>
    </w:p>
    <w:p w14:paraId="11AB2A10" w14:textId="77777777" w:rsidR="00C34357" w:rsidRDefault="00000000">
      <w:pPr>
        <w:spacing w:after="160"/>
        <w:jc w:val="both"/>
      </w:pPr>
      <w:r>
        <w:t>Estas pruebas verifican que el flujo completo de provisión funciona correctamente desde la VNO hasta la OLT, pasando por todos los sistemas intermedios. Se ejecutan en ambiente QA con OLTs de laboratorio y cubren las 10 operaciones principales (activación, baja, modificación, cambio velocidad, DeviceModification, Cancel Order, consulta de acceso, reset, ocupación PON, preactivación) para cada combinación de VNO × producto × vendor × tecnología.</w:t>
      </w:r>
    </w:p>
    <w:p w14:paraId="6E79603B" w14:textId="77777777" w:rsidR="00C34357" w:rsidRDefault="00000000">
      <w:pPr>
        <w:spacing w:after="160"/>
        <w:jc w:val="both"/>
      </w:pPr>
      <w:r>
        <w:rPr>
          <w:b/>
          <w:bCs/>
        </w:rPr>
        <w:lastRenderedPageBreak/>
        <w:t xml:space="preserve">Cobertura: </w:t>
      </w:r>
      <w:r>
        <w:t>4 VNOs × 2 productos (FTTH, SSAA) × 2 vendors (Nokia, Huawei) × 2 tecnologías (GPON, XGSPON) × 10 operaciones = hasta 320 combinaciones. Se priorizan las combinaciones de mayor volumen operacional.</w:t>
      </w:r>
    </w:p>
    <w:p w14:paraId="416DAF05" w14:textId="77777777" w:rsidR="00C34357" w:rsidRDefault="00000000">
      <w:pPr>
        <w:pStyle w:val="Ttulo3"/>
      </w:pPr>
      <w:bookmarkStart w:id="209" w:name="_Toc226041977"/>
      <w:r>
        <w:t>13.4.2 Nivel 2 — Pruebas de paridad funcional (TDD)</w:t>
      </w:r>
      <w:bookmarkEnd w:id="209"/>
    </w:p>
    <w:p w14:paraId="27E028C3" w14:textId="77777777" w:rsidR="00C34357" w:rsidRDefault="00000000">
      <w:pPr>
        <w:spacing w:after="160"/>
        <w:jc w:val="both"/>
      </w:pPr>
      <w:r>
        <w:t>Estas pruebas comparan los resultados de Komands con los resultados históricos de BluePlanet para las mismas operaciones, validando que los comandos CLI generados, las respuestas esperadas de las OLTs, y los códigos de error retornados son funcionalmente equivalentes. La estrategia TDD (Testing-Driven Deployment) es una directriz del Director de Tecnología de ON·NET y se detalla en la sección 19.</w:t>
      </w:r>
    </w:p>
    <w:p w14:paraId="5D88816D" w14:textId="77777777" w:rsidR="00C34357" w:rsidRDefault="00000000">
      <w:pPr>
        <w:pStyle w:val="Ttulo3"/>
      </w:pPr>
      <w:bookmarkStart w:id="210" w:name="_Toc226041978"/>
      <w:r>
        <w:t>13.4.3 Nivel 3 — Pruebas de no regresión de plataformas</w:t>
      </w:r>
      <w:bookmarkEnd w:id="210"/>
    </w:p>
    <w:p w14:paraId="58DA2277" w14:textId="77777777" w:rsidR="00C34357" w:rsidRDefault="00000000">
      <w:pPr>
        <w:spacing w:after="160"/>
        <w:jc w:val="both"/>
      </w:pPr>
      <w:r>
        <w:t>Para cada plataforma clasificada como “no afectada” (sección 13.3), se ejecuta un conjunto mínimo de pruebas funcionales que validan las operaciones críticas de esa plataforma: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234"/>
        <w:gridCol w:w="1796"/>
        <w:gridCol w:w="4536"/>
        <w:gridCol w:w="1794"/>
      </w:tblGrid>
      <w:tr w:rsidR="00C34357" w14:paraId="49EC8F2F"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3691056" w14:textId="77777777" w:rsidR="00C34357" w:rsidRDefault="00000000">
            <w:pPr>
              <w:jc w:val="center"/>
            </w:pPr>
            <w:r>
              <w:rPr>
                <w:b/>
                <w:bCs/>
                <w:color w:val="FFFFFF"/>
                <w:sz w:val="20"/>
                <w:szCs w:val="20"/>
              </w:rPr>
              <w:t>Plataforma</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0A49CAB" w14:textId="77777777" w:rsidR="00C34357" w:rsidRDefault="00000000">
            <w:pPr>
              <w:jc w:val="center"/>
            </w:pPr>
            <w:r>
              <w:rPr>
                <w:b/>
                <w:bCs/>
                <w:color w:val="FFFFFF"/>
                <w:sz w:val="20"/>
                <w:szCs w:val="20"/>
              </w:rPr>
              <w:t>Prueba</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61B1567" w14:textId="77777777" w:rsidR="00C34357" w:rsidRDefault="00000000">
            <w:pPr>
              <w:jc w:val="center"/>
            </w:pPr>
            <w:r>
              <w:rPr>
                <w:b/>
                <w:bCs/>
                <w:color w:val="FFFFFF"/>
                <w:sz w:val="20"/>
                <w:szCs w:val="20"/>
              </w:rPr>
              <w:t>Descripción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810DC9F" w14:textId="77777777" w:rsidR="00C34357" w:rsidRDefault="00000000">
            <w:pPr>
              <w:jc w:val="center"/>
            </w:pPr>
            <w:r>
              <w:rPr>
                <w:b/>
                <w:bCs/>
                <w:color w:val="FFFFFF"/>
                <w:sz w:val="20"/>
                <w:szCs w:val="20"/>
              </w:rPr>
              <w:t>Ventana</w:t>
            </w:r>
          </w:p>
        </w:tc>
      </w:tr>
      <w:tr w:rsidR="00C34357" w14:paraId="3F58EC94"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33DEC99" w14:textId="77777777" w:rsidR="00C34357" w:rsidRDefault="00000000">
            <w:r>
              <w:rPr>
                <w:b/>
                <w:bCs/>
                <w:color w:val="000000"/>
                <w:sz w:val="18"/>
                <w:szCs w:val="18"/>
              </w:rPr>
              <w:t>OSP</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9AA59FC" w14:textId="77777777" w:rsidR="00C34357" w:rsidRDefault="00000000">
            <w:r>
              <w:rPr>
                <w:color w:val="000000"/>
                <w:sz w:val="18"/>
                <w:szCs w:val="18"/>
              </w:rPr>
              <w:t>Factibilidad + Asignación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74AFF6D" w14:textId="77777777" w:rsidR="00C34357" w:rsidRDefault="00000000">
            <w:r>
              <w:rPr>
                <w:color w:val="000000"/>
                <w:sz w:val="17"/>
                <w:szCs w:val="17"/>
              </w:rPr>
              <w:t>Ejecutar factibilidad FTTH + SSAA. Verificar que OSP retorna recursos. Ejecutar asignación y verificar consistencia.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335BB23" w14:textId="77777777" w:rsidR="00C34357" w:rsidRDefault="00000000">
            <w:pPr>
              <w:jc w:val="center"/>
            </w:pPr>
            <w:r>
              <w:rPr>
                <w:color w:val="000000"/>
                <w:sz w:val="17"/>
                <w:szCs w:val="17"/>
              </w:rPr>
              <w:t>Sprint 14-15 (QA)</w:t>
            </w:r>
          </w:p>
        </w:tc>
      </w:tr>
      <w:tr w:rsidR="00C34357" w14:paraId="398E5366"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178D2D1" w14:textId="77777777" w:rsidR="00C34357" w:rsidRDefault="00000000">
            <w:r>
              <w:rPr>
                <w:b/>
                <w:bCs/>
                <w:color w:val="000000"/>
                <w:sz w:val="18"/>
                <w:szCs w:val="18"/>
              </w:rPr>
              <w:t>ITSM</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33C7FBB" w14:textId="77777777" w:rsidR="00C34357" w:rsidRDefault="00000000">
            <w:r>
              <w:rPr>
                <w:color w:val="000000"/>
                <w:sz w:val="18"/>
                <w:szCs w:val="18"/>
              </w:rPr>
              <w:t>Creación de incidentes</w:t>
            </w:r>
          </w:p>
        </w:tc>
        <w:tc>
          <w:tcPr>
            <w:tcW w:w="4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2FD00AC" w14:textId="77777777" w:rsidR="00C34357" w:rsidRDefault="00000000">
            <w:r>
              <w:rPr>
                <w:color w:val="000000"/>
                <w:sz w:val="17"/>
                <w:szCs w:val="17"/>
              </w:rPr>
              <w:t>Simular alarma de UAA. Verificar que ITSM crea ticket automáticamente con datos correctos.</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F0FBB3A" w14:textId="77777777" w:rsidR="00C34357" w:rsidRDefault="00000000">
            <w:pPr>
              <w:jc w:val="center"/>
            </w:pPr>
            <w:r>
              <w:rPr>
                <w:color w:val="000000"/>
                <w:sz w:val="17"/>
                <w:szCs w:val="17"/>
              </w:rPr>
              <w:t>Sprint 16 (QA)</w:t>
            </w:r>
          </w:p>
        </w:tc>
      </w:tr>
      <w:tr w:rsidR="00C34357" w14:paraId="6FD597CC"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42233CB" w14:textId="77777777" w:rsidR="00C34357" w:rsidRDefault="00000000">
            <w:r>
              <w:rPr>
                <w:b/>
                <w:bCs/>
                <w:color w:val="000000"/>
                <w:sz w:val="18"/>
                <w:szCs w:val="18"/>
              </w:rPr>
              <w:t>WFM</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F29AE04" w14:textId="77777777" w:rsidR="00C34357" w:rsidRDefault="00000000">
            <w:r>
              <w:rPr>
                <w:color w:val="000000"/>
                <w:sz w:val="18"/>
                <w:szCs w:val="18"/>
              </w:rPr>
              <w:t>Orden de trabajo</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D059CEF" w14:textId="77777777" w:rsidR="00C34357" w:rsidRDefault="00000000">
            <w:r>
              <w:rPr>
                <w:color w:val="000000"/>
                <w:sz w:val="17"/>
                <w:szCs w:val="17"/>
              </w:rPr>
              <w:t>Crear orden de instalación desde SN. Verificar que WFM recibe y procesa la orden correctamente.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B622942" w14:textId="77777777" w:rsidR="00C34357" w:rsidRDefault="00000000">
            <w:pPr>
              <w:jc w:val="center"/>
            </w:pPr>
            <w:r>
              <w:rPr>
                <w:color w:val="000000"/>
                <w:sz w:val="17"/>
                <w:szCs w:val="17"/>
              </w:rPr>
              <w:t>Sprint 14-15 (QA)</w:t>
            </w:r>
          </w:p>
        </w:tc>
      </w:tr>
      <w:tr w:rsidR="00C34357" w14:paraId="639D7B56"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2D709B" w14:textId="77777777" w:rsidR="00C34357" w:rsidRDefault="00000000">
            <w:r>
              <w:rPr>
                <w:b/>
                <w:bCs/>
                <w:color w:val="000000"/>
                <w:sz w:val="18"/>
                <w:szCs w:val="18"/>
              </w:rPr>
              <w:t>ONFIDE</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45E21F" w14:textId="77777777" w:rsidR="00C34357" w:rsidRDefault="00000000">
            <w:r>
              <w:rPr>
                <w:color w:val="000000"/>
                <w:sz w:val="18"/>
                <w:szCs w:val="18"/>
              </w:rPr>
              <w:t>Consulta estado</w:t>
            </w:r>
          </w:p>
        </w:tc>
        <w:tc>
          <w:tcPr>
            <w:tcW w:w="4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0083D3" w14:textId="77777777" w:rsidR="00C34357" w:rsidRDefault="00000000">
            <w:r>
              <w:rPr>
                <w:color w:val="000000"/>
                <w:sz w:val="17"/>
                <w:szCs w:val="17"/>
              </w:rPr>
              <w:t>Consultar estado de un servicio activado vía Komands. Verificar que ONFIDE muestra estado correcto.</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CCDF0D8" w14:textId="77777777" w:rsidR="00C34357" w:rsidRDefault="00000000">
            <w:pPr>
              <w:jc w:val="center"/>
            </w:pPr>
            <w:r>
              <w:rPr>
                <w:color w:val="000000"/>
                <w:sz w:val="17"/>
                <w:szCs w:val="17"/>
              </w:rPr>
              <w:t>Sprint 16 (QA)</w:t>
            </w:r>
          </w:p>
        </w:tc>
      </w:tr>
      <w:tr w:rsidR="00C34357" w14:paraId="78D7EC60"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B918F86" w14:textId="77777777" w:rsidR="00C34357" w:rsidRDefault="00000000">
            <w:r>
              <w:rPr>
                <w:b/>
                <w:bCs/>
                <w:color w:val="000000"/>
                <w:sz w:val="18"/>
                <w:szCs w:val="18"/>
              </w:rPr>
              <w:t>SAP</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A3BD622" w14:textId="77777777" w:rsidR="00C34357" w:rsidRDefault="00000000">
            <w:r>
              <w:rPr>
                <w:color w:val="000000"/>
                <w:sz w:val="18"/>
                <w:szCs w:val="18"/>
              </w:rPr>
              <w:t>Sync servicios</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49290A6" w14:textId="77777777" w:rsidR="00C34357" w:rsidRDefault="00000000">
            <w:r>
              <w:rPr>
                <w:color w:val="000000"/>
                <w:sz w:val="17"/>
                <w:szCs w:val="17"/>
              </w:rPr>
              <w:t>Verificar que la sincronización SN→SAP de servicios activos funciona después de activación vía Komands.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C3EFEA" w14:textId="77777777" w:rsidR="00C34357" w:rsidRDefault="00000000">
            <w:pPr>
              <w:jc w:val="center"/>
            </w:pPr>
            <w:r>
              <w:rPr>
                <w:color w:val="000000"/>
                <w:sz w:val="17"/>
                <w:szCs w:val="17"/>
              </w:rPr>
              <w:t>Sprint 16 (QA)</w:t>
            </w:r>
          </w:p>
        </w:tc>
      </w:tr>
      <w:tr w:rsidR="00C34357" w14:paraId="725CB000" w14:textId="77777777">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940F32" w14:textId="77777777" w:rsidR="00C34357" w:rsidRDefault="00000000">
            <w:r>
              <w:rPr>
                <w:b/>
                <w:bCs/>
                <w:color w:val="000000"/>
                <w:sz w:val="18"/>
                <w:szCs w:val="18"/>
              </w:rPr>
              <w:t>Monitoreo RED</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117AF6E" w14:textId="77777777" w:rsidR="00C34357" w:rsidRDefault="00000000">
            <w:r>
              <w:rPr>
                <w:color w:val="000000"/>
                <w:sz w:val="18"/>
                <w:szCs w:val="18"/>
              </w:rPr>
              <w:t>Disponibilidad OLTs</w:t>
            </w:r>
          </w:p>
        </w:tc>
        <w:tc>
          <w:tcPr>
            <w:tcW w:w="4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4B1E6A0" w14:textId="77777777" w:rsidR="00C34357" w:rsidRDefault="00000000">
            <w:r>
              <w:rPr>
                <w:color w:val="000000"/>
                <w:sz w:val="17"/>
                <w:szCs w:val="17"/>
              </w:rPr>
              <w:t>Verificar que el tráfico SSH de Komands no interfiere con el monitoreo SNMP de las OLTs. Validar métricas.</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7E975E6" w14:textId="77777777" w:rsidR="00C34357" w:rsidRDefault="00000000">
            <w:pPr>
              <w:jc w:val="center"/>
            </w:pPr>
            <w:r>
              <w:rPr>
                <w:color w:val="000000"/>
                <w:sz w:val="17"/>
                <w:szCs w:val="17"/>
              </w:rPr>
              <w:t>Sprint 17 (Pre-PROD)</w:t>
            </w:r>
          </w:p>
        </w:tc>
      </w:tr>
    </w:tbl>
    <w:p w14:paraId="68D8D9B9" w14:textId="77777777" w:rsidR="00C34357" w:rsidRDefault="00000000">
      <w:pPr>
        <w:spacing w:after="160"/>
        <w:jc w:val="both"/>
      </w:pPr>
      <w:r>
        <w:t>Los resultados de las pruebas de no regresión se documentan en el reporte de certificación de cada VNO y son un criterio obligatorio de Go/No-Go (sección 22.7). Si alguna prueba de no regresión falla, el Go-Live se pospone hasta que se identifique y resuelva la causa raíz, o se active el plan de mitigación correspondiente.</w:t>
      </w:r>
    </w:p>
    <w:p w14:paraId="6225736F" w14:textId="77777777" w:rsidR="00C34357" w:rsidRDefault="00000000">
      <w:pPr>
        <w:spacing w:after="160"/>
        <w:jc w:val="both"/>
      </w:pPr>
      <w:r>
        <w:t>La siguiente tabla presenta un resumen consolidado de todas las plataformas del ecosistema y su clasificación de impacto: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2200"/>
        <w:gridCol w:w="1000"/>
        <w:gridCol w:w="4360"/>
      </w:tblGrid>
      <w:tr w:rsidR="00C34357" w14:paraId="7345D1E4"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1CA525F" w14:textId="77777777" w:rsidR="00C34357" w:rsidRDefault="00000000">
            <w:pPr>
              <w:jc w:val="center"/>
            </w:pPr>
            <w:r>
              <w:rPr>
                <w:b/>
                <w:bCs/>
                <w:color w:val="FFFFFF"/>
                <w:sz w:val="20"/>
                <w:szCs w:val="20"/>
              </w:rPr>
              <w:t>Plataforma</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9C6F9AD" w14:textId="77777777" w:rsidR="00C34357" w:rsidRDefault="00000000">
            <w:pPr>
              <w:jc w:val="center"/>
            </w:pPr>
            <w:r>
              <w:rPr>
                <w:b/>
                <w:bCs/>
                <w:color w:val="FFFFFF"/>
                <w:sz w:val="20"/>
                <w:szCs w:val="20"/>
              </w:rPr>
              <w:t>Clasificación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16542A8" w14:textId="77777777" w:rsidR="00C34357" w:rsidRDefault="00000000">
            <w:pPr>
              <w:jc w:val="center"/>
            </w:pPr>
            <w:r>
              <w:rPr>
                <w:b/>
                <w:bCs/>
                <w:color w:val="FFFFFF"/>
                <w:sz w:val="20"/>
                <w:szCs w:val="20"/>
              </w:rPr>
              <w:t>Impacto</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4BAF495" w14:textId="77777777" w:rsidR="00C34357" w:rsidRDefault="00000000">
            <w:pPr>
              <w:jc w:val="center"/>
            </w:pPr>
            <w:r>
              <w:rPr>
                <w:b/>
                <w:bCs/>
                <w:color w:val="FFFFFF"/>
                <w:sz w:val="20"/>
                <w:szCs w:val="20"/>
              </w:rPr>
              <w:t>Observación</w:t>
            </w:r>
          </w:p>
        </w:tc>
      </w:tr>
      <w:tr w:rsidR="00C34357" w14:paraId="44A784E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89208E5" w14:textId="77777777" w:rsidR="00C34357" w:rsidRDefault="00000000">
            <w:r>
              <w:rPr>
                <w:b/>
                <w:bCs/>
                <w:color w:val="000000"/>
                <w:sz w:val="17"/>
                <w:szCs w:val="17"/>
              </w:rPr>
              <w:t>Komands / ADC</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56C16C6" w14:textId="77777777" w:rsidR="00C34357" w:rsidRDefault="00000000">
            <w:r>
              <w:rPr>
                <w:b/>
                <w:bCs/>
                <w:color w:val="C62828"/>
                <w:sz w:val="17"/>
                <w:szCs w:val="17"/>
              </w:rPr>
              <w:t>Directamente afectada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EB2A51C" w14:textId="77777777" w:rsidR="00C34357" w:rsidRDefault="00000000">
            <w:pPr>
              <w:jc w:val="center"/>
            </w:pPr>
            <w:r>
              <w:rPr>
                <w:b/>
                <w:bCs/>
                <w:color w:val="C62828"/>
                <w:sz w:val="17"/>
                <w:szCs w:val="17"/>
              </w:rPr>
              <w:t>Alto</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7514B0" w14:textId="77777777" w:rsidR="00C34357" w:rsidRDefault="00000000">
            <w:r>
              <w:rPr>
                <w:color w:val="000000"/>
                <w:sz w:val="17"/>
                <w:szCs w:val="17"/>
              </w:rPr>
              <w:t>Plataforma central del proyecto.</w:t>
            </w:r>
          </w:p>
        </w:tc>
      </w:tr>
      <w:tr w:rsidR="00C34357" w14:paraId="4EFE5E59"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9A220AD" w14:textId="77777777" w:rsidR="00C34357" w:rsidRDefault="00000000">
            <w:r>
              <w:rPr>
                <w:b/>
                <w:bCs/>
                <w:color w:val="000000"/>
                <w:sz w:val="17"/>
                <w:szCs w:val="17"/>
              </w:rPr>
              <w:t>ServiceNow SOM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BCC84BD" w14:textId="77777777" w:rsidR="00C34357" w:rsidRDefault="00000000">
            <w:r>
              <w:rPr>
                <w:b/>
                <w:bCs/>
                <w:color w:val="C62828"/>
                <w:sz w:val="17"/>
                <w:szCs w:val="17"/>
              </w:rPr>
              <w:t>Directamente afectada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0CEBC0" w14:textId="77777777" w:rsidR="00C34357" w:rsidRDefault="00000000">
            <w:pPr>
              <w:jc w:val="center"/>
            </w:pPr>
            <w:r>
              <w:rPr>
                <w:b/>
                <w:bCs/>
                <w:color w:val="C62828"/>
                <w:sz w:val="17"/>
                <w:szCs w:val="17"/>
              </w:rPr>
              <w:t>Alto</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BCFB38" w14:textId="77777777" w:rsidR="00C34357" w:rsidRDefault="00000000">
            <w:r>
              <w:rPr>
                <w:color w:val="000000"/>
                <w:sz w:val="17"/>
                <w:szCs w:val="17"/>
              </w:rPr>
              <w:t>13 flujos modificados + Feature Flags.</w:t>
            </w:r>
          </w:p>
        </w:tc>
      </w:tr>
      <w:tr w:rsidR="00C34357" w14:paraId="7CEFCE0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F764F5B" w14:textId="77777777" w:rsidR="00C34357" w:rsidRDefault="00000000">
            <w:r>
              <w:rPr>
                <w:b/>
                <w:bCs/>
                <w:color w:val="000000"/>
                <w:sz w:val="17"/>
                <w:szCs w:val="17"/>
              </w:rPr>
              <w:t>Axway APIM</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8CF136D" w14:textId="77777777" w:rsidR="00C34357" w:rsidRDefault="00000000">
            <w:r>
              <w:rPr>
                <w:b/>
                <w:bCs/>
                <w:color w:val="C62828"/>
                <w:sz w:val="17"/>
                <w:szCs w:val="17"/>
              </w:rPr>
              <w:t>Directamente afectada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B290D5F" w14:textId="77777777" w:rsidR="00C34357" w:rsidRDefault="00000000">
            <w:pPr>
              <w:jc w:val="center"/>
            </w:pPr>
            <w:r>
              <w:rPr>
                <w:b/>
                <w:bCs/>
                <w:color w:val="C62828"/>
                <w:sz w:val="17"/>
                <w:szCs w:val="17"/>
              </w:rPr>
              <w:t>Alto</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F2C803" w14:textId="77777777" w:rsidR="00C34357" w:rsidRDefault="00000000">
            <w:r>
              <w:rPr>
                <w:color w:val="000000"/>
                <w:sz w:val="17"/>
                <w:szCs w:val="17"/>
              </w:rPr>
              <w:t>Nuevo canal SN ↔ Komands.</w:t>
            </w:r>
          </w:p>
        </w:tc>
      </w:tr>
      <w:tr w:rsidR="00C34357" w14:paraId="5F076853"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6C04342" w14:textId="77777777" w:rsidR="00C34357" w:rsidRDefault="00000000">
            <w:r>
              <w:rPr>
                <w:b/>
                <w:bCs/>
                <w:color w:val="000000"/>
                <w:sz w:val="17"/>
                <w:szCs w:val="17"/>
              </w:rPr>
              <w:t>CMDB</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8E0F019" w14:textId="77777777" w:rsidR="00C34357" w:rsidRDefault="00000000">
            <w:r>
              <w:rPr>
                <w:b/>
                <w:bCs/>
                <w:color w:val="C62828"/>
                <w:sz w:val="17"/>
                <w:szCs w:val="17"/>
              </w:rPr>
              <w:t>Directamente afectada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67E6F8" w14:textId="77777777" w:rsidR="00C34357" w:rsidRDefault="00000000">
            <w:pPr>
              <w:jc w:val="center"/>
            </w:pPr>
            <w:r>
              <w:rPr>
                <w:b/>
                <w:bCs/>
                <w:color w:val="E65100"/>
                <w:sz w:val="17"/>
                <w:szCs w:val="17"/>
              </w:rPr>
              <w:t>Medio</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514838B" w14:textId="77777777" w:rsidR="00C34357" w:rsidRDefault="00000000">
            <w:r>
              <w:rPr>
                <w:color w:val="000000"/>
                <w:sz w:val="17"/>
                <w:szCs w:val="17"/>
              </w:rPr>
              <w:t>Fuente autoritativa inventario OLTs.</w:t>
            </w:r>
          </w:p>
        </w:tc>
      </w:tr>
      <w:tr w:rsidR="00C34357" w14:paraId="37025AE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A3A2985" w14:textId="77777777" w:rsidR="00C34357" w:rsidRDefault="00000000">
            <w:r>
              <w:rPr>
                <w:b/>
                <w:bCs/>
                <w:color w:val="000000"/>
                <w:sz w:val="17"/>
                <w:szCs w:val="17"/>
              </w:rPr>
              <w:t>Infraestructura IFX</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57A656" w14:textId="77777777" w:rsidR="00C34357" w:rsidRDefault="00000000">
            <w:r>
              <w:rPr>
                <w:b/>
                <w:bCs/>
                <w:color w:val="C62828"/>
                <w:sz w:val="17"/>
                <w:szCs w:val="17"/>
              </w:rPr>
              <w:t>Directamente afectada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19514FA" w14:textId="77777777" w:rsidR="00C34357" w:rsidRDefault="00000000">
            <w:pPr>
              <w:jc w:val="center"/>
            </w:pPr>
            <w:r>
              <w:rPr>
                <w:b/>
                <w:bCs/>
                <w:color w:val="E65100"/>
                <w:sz w:val="17"/>
                <w:szCs w:val="17"/>
              </w:rPr>
              <w:t>Medio</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F52653B" w14:textId="77777777" w:rsidR="00C34357" w:rsidRDefault="00000000">
            <w:r>
              <w:rPr>
                <w:color w:val="000000"/>
                <w:sz w:val="17"/>
                <w:szCs w:val="17"/>
              </w:rPr>
              <w:t>35 VMs + K8s + VPN.</w:t>
            </w:r>
          </w:p>
        </w:tc>
      </w:tr>
      <w:tr w:rsidR="00C34357" w14:paraId="537124DE"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6735C6" w14:textId="77777777" w:rsidR="00C34357" w:rsidRDefault="00000000">
            <w:r>
              <w:rPr>
                <w:b/>
                <w:bCs/>
                <w:color w:val="000000"/>
                <w:sz w:val="17"/>
                <w:szCs w:val="17"/>
              </w:rPr>
              <w:t>Dynatrace APM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86DA8D" w14:textId="77777777" w:rsidR="00C34357" w:rsidRDefault="00000000">
            <w:r>
              <w:rPr>
                <w:b/>
                <w:bCs/>
                <w:color w:val="C62828"/>
                <w:sz w:val="17"/>
                <w:szCs w:val="17"/>
              </w:rPr>
              <w:t>Directamente afectada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A7B232C" w14:textId="77777777" w:rsidR="00C34357" w:rsidRDefault="00000000">
            <w:pPr>
              <w:jc w:val="center"/>
            </w:pPr>
            <w:r>
              <w:rPr>
                <w:b/>
                <w:bCs/>
                <w:color w:val="2E7D32"/>
                <w:sz w:val="17"/>
                <w:szCs w:val="17"/>
              </w:rPr>
              <w:t>Bajo</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101218D" w14:textId="77777777" w:rsidR="00C34357" w:rsidRDefault="00000000">
            <w:r>
              <w:rPr>
                <w:color w:val="000000"/>
                <w:sz w:val="17"/>
                <w:szCs w:val="17"/>
              </w:rPr>
              <w:t>Nuevo componente observabilidad.</w:t>
            </w:r>
          </w:p>
        </w:tc>
      </w:tr>
      <w:tr w:rsidR="00C34357" w14:paraId="637E7D3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6A04239" w14:textId="77777777" w:rsidR="00C34357" w:rsidRDefault="00000000">
            <w:r>
              <w:rPr>
                <w:b/>
                <w:bCs/>
                <w:color w:val="000000"/>
                <w:sz w:val="17"/>
                <w:szCs w:val="17"/>
              </w:rPr>
              <w:t>BluePlanet UAA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D195BED" w14:textId="77777777" w:rsidR="00C34357" w:rsidRDefault="00000000">
            <w:r>
              <w:rPr>
                <w:b/>
                <w:bCs/>
                <w:color w:val="E65100"/>
                <w:sz w:val="17"/>
                <w:szCs w:val="17"/>
              </w:rPr>
              <w:t>Por validar Sprint 0</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0E85710" w14:textId="77777777" w:rsidR="00C34357" w:rsidRDefault="00000000">
            <w:pPr>
              <w:jc w:val="center"/>
            </w:pPr>
            <w:r>
              <w:rPr>
                <w:b/>
                <w:bCs/>
                <w:color w:val="E65100"/>
                <w:sz w:val="17"/>
                <w:szCs w:val="17"/>
              </w:rPr>
              <w:t>Por validar</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C60AA9F" w14:textId="77777777" w:rsidR="00C34357" w:rsidRDefault="00000000">
            <w:r>
              <w:rPr>
                <w:color w:val="000000"/>
                <w:sz w:val="17"/>
                <w:szCs w:val="17"/>
              </w:rPr>
              <w:t>Dependencia datos BPO?</w:t>
            </w:r>
          </w:p>
        </w:tc>
      </w:tr>
      <w:tr w:rsidR="00C34357" w14:paraId="40C3AF4A"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6976115" w14:textId="77777777" w:rsidR="00C34357" w:rsidRDefault="00000000">
            <w:r>
              <w:rPr>
                <w:b/>
                <w:bCs/>
                <w:color w:val="000000"/>
                <w:sz w:val="17"/>
                <w:szCs w:val="17"/>
              </w:rPr>
              <w:t>BIG DATA / Databricks</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87426E3" w14:textId="77777777" w:rsidR="00C34357" w:rsidRDefault="00000000">
            <w:r>
              <w:rPr>
                <w:b/>
                <w:bCs/>
                <w:color w:val="E65100"/>
                <w:sz w:val="17"/>
                <w:szCs w:val="17"/>
              </w:rPr>
              <w:t>Por validar Sprint 0</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B04BE84" w14:textId="77777777" w:rsidR="00C34357" w:rsidRDefault="00000000">
            <w:pPr>
              <w:jc w:val="center"/>
            </w:pPr>
            <w:r>
              <w:rPr>
                <w:b/>
                <w:bCs/>
                <w:color w:val="E65100"/>
                <w:sz w:val="17"/>
                <w:szCs w:val="17"/>
              </w:rPr>
              <w:t>Por validar</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00D7EBC" w14:textId="77777777" w:rsidR="00C34357" w:rsidRDefault="00000000">
            <w:r>
              <w:rPr>
                <w:color w:val="000000"/>
                <w:sz w:val="17"/>
                <w:szCs w:val="17"/>
              </w:rPr>
              <w:t>Integración con BPI/BPO?</w:t>
            </w:r>
          </w:p>
        </w:tc>
      </w:tr>
      <w:tr w:rsidR="00C34357" w14:paraId="5D89066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E287E2E" w14:textId="77777777" w:rsidR="00C34357" w:rsidRDefault="00000000">
            <w:r>
              <w:rPr>
                <w:b/>
                <w:bCs/>
                <w:color w:val="000000"/>
                <w:sz w:val="17"/>
                <w:szCs w:val="17"/>
              </w:rPr>
              <w:lastRenderedPageBreak/>
              <w:t>Bus de Eventos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27D6B72" w14:textId="77777777" w:rsidR="00C34357" w:rsidRDefault="00000000">
            <w:r>
              <w:rPr>
                <w:b/>
                <w:bCs/>
                <w:color w:val="E65100"/>
                <w:sz w:val="17"/>
                <w:szCs w:val="17"/>
              </w:rPr>
              <w:t>Por validar Sprint 0</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08FF239" w14:textId="77777777" w:rsidR="00C34357" w:rsidRDefault="00000000">
            <w:pPr>
              <w:jc w:val="center"/>
            </w:pPr>
            <w:r>
              <w:rPr>
                <w:b/>
                <w:bCs/>
                <w:color w:val="E65100"/>
                <w:sz w:val="17"/>
                <w:szCs w:val="17"/>
              </w:rPr>
              <w:t>Por validar</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D4C2736" w14:textId="77777777" w:rsidR="00C34357" w:rsidRDefault="00000000">
            <w:r>
              <w:rPr>
                <w:color w:val="000000"/>
                <w:sz w:val="17"/>
                <w:szCs w:val="17"/>
              </w:rPr>
              <w:t>Existencia no confirmada.</w:t>
            </w:r>
          </w:p>
        </w:tc>
      </w:tr>
      <w:tr w:rsidR="00C34357" w14:paraId="219E31A7"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CC877B2" w14:textId="77777777" w:rsidR="00C34357" w:rsidRDefault="00000000">
            <w:r>
              <w:rPr>
                <w:b/>
                <w:bCs/>
                <w:color w:val="000000"/>
                <w:sz w:val="17"/>
                <w:szCs w:val="17"/>
              </w:rPr>
              <w:t>MAM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1A4E5FE" w14:textId="77777777" w:rsidR="00C34357" w:rsidRDefault="00000000">
            <w:r>
              <w:rPr>
                <w:b/>
                <w:bCs/>
                <w:color w:val="E65100"/>
                <w:sz w:val="17"/>
                <w:szCs w:val="17"/>
              </w:rPr>
              <w:t>Por validar Sprint 0</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1824B5" w14:textId="77777777" w:rsidR="00C34357" w:rsidRDefault="00000000">
            <w:pPr>
              <w:jc w:val="center"/>
            </w:pPr>
            <w:r>
              <w:rPr>
                <w:b/>
                <w:bCs/>
                <w:color w:val="E65100"/>
                <w:sz w:val="17"/>
                <w:szCs w:val="17"/>
              </w:rPr>
              <w:t>Por validar</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F44E8A7" w14:textId="77777777" w:rsidR="00C34357" w:rsidRDefault="00000000">
            <w:r>
              <w:rPr>
                <w:color w:val="000000"/>
                <w:sz w:val="17"/>
                <w:szCs w:val="17"/>
              </w:rPr>
              <w:t>Flujos masivos vía BP?</w:t>
            </w:r>
          </w:p>
        </w:tc>
      </w:tr>
      <w:tr w:rsidR="00C34357" w14:paraId="2D9ECFF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CE3851F" w14:textId="77777777" w:rsidR="00C34357" w:rsidRDefault="00000000">
            <w:r>
              <w:rPr>
                <w:b/>
                <w:bCs/>
                <w:color w:val="000000"/>
                <w:sz w:val="17"/>
                <w:szCs w:val="17"/>
              </w:rPr>
              <w:t>BD Red ON·NET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F76CB9B" w14:textId="77777777" w:rsidR="00C34357" w:rsidRDefault="00000000">
            <w:r>
              <w:rPr>
                <w:b/>
                <w:bCs/>
                <w:color w:val="E65100"/>
                <w:sz w:val="17"/>
                <w:szCs w:val="17"/>
              </w:rPr>
              <w:t>Por validar Sprint 0</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B6DCEE1" w14:textId="77777777" w:rsidR="00C34357" w:rsidRDefault="00000000">
            <w:pPr>
              <w:jc w:val="center"/>
            </w:pPr>
            <w:r>
              <w:rPr>
                <w:b/>
                <w:bCs/>
                <w:color w:val="E65100"/>
                <w:sz w:val="17"/>
                <w:szCs w:val="17"/>
              </w:rPr>
              <w:t>Por validar</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5EA651D9" w14:textId="77777777" w:rsidR="00C34357" w:rsidRDefault="00000000">
            <w:r>
              <w:rPr>
                <w:color w:val="000000"/>
                <w:sz w:val="17"/>
                <w:szCs w:val="17"/>
              </w:rPr>
              <w:t>Consumo datos BPI?</w:t>
            </w:r>
          </w:p>
        </w:tc>
      </w:tr>
      <w:tr w:rsidR="00C34357" w14:paraId="709DB8E7"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09C2FC9" w14:textId="77777777" w:rsidR="00C34357" w:rsidRDefault="00000000">
            <w:r>
              <w:rPr>
                <w:b/>
                <w:bCs/>
                <w:color w:val="000000"/>
                <w:sz w:val="17"/>
                <w:szCs w:val="17"/>
              </w:rPr>
              <w:t>OSP (CPQD)</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42E206B0" w14:textId="77777777" w:rsidR="00C34357" w:rsidRDefault="00000000">
            <w:r>
              <w:rPr>
                <w:b/>
                <w:bCs/>
                <w:color w:val="2E7D32"/>
                <w:sz w:val="17"/>
                <w:szCs w:val="17"/>
              </w:rPr>
              <w:t>No afectada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4277184" w14:textId="77777777" w:rsidR="00C34357" w:rsidRDefault="00000000">
            <w:pPr>
              <w:jc w:val="center"/>
            </w:pPr>
            <w:r>
              <w:rPr>
                <w:b/>
                <w:bCs/>
                <w:color w:val="2E7D32"/>
                <w:sz w:val="17"/>
                <w:szCs w:val="17"/>
              </w:rPr>
              <w:t>Ninguno</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283ABE27" w14:textId="77777777" w:rsidR="00C34357" w:rsidRDefault="00000000">
            <w:r>
              <w:rPr>
                <w:color w:val="000000"/>
                <w:sz w:val="17"/>
                <w:szCs w:val="17"/>
              </w:rPr>
              <w:t>SN consulta directamente.</w:t>
            </w:r>
          </w:p>
        </w:tc>
      </w:tr>
      <w:tr w:rsidR="00C34357" w14:paraId="5F86F40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DCB74D8" w14:textId="77777777" w:rsidR="00C34357" w:rsidRDefault="00000000">
            <w:r>
              <w:rPr>
                <w:b/>
                <w:bCs/>
                <w:color w:val="000000"/>
                <w:sz w:val="17"/>
                <w:szCs w:val="17"/>
              </w:rPr>
              <w:t>ServiceNow ITSM</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314E7748" w14:textId="77777777" w:rsidR="00C34357" w:rsidRDefault="00000000">
            <w:r>
              <w:rPr>
                <w:b/>
                <w:bCs/>
                <w:color w:val="2E7D32"/>
                <w:sz w:val="17"/>
                <w:szCs w:val="17"/>
              </w:rPr>
              <w:t>No afectada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2A42E5E4" w14:textId="77777777" w:rsidR="00C34357" w:rsidRDefault="00000000">
            <w:pPr>
              <w:jc w:val="center"/>
            </w:pPr>
            <w:r>
              <w:rPr>
                <w:b/>
                <w:bCs/>
                <w:color w:val="2E7D32"/>
                <w:sz w:val="17"/>
                <w:szCs w:val="17"/>
              </w:rPr>
              <w:t>Ninguno</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37A2269" w14:textId="77777777" w:rsidR="00C34357" w:rsidRDefault="00000000">
            <w:r>
              <w:rPr>
                <w:color w:val="000000"/>
                <w:sz w:val="17"/>
                <w:szCs w:val="17"/>
              </w:rPr>
              <w:t>No interactúa con BP.</w:t>
            </w:r>
          </w:p>
        </w:tc>
      </w:tr>
      <w:tr w:rsidR="00C34357" w14:paraId="445F4E53"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74CA13C" w14:textId="77777777" w:rsidR="00C34357" w:rsidRDefault="00000000">
            <w:r>
              <w:rPr>
                <w:b/>
                <w:bCs/>
                <w:color w:val="000000"/>
                <w:sz w:val="17"/>
                <w:szCs w:val="17"/>
              </w:rPr>
              <w:t>WFM</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1D25BD5" w14:textId="77777777" w:rsidR="00C34357" w:rsidRDefault="00000000">
            <w:r>
              <w:rPr>
                <w:b/>
                <w:bCs/>
                <w:color w:val="2E7D32"/>
                <w:sz w:val="17"/>
                <w:szCs w:val="17"/>
              </w:rPr>
              <w:t>No afectada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E19B678" w14:textId="77777777" w:rsidR="00C34357" w:rsidRDefault="00000000">
            <w:pPr>
              <w:jc w:val="center"/>
            </w:pPr>
            <w:r>
              <w:rPr>
                <w:b/>
                <w:bCs/>
                <w:color w:val="2E7D32"/>
                <w:sz w:val="17"/>
                <w:szCs w:val="17"/>
              </w:rPr>
              <w:t>Ninguno</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6B7A0D5B" w14:textId="77777777" w:rsidR="00C34357" w:rsidRDefault="00000000">
            <w:r>
              <w:rPr>
                <w:color w:val="000000"/>
                <w:sz w:val="17"/>
                <w:szCs w:val="17"/>
              </w:rPr>
              <w:t>Pre-provisión de red.</w:t>
            </w:r>
          </w:p>
        </w:tc>
      </w:tr>
      <w:tr w:rsidR="00C34357" w14:paraId="5646ADA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74CA025" w14:textId="77777777" w:rsidR="00C34357" w:rsidRDefault="00000000">
            <w:r>
              <w:rPr>
                <w:b/>
                <w:bCs/>
                <w:color w:val="000000"/>
                <w:sz w:val="17"/>
                <w:szCs w:val="17"/>
              </w:rPr>
              <w:t>ONFIDE</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1A864AF" w14:textId="77777777" w:rsidR="00C34357" w:rsidRDefault="00000000">
            <w:r>
              <w:rPr>
                <w:b/>
                <w:bCs/>
                <w:color w:val="2E7D32"/>
                <w:sz w:val="17"/>
                <w:szCs w:val="17"/>
              </w:rPr>
              <w:t>No afectada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42B8515" w14:textId="77777777" w:rsidR="00C34357" w:rsidRDefault="00000000">
            <w:pPr>
              <w:jc w:val="center"/>
            </w:pPr>
            <w:r>
              <w:rPr>
                <w:b/>
                <w:bCs/>
                <w:color w:val="2E7D32"/>
                <w:sz w:val="17"/>
                <w:szCs w:val="17"/>
              </w:rPr>
              <w:t>Ninguno</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749D6C0A" w14:textId="77777777" w:rsidR="00C34357" w:rsidRDefault="00000000">
            <w:r>
              <w:rPr>
                <w:color w:val="000000"/>
                <w:sz w:val="17"/>
                <w:szCs w:val="17"/>
              </w:rPr>
              <w:t>Portal clientes.</w:t>
            </w:r>
          </w:p>
        </w:tc>
      </w:tr>
      <w:tr w:rsidR="00C34357" w14:paraId="268C1F53"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70818B01" w14:textId="77777777" w:rsidR="00C34357" w:rsidRDefault="00000000">
            <w:r>
              <w:rPr>
                <w:b/>
                <w:bCs/>
                <w:color w:val="000000"/>
                <w:sz w:val="17"/>
                <w:szCs w:val="17"/>
              </w:rPr>
              <w:t>SAP</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34BE984E" w14:textId="77777777" w:rsidR="00C34357" w:rsidRDefault="00000000">
            <w:r>
              <w:rPr>
                <w:b/>
                <w:bCs/>
                <w:color w:val="2E7D32"/>
                <w:sz w:val="17"/>
                <w:szCs w:val="17"/>
              </w:rPr>
              <w:t>No afectada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EE5B464" w14:textId="77777777" w:rsidR="00C34357" w:rsidRDefault="00000000">
            <w:pPr>
              <w:jc w:val="center"/>
            </w:pPr>
            <w:r>
              <w:rPr>
                <w:b/>
                <w:bCs/>
                <w:color w:val="2E7D32"/>
                <w:sz w:val="17"/>
                <w:szCs w:val="17"/>
              </w:rPr>
              <w:t>Ninguno</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D4621D1" w14:textId="77777777" w:rsidR="00C34357" w:rsidRDefault="00000000">
            <w:r>
              <w:rPr>
                <w:color w:val="000000"/>
                <w:sz w:val="17"/>
                <w:szCs w:val="17"/>
              </w:rPr>
              <w:t>ERP / Facturación.</w:t>
            </w:r>
          </w:p>
        </w:tc>
      </w:tr>
      <w:tr w:rsidR="00C34357" w14:paraId="51F0B43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689A892B" w14:textId="77777777" w:rsidR="00C34357" w:rsidRDefault="00000000">
            <w:r>
              <w:rPr>
                <w:b/>
                <w:bCs/>
                <w:color w:val="000000"/>
                <w:sz w:val="17"/>
                <w:szCs w:val="17"/>
              </w:rPr>
              <w:t>Monitoreo RED</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0B8D248B" w14:textId="77777777" w:rsidR="00C34357" w:rsidRDefault="00000000">
            <w:r>
              <w:rPr>
                <w:b/>
                <w:bCs/>
                <w:color w:val="2E7D32"/>
                <w:sz w:val="17"/>
                <w:szCs w:val="17"/>
              </w:rPr>
              <w:t>No afectada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40BFADE1" w14:textId="77777777" w:rsidR="00C34357" w:rsidRDefault="00000000">
            <w:pPr>
              <w:jc w:val="center"/>
            </w:pPr>
            <w:r>
              <w:rPr>
                <w:b/>
                <w:bCs/>
                <w:color w:val="2E7D32"/>
                <w:sz w:val="17"/>
                <w:szCs w:val="17"/>
              </w:rPr>
              <w:t>Ninguno</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vAlign w:val="center"/>
          </w:tcPr>
          <w:p w14:paraId="147E7239" w14:textId="77777777" w:rsidR="00C34357" w:rsidRDefault="00000000">
            <w:r>
              <w:rPr>
                <w:color w:val="000000"/>
                <w:sz w:val="17"/>
                <w:szCs w:val="17"/>
              </w:rPr>
              <w:t>SNMP directo a OLTs.</w:t>
            </w:r>
          </w:p>
        </w:tc>
      </w:tr>
      <w:tr w:rsidR="00C34357" w14:paraId="3BEC4074"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A3FAFED" w14:textId="77777777" w:rsidR="00C34357" w:rsidRDefault="00000000">
            <w:r>
              <w:rPr>
                <w:b/>
                <w:bCs/>
                <w:color w:val="000000"/>
                <w:sz w:val="17"/>
                <w:szCs w:val="17"/>
              </w:rPr>
              <w:t>BluePlanet BPI/BPO/RA</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184CE52D" w14:textId="77777777" w:rsidR="00C34357" w:rsidRDefault="00000000">
            <w:r>
              <w:rPr>
                <w:b/>
                <w:bCs/>
                <w:color w:val="791F1F"/>
                <w:sz w:val="17"/>
                <w:szCs w:val="17"/>
              </w:rPr>
              <w:t>SE ELIMINA</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5900AD2A" w14:textId="77777777" w:rsidR="00C34357" w:rsidRDefault="00000000">
            <w:pPr>
              <w:jc w:val="center"/>
            </w:pPr>
            <w:r>
              <w:rPr>
                <w:b/>
                <w:bCs/>
                <w:color w:val="791F1F"/>
                <w:sz w:val="17"/>
                <w:szCs w:val="17"/>
              </w:rPr>
              <w:t>N/A</w:t>
            </w:r>
          </w:p>
        </w:tc>
        <w:tc>
          <w:tcPr>
            <w:tcW w:w="43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vAlign w:val="center"/>
          </w:tcPr>
          <w:p w14:paraId="09FFF87B" w14:textId="77777777" w:rsidR="00C34357" w:rsidRDefault="00000000">
            <w:r>
              <w:rPr>
                <w:color w:val="000000"/>
                <w:sz w:val="17"/>
                <w:szCs w:val="17"/>
              </w:rPr>
              <w:t>Decomisión según plan separado (Comité Directivo).</w:t>
            </w:r>
          </w:p>
        </w:tc>
      </w:tr>
    </w:tbl>
    <w:p w14:paraId="71717DB3" w14:textId="77777777" w:rsidR="00C34357" w:rsidRDefault="00000000">
      <w:pPr>
        <w:pBdr>
          <w:left w:val="single" w:sz="12" w:space="8" w:color="4472C4"/>
        </w:pBdr>
        <w:spacing w:before="100" w:after="160"/>
        <w:ind w:left="360" w:right="360"/>
      </w:pPr>
      <w:r>
        <w:rPr>
          <w:i/>
          <w:iCs/>
          <w:color w:val="444444"/>
          <w:sz w:val="20"/>
          <w:szCs w:val="20"/>
        </w:rPr>
        <w:t>Nota: BluePlanet BPI, BPO, Resource Adapters y Neo4j se mantienen en standby durante toda la fase de coexistencia (controlados por Feature Flags) y se decomisionan después de 30 días de cero tráfico. La decomisión se documenta en la sección 22.4.</w:t>
      </w:r>
    </w:p>
    <w:p w14:paraId="29F03AE2" w14:textId="77777777" w:rsidR="00C34357" w:rsidRDefault="00000000">
      <w:pPr>
        <w:pStyle w:val="Ttulo1"/>
      </w:pPr>
      <w:bookmarkStart w:id="211" w:name="_Toc226041979"/>
      <w:r>
        <w:t>14. ARQUITECTURA DE INFRAESTRUCTURA</w:t>
      </w:r>
      <w:bookmarkEnd w:id="211"/>
    </w:p>
    <w:p w14:paraId="000FB783" w14:textId="77777777" w:rsidR="00C34357" w:rsidRDefault="00000000">
      <w:pPr>
        <w:spacing w:after="160"/>
        <w:jc w:val="both"/>
      </w:pPr>
      <w:r>
        <w:t>Esta sección documenta la arquitectura de infraestructura de la plataforma Komands, incluyendo la topología de servidores, el dimensionamiento de VMs, los componentes de alta disponibilidad, la estrategia de storage, la seguridad perimetral y los ambientes no productivos. La estimación ha sido revisada por el Arquitecto de Soluciones del proyecto y validada con IFX (proveedor de datacenter).</w:t>
      </w:r>
    </w:p>
    <w:p w14:paraId="75FFD409" w14:textId="77777777" w:rsidR="00C34357" w:rsidRDefault="00000000">
      <w:pPr>
        <w:pStyle w:val="Ttulo2"/>
      </w:pPr>
      <w:bookmarkStart w:id="212" w:name="_Toc226041980"/>
      <w:r>
        <w:t>14.1 Datacenter IFX</w:t>
      </w:r>
      <w:bookmarkEnd w:id="212"/>
    </w:p>
    <w:p w14:paraId="727646FE" w14:textId="77777777" w:rsidR="00C34357" w:rsidRDefault="00000000">
      <w:pPr>
        <w:spacing w:after="160"/>
        <w:jc w:val="both"/>
      </w:pPr>
      <w:r>
        <w:t>Toda la infraestructura de Komands se despliega en el datacenter privado de IFX (InternetWorks) en Santiago de Chile, utilizado por ON·NET Fibra para sus plataformas de gestión de red. IFX provee la infraestructura de cómputo (VMs), storage, red, y conectividad hacia la red GPON de ON·NET.</w:t>
      </w:r>
    </w:p>
    <w:p w14:paraId="3E8E7124" w14:textId="77777777" w:rsidR="00C34357" w:rsidRDefault="00000000">
      <w:pPr>
        <w:pStyle w:val="Prrafodelista"/>
        <w:spacing w:after="80"/>
        <w:ind w:left="720" w:hanging="360"/>
      </w:pPr>
      <w:r>
        <w:t>• Ubicación: Datacenter IFX Santiago, Chile (Tier III+, certificación Uptime Institute).</w:t>
      </w:r>
    </w:p>
    <w:p w14:paraId="79973715" w14:textId="77777777" w:rsidR="00C34357" w:rsidRDefault="00000000">
      <w:pPr>
        <w:pStyle w:val="Prrafodelista"/>
        <w:spacing w:after="80"/>
        <w:ind w:left="720" w:hanging="360"/>
      </w:pPr>
      <w:r>
        <w:t>• Conectividad: VPN Site-to-Site IPSec entre IFX y la red de gestión de ON·NET. Acceso SSH a las ~618 OLTs a través de esta VPN.</w:t>
      </w:r>
    </w:p>
    <w:p w14:paraId="39292BFF" w14:textId="77777777" w:rsidR="00C34357" w:rsidRDefault="00000000">
      <w:pPr>
        <w:pStyle w:val="Prrafodelista"/>
        <w:spacing w:after="80"/>
        <w:ind w:left="720" w:hanging="360"/>
      </w:pPr>
      <w:r>
        <w:t>• Modelo: VMs on-premise provisionadas por IFX. No se utiliza nube pública. Storage SSD y HDD dedicado.</w:t>
      </w:r>
    </w:p>
    <w:p w14:paraId="7B89A9C7" w14:textId="77777777" w:rsidR="00C34357" w:rsidRDefault="00000000">
      <w:pPr>
        <w:pStyle w:val="Prrafodelista"/>
        <w:spacing w:after="80"/>
        <w:ind w:left="720" w:hanging="360"/>
      </w:pPr>
      <w:r>
        <w:t>• SLA IFX: Disponibilidad 99.9% (infraestructura). El SLA end-to-end de Komands (99.9%) se construye sobre la disponibilidad de IFX más la HA implementada a nivel de aplicación.</w:t>
      </w:r>
    </w:p>
    <w:p w14:paraId="6B4336D2" w14:textId="77777777" w:rsidR="00C34357" w:rsidRDefault="00000000">
      <w:pPr>
        <w:pStyle w:val="Ttulo2"/>
      </w:pPr>
      <w:bookmarkStart w:id="213" w:name="_Toc226041981"/>
      <w:r>
        <w:t>14.2 Topología de infraestructura</w:t>
      </w:r>
      <w:bookmarkEnd w:id="213"/>
    </w:p>
    <w:p w14:paraId="0C9AF620" w14:textId="77777777" w:rsidR="00C34357" w:rsidRDefault="00000000">
      <w:pPr>
        <w:spacing w:after="160"/>
        <w:jc w:val="both"/>
      </w:pPr>
      <w:r>
        <w:t>La infraestructura total del proyecto comprende 35 VMs distribuidas en 5 grupos funcionales. El siguiente diagrama presenta la topología detallada de toda la infraestructura, organizada por capas:</w:t>
      </w:r>
    </w:p>
    <w:p w14:paraId="2FE0E964" w14:textId="77777777" w:rsidR="00C34357" w:rsidRDefault="00000000">
      <w:pPr>
        <w:spacing w:after="80"/>
        <w:jc w:val="center"/>
      </w:pPr>
      <w:r>
        <w:rPr>
          <w:noProof/>
        </w:rPr>
        <w:lastRenderedPageBreak/>
        <w:drawing>
          <wp:inline distT="0" distB="0" distL="0" distR="0" wp14:anchorId="2E9649CF" wp14:editId="569A6490">
            <wp:extent cx="6096000" cy="4933950"/>
            <wp:effectExtent l="0" t="0" r="0" b="0"/>
            <wp:docPr id="21" name="s14_infra_topology" descr="s14_infra_topology" title="s14_infra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4"/>
                    <a:srcRect/>
                    <a:stretch>
                      <a:fillRect/>
                    </a:stretch>
                  </pic:blipFill>
                  <pic:spPr bwMode="auto">
                    <a:xfrm>
                      <a:off x="0" y="0"/>
                      <a:ext cx="6096000" cy="4933950"/>
                    </a:xfrm>
                    <a:prstGeom prst="rect">
                      <a:avLst/>
                    </a:prstGeom>
                  </pic:spPr>
                </pic:pic>
              </a:graphicData>
            </a:graphic>
          </wp:inline>
        </w:drawing>
      </w:r>
    </w:p>
    <w:p w14:paraId="62666AE8" w14:textId="77777777" w:rsidR="00C34357" w:rsidRDefault="00000000">
      <w:pPr>
        <w:spacing w:before="80" w:after="200"/>
        <w:jc w:val="center"/>
      </w:pPr>
      <w:r>
        <w:rPr>
          <w:i/>
          <w:iCs/>
          <w:color w:val="666666"/>
          <w:sz w:val="20"/>
          <w:szCs w:val="20"/>
        </w:rPr>
        <w:t>Figura 14.1 — Topología de infraestructura detallada — Komands PROD (35 VMs en Datacenter IFX)</w:t>
      </w:r>
    </w:p>
    <w:p w14:paraId="0E202E5C" w14:textId="77777777" w:rsidR="00C34357" w:rsidRDefault="00000000">
      <w:pPr>
        <w:spacing w:after="160"/>
        <w:jc w:val="both"/>
      </w:pPr>
      <w:r>
        <w:t>La siguiente tabla presenta el resumen consolidado: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600"/>
        <w:gridCol w:w="900"/>
        <w:gridCol w:w="700"/>
        <w:gridCol w:w="1400"/>
        <w:gridCol w:w="1000"/>
        <w:gridCol w:w="2560"/>
      </w:tblGrid>
      <w:tr w:rsidR="00C34357" w14:paraId="6C158D60"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39F3E5E" w14:textId="77777777" w:rsidR="00C34357" w:rsidRDefault="00000000">
            <w:pPr>
              <w:jc w:val="center"/>
            </w:pPr>
            <w:r>
              <w:rPr>
                <w:b/>
                <w:bCs/>
                <w:color w:val="FFFFFF"/>
                <w:sz w:val="18"/>
                <w:szCs w:val="18"/>
              </w:rPr>
              <w:t>Ambiente</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F283F71" w14:textId="77777777" w:rsidR="00C34357" w:rsidRDefault="00000000">
            <w:pPr>
              <w:jc w:val="center"/>
            </w:pPr>
            <w:r>
              <w:rPr>
                <w:b/>
                <w:bCs/>
                <w:color w:val="FFFFFF"/>
                <w:sz w:val="18"/>
                <w:szCs w:val="18"/>
              </w:rPr>
              <w:t>VMs</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6169ABC" w14:textId="77777777" w:rsidR="00C34357" w:rsidRDefault="00000000">
            <w:pPr>
              <w:jc w:val="center"/>
            </w:pPr>
            <w:r>
              <w:rPr>
                <w:b/>
                <w:bCs/>
                <w:color w:val="FFFFFF"/>
                <w:sz w:val="18"/>
                <w:szCs w:val="18"/>
              </w:rPr>
              <w:t>RAM</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C3AD91D" w14:textId="77777777" w:rsidR="00C34357" w:rsidRDefault="00000000">
            <w:pPr>
              <w:jc w:val="center"/>
            </w:pPr>
            <w:r>
              <w:rPr>
                <w:b/>
                <w:bCs/>
                <w:color w:val="FFFFFF"/>
                <w:sz w:val="18"/>
                <w:szCs w:val="18"/>
              </w:rPr>
              <w:t>vCPU</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8A81DED" w14:textId="77777777" w:rsidR="00C34357" w:rsidRDefault="00000000">
            <w:pPr>
              <w:jc w:val="center"/>
            </w:pPr>
            <w:r>
              <w:rPr>
                <w:b/>
                <w:bCs/>
                <w:color w:val="FFFFFF"/>
                <w:sz w:val="18"/>
                <w:szCs w:val="18"/>
              </w:rPr>
              <w:t>SSD</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490F89E" w14:textId="77777777" w:rsidR="00C34357" w:rsidRDefault="00000000">
            <w:pPr>
              <w:jc w:val="center"/>
            </w:pPr>
            <w:r>
              <w:rPr>
                <w:b/>
                <w:bCs/>
                <w:color w:val="FFFFFF"/>
                <w:sz w:val="18"/>
                <w:szCs w:val="18"/>
              </w:rPr>
              <w:t>HDD</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89EB86A" w14:textId="77777777" w:rsidR="00C34357" w:rsidRDefault="00000000">
            <w:pPr>
              <w:jc w:val="center"/>
            </w:pPr>
            <w:r>
              <w:rPr>
                <w:b/>
                <w:bCs/>
                <w:color w:val="FFFFFF"/>
                <w:sz w:val="18"/>
                <w:szCs w:val="18"/>
              </w:rPr>
              <w:t>Observación</w:t>
            </w:r>
          </w:p>
        </w:tc>
      </w:tr>
      <w:tr w:rsidR="00C34357" w14:paraId="180E6D5B"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DD9809" w14:textId="77777777" w:rsidR="00C34357" w:rsidRDefault="00000000">
            <w:r>
              <w:rPr>
                <w:color w:val="000000"/>
                <w:sz w:val="17"/>
                <w:szCs w:val="17"/>
              </w:rPr>
              <w:t>PROD — Komands</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1E43FE" w14:textId="77777777" w:rsidR="00C34357" w:rsidRDefault="00000000">
            <w:pPr>
              <w:jc w:val="center"/>
            </w:pPr>
            <w:r>
              <w:rPr>
                <w:color w:val="000000"/>
                <w:sz w:val="17"/>
                <w:szCs w:val="17"/>
              </w:rPr>
              <w:t>20</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23665B" w14:textId="77777777" w:rsidR="00C34357" w:rsidRDefault="00000000">
            <w:pPr>
              <w:jc w:val="center"/>
            </w:pPr>
            <w:r>
              <w:rPr>
                <w:color w:val="000000"/>
                <w:sz w:val="17"/>
                <w:szCs w:val="17"/>
              </w:rPr>
              <w:t>228 GB</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1A66EF" w14:textId="77777777" w:rsidR="00C34357" w:rsidRDefault="00000000">
            <w:pPr>
              <w:jc w:val="center"/>
            </w:pPr>
            <w:r>
              <w:rPr>
                <w:color w:val="000000"/>
                <w:sz w:val="17"/>
                <w:szCs w:val="17"/>
              </w:rPr>
              <w:t>90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EBA94D" w14:textId="77777777" w:rsidR="00C34357" w:rsidRDefault="00000000">
            <w:pPr>
              <w:jc w:val="center"/>
            </w:pPr>
            <w:r>
              <w:rPr>
                <w:color w:val="000000"/>
                <w:sz w:val="17"/>
                <w:szCs w:val="17"/>
              </w:rPr>
              <w:t>9.23 TB SSD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CADDF2" w14:textId="77777777" w:rsidR="00C34357" w:rsidRDefault="00000000">
            <w:pPr>
              <w:jc w:val="center"/>
            </w:pPr>
            <w:r>
              <w:rPr>
                <w:color w:val="000000"/>
                <w:sz w:val="17"/>
                <w:szCs w:val="17"/>
              </w:rPr>
              <w:t>6 TB HDD</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B140C4" w14:textId="77777777" w:rsidR="00C34357" w:rsidRDefault="00000000">
            <w:r>
              <w:rPr>
                <w:color w:val="000000"/>
                <w:sz w:val="16"/>
                <w:szCs w:val="16"/>
              </w:rPr>
              <w:t>Cluster K8s + PG HA + Redis + Auxiliares</w:t>
            </w:r>
          </w:p>
        </w:tc>
      </w:tr>
      <w:tr w:rsidR="00C34357" w14:paraId="1EE366DD"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8600D7" w14:textId="77777777" w:rsidR="00C34357" w:rsidRDefault="00000000">
            <w:r>
              <w:rPr>
                <w:color w:val="000000"/>
                <w:sz w:val="17"/>
                <w:szCs w:val="17"/>
              </w:rPr>
              <w:t>PROD — Web Contingencia Cero</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DB2E91" w14:textId="77777777" w:rsidR="00C34357" w:rsidRDefault="00000000">
            <w:pPr>
              <w:jc w:val="center"/>
            </w:pPr>
            <w:r>
              <w:rPr>
                <w:color w:val="000000"/>
                <w:sz w:val="17"/>
                <w:szCs w:val="17"/>
              </w:rPr>
              <w:t>5</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965142" w14:textId="77777777" w:rsidR="00C34357" w:rsidRDefault="00000000">
            <w:pPr>
              <w:jc w:val="center"/>
            </w:pPr>
            <w:r>
              <w:rPr>
                <w:color w:val="000000"/>
                <w:sz w:val="17"/>
                <w:szCs w:val="17"/>
              </w:rPr>
              <w:t>44 GB</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B82FFC" w14:textId="77777777" w:rsidR="00C34357" w:rsidRDefault="00000000">
            <w:pPr>
              <w:jc w:val="center"/>
            </w:pPr>
            <w:r>
              <w:rPr>
                <w:color w:val="000000"/>
                <w:sz w:val="17"/>
                <w:szCs w:val="17"/>
              </w:rPr>
              <w:t>20</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15BCAD" w14:textId="77777777" w:rsidR="00C34357" w:rsidRDefault="00000000">
            <w:pPr>
              <w:jc w:val="center"/>
            </w:pPr>
            <w:r>
              <w:rPr>
                <w:color w:val="000000"/>
                <w:sz w:val="17"/>
                <w:szCs w:val="17"/>
              </w:rPr>
              <w:t>930 GB SSD</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F4026D" w14:textId="77777777" w:rsidR="00C34357" w:rsidRDefault="00000000">
            <w:pPr>
              <w:jc w:val="center"/>
            </w:pPr>
            <w:r>
              <w:rPr>
                <w:color w:val="000000"/>
                <w:sz w:val="17"/>
                <w:szCs w:val="17"/>
              </w:rPr>
              <w:t>—</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0DF7AC" w14:textId="77777777" w:rsidR="00C34357" w:rsidRDefault="00000000">
            <w:r>
              <w:rPr>
                <w:color w:val="000000"/>
                <w:sz w:val="16"/>
                <w:szCs w:val="16"/>
              </w:rPr>
              <w:t>Infraestructura dedicada separada</w:t>
            </w:r>
          </w:p>
        </w:tc>
      </w:tr>
      <w:tr w:rsidR="00C34357" w14:paraId="24D2787E"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EDFCE9" w14:textId="77777777" w:rsidR="00C34357" w:rsidRDefault="00000000">
            <w:r>
              <w:rPr>
                <w:color w:val="000000"/>
                <w:sz w:val="17"/>
                <w:szCs w:val="17"/>
              </w:rPr>
              <w:t>DEV</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90C3B35" w14:textId="77777777" w:rsidR="00C34357" w:rsidRDefault="00000000">
            <w:pPr>
              <w:jc w:val="center"/>
            </w:pPr>
            <w:r>
              <w:rPr>
                <w:color w:val="000000"/>
                <w:sz w:val="17"/>
                <w:szCs w:val="17"/>
              </w:rPr>
              <w:t>3</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481B73" w14:textId="77777777" w:rsidR="00C34357" w:rsidRDefault="00000000">
            <w:pPr>
              <w:jc w:val="center"/>
            </w:pPr>
            <w:r>
              <w:rPr>
                <w:color w:val="000000"/>
                <w:sz w:val="17"/>
                <w:szCs w:val="17"/>
              </w:rPr>
              <w:t>28 GB</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51D149" w14:textId="77777777" w:rsidR="00C34357" w:rsidRDefault="00000000">
            <w:pPr>
              <w:jc w:val="center"/>
            </w:pPr>
            <w:r>
              <w:rPr>
                <w:color w:val="000000"/>
                <w:sz w:val="17"/>
                <w:szCs w:val="17"/>
              </w:rPr>
              <w:t>14</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D6B470" w14:textId="77777777" w:rsidR="00C34357" w:rsidRDefault="00000000">
            <w:pPr>
              <w:jc w:val="center"/>
            </w:pPr>
            <w:r>
              <w:rPr>
                <w:color w:val="000000"/>
                <w:sz w:val="17"/>
                <w:szCs w:val="17"/>
              </w:rPr>
              <w:t>450 GB SSD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D4FB24" w14:textId="77777777" w:rsidR="00C34357" w:rsidRDefault="00000000">
            <w:pPr>
              <w:jc w:val="center"/>
            </w:pPr>
            <w:r>
              <w:rPr>
                <w:color w:val="000000"/>
                <w:sz w:val="17"/>
                <w:szCs w:val="17"/>
              </w:rPr>
              <w:t>—</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B34E60" w14:textId="77777777" w:rsidR="00C34357" w:rsidRDefault="00000000">
            <w:r>
              <w:rPr>
                <w:color w:val="000000"/>
                <w:sz w:val="16"/>
                <w:szCs w:val="16"/>
              </w:rPr>
              <w:t>~20% de PROD, sin HA</w:t>
            </w:r>
          </w:p>
        </w:tc>
      </w:tr>
      <w:tr w:rsidR="00C34357" w14:paraId="2B21F304"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65356B" w14:textId="77777777" w:rsidR="00C34357" w:rsidRDefault="00000000">
            <w:r>
              <w:rPr>
                <w:color w:val="000000"/>
                <w:sz w:val="17"/>
                <w:szCs w:val="17"/>
              </w:rPr>
              <w:t>QA</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BF13D2" w14:textId="77777777" w:rsidR="00C34357" w:rsidRDefault="00000000">
            <w:pPr>
              <w:jc w:val="center"/>
            </w:pPr>
            <w:r>
              <w:rPr>
                <w:color w:val="000000"/>
                <w:sz w:val="17"/>
                <w:szCs w:val="17"/>
              </w:rPr>
              <w:t>6</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686A36" w14:textId="77777777" w:rsidR="00C34357" w:rsidRDefault="00000000">
            <w:pPr>
              <w:jc w:val="center"/>
            </w:pPr>
            <w:r>
              <w:rPr>
                <w:color w:val="000000"/>
                <w:sz w:val="17"/>
                <w:szCs w:val="17"/>
              </w:rPr>
              <w:t>64 GB</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BF441A" w14:textId="77777777" w:rsidR="00C34357" w:rsidRDefault="00000000">
            <w:pPr>
              <w:jc w:val="center"/>
            </w:pPr>
            <w:r>
              <w:rPr>
                <w:color w:val="000000"/>
                <w:sz w:val="17"/>
                <w:szCs w:val="17"/>
              </w:rPr>
              <w:t>28</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A472E9" w14:textId="77777777" w:rsidR="00C34357" w:rsidRDefault="00000000">
            <w:pPr>
              <w:jc w:val="center"/>
            </w:pPr>
            <w:r>
              <w:rPr>
                <w:color w:val="000000"/>
                <w:sz w:val="17"/>
                <w:szCs w:val="17"/>
              </w:rPr>
              <w:t>1.08 TB SSD</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D929D6" w14:textId="77777777" w:rsidR="00C34357" w:rsidRDefault="00000000">
            <w:pPr>
              <w:jc w:val="center"/>
            </w:pPr>
            <w:r>
              <w:rPr>
                <w:color w:val="000000"/>
                <w:sz w:val="17"/>
                <w:szCs w:val="17"/>
              </w:rPr>
              <w:t>—</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26E4BC" w14:textId="77777777" w:rsidR="00C34357" w:rsidRDefault="00000000">
            <w:r>
              <w:rPr>
                <w:color w:val="000000"/>
                <w:sz w:val="16"/>
                <w:szCs w:val="16"/>
              </w:rPr>
              <w:t>~40% de PROD, sin HA</w:t>
            </w:r>
          </w:p>
        </w:tc>
      </w:tr>
      <w:tr w:rsidR="00C34357" w14:paraId="15172E3E"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749786" w14:textId="77777777" w:rsidR="00C34357" w:rsidRDefault="00000000">
            <w:r>
              <w:rPr>
                <w:color w:val="000000"/>
                <w:sz w:val="17"/>
                <w:szCs w:val="17"/>
              </w:rPr>
              <w:t>Lab OLTs</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E5DCED"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59437E" w14:textId="77777777" w:rsidR="00C34357" w:rsidRDefault="00000000">
            <w:pPr>
              <w:jc w:val="center"/>
            </w:pPr>
            <w:r>
              <w:rPr>
                <w:color w:val="000000"/>
                <w:sz w:val="17"/>
                <w:szCs w:val="17"/>
              </w:rPr>
              <w:t>8 GB</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7F18FC" w14:textId="77777777" w:rsidR="00C34357" w:rsidRDefault="00000000">
            <w:pPr>
              <w:jc w:val="center"/>
            </w:pPr>
            <w:r>
              <w:rPr>
                <w:color w:val="000000"/>
                <w:sz w:val="17"/>
                <w:szCs w:val="17"/>
              </w:rPr>
              <w:t>4</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EE37B7" w14:textId="77777777" w:rsidR="00C34357" w:rsidRDefault="00000000">
            <w:pPr>
              <w:jc w:val="center"/>
            </w:pPr>
            <w:r>
              <w:rPr>
                <w:color w:val="000000"/>
                <w:sz w:val="17"/>
                <w:szCs w:val="17"/>
              </w:rPr>
              <w:t>100 GB SSD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DC3BDB" w14:textId="77777777" w:rsidR="00C34357" w:rsidRDefault="00000000">
            <w:pPr>
              <w:jc w:val="center"/>
            </w:pPr>
            <w:r>
              <w:rPr>
                <w:color w:val="000000"/>
                <w:sz w:val="17"/>
                <w:szCs w:val="17"/>
              </w:rPr>
              <w:t>—</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F0E1E7" w14:textId="77777777" w:rsidR="00C34357" w:rsidRDefault="00000000">
            <w:r>
              <w:rPr>
                <w:color w:val="000000"/>
                <w:sz w:val="16"/>
                <w:szCs w:val="16"/>
              </w:rPr>
              <w:t>1 VM + OLTs físicas ON·NET</w:t>
            </w:r>
          </w:p>
        </w:tc>
      </w:tr>
      <w:tr w:rsidR="00C34357" w14:paraId="57D2E96A"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55CA67" w14:textId="77777777" w:rsidR="00C34357" w:rsidRDefault="00000000">
            <w:r>
              <w:rPr>
                <w:b/>
                <w:bCs/>
                <w:color w:val="000000"/>
                <w:sz w:val="17"/>
                <w:szCs w:val="17"/>
              </w:rPr>
              <w:t>TOTAL</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742AF01" w14:textId="77777777" w:rsidR="00C34357" w:rsidRDefault="00000000">
            <w:pPr>
              <w:jc w:val="center"/>
            </w:pPr>
            <w:r>
              <w:rPr>
                <w:b/>
                <w:bCs/>
                <w:color w:val="000000"/>
                <w:sz w:val="17"/>
                <w:szCs w:val="17"/>
              </w:rPr>
              <w:t>35</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408E2F" w14:textId="77777777" w:rsidR="00C34357" w:rsidRDefault="00000000">
            <w:pPr>
              <w:jc w:val="center"/>
            </w:pPr>
            <w:r>
              <w:rPr>
                <w:b/>
                <w:bCs/>
                <w:color w:val="000000"/>
                <w:sz w:val="17"/>
                <w:szCs w:val="17"/>
              </w:rPr>
              <w:t>372 GB</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9B6C3B" w14:textId="77777777" w:rsidR="00C34357" w:rsidRDefault="00000000">
            <w:pPr>
              <w:jc w:val="center"/>
            </w:pPr>
            <w:r>
              <w:rPr>
                <w:b/>
                <w:bCs/>
                <w:color w:val="000000"/>
                <w:sz w:val="17"/>
                <w:szCs w:val="17"/>
              </w:rPr>
              <w:t>158</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93CE07" w14:textId="77777777" w:rsidR="00C34357" w:rsidRDefault="00000000">
            <w:pPr>
              <w:jc w:val="center"/>
            </w:pPr>
            <w:r>
              <w:rPr>
                <w:b/>
                <w:bCs/>
                <w:color w:val="000000"/>
                <w:sz w:val="17"/>
                <w:szCs w:val="17"/>
              </w:rPr>
              <w:t>~11.79 TB SSD</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53BE09" w14:textId="77777777" w:rsidR="00C34357" w:rsidRDefault="00000000">
            <w:pPr>
              <w:jc w:val="center"/>
            </w:pPr>
            <w:r>
              <w:rPr>
                <w:color w:val="000000"/>
                <w:sz w:val="17"/>
                <w:szCs w:val="17"/>
              </w:rPr>
              <w:t>6 TB HDD</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AE0A6E" w14:textId="77777777" w:rsidR="00C34357" w:rsidRDefault="00C34357"/>
        </w:tc>
      </w:tr>
    </w:tbl>
    <w:p w14:paraId="51515DF9" w14:textId="77777777" w:rsidR="00C34357" w:rsidRDefault="00000000">
      <w:r>
        <w:br w:type="page"/>
      </w:r>
    </w:p>
    <w:p w14:paraId="398F0AD3" w14:textId="77777777" w:rsidR="00C34357" w:rsidRDefault="00000000">
      <w:pPr>
        <w:pStyle w:val="Ttulo2"/>
      </w:pPr>
      <w:bookmarkStart w:id="214" w:name="_Toc226041982"/>
      <w:r>
        <w:lastRenderedPageBreak/>
        <w:t>14.3 Cluster Kubernetes — Producción Komands</w:t>
      </w:r>
      <w:bookmarkEnd w:id="214"/>
    </w:p>
    <w:p w14:paraId="3F9F13AC" w14:textId="77777777" w:rsidR="00C34357" w:rsidRDefault="00000000">
      <w:pPr>
        <w:spacing w:after="160"/>
        <w:jc w:val="both"/>
      </w:pPr>
      <w:r>
        <w:t>El cluster Kubernetes de producción aloja los 7 microservicios de Komands en modo Activo-Activo con auto-scaling horizontal. Se compone de 8 VMs: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600"/>
        <w:gridCol w:w="900"/>
        <w:gridCol w:w="800"/>
        <w:gridCol w:w="1200"/>
        <w:gridCol w:w="3660"/>
      </w:tblGrid>
      <w:tr w:rsidR="00C34357" w14:paraId="6997C3BD"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4C29137" w14:textId="77777777" w:rsidR="00C34357" w:rsidRDefault="00000000">
            <w:pPr>
              <w:jc w:val="center"/>
            </w:pPr>
            <w:r>
              <w:rPr>
                <w:b/>
                <w:bCs/>
                <w:color w:val="FFFFFF"/>
                <w:sz w:val="18"/>
                <w:szCs w:val="18"/>
              </w:rPr>
              <w:t>Componente</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749BBC1" w14:textId="77777777" w:rsidR="00C34357" w:rsidRDefault="00000000">
            <w:pPr>
              <w:jc w:val="center"/>
            </w:pPr>
            <w:r>
              <w:rPr>
                <w:b/>
                <w:bCs/>
                <w:color w:val="FFFFFF"/>
                <w:sz w:val="18"/>
                <w:szCs w:val="18"/>
              </w:rPr>
              <w:t>Qty</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2B4AD9B" w14:textId="77777777" w:rsidR="00C34357" w:rsidRDefault="00000000">
            <w:pPr>
              <w:jc w:val="center"/>
            </w:pPr>
            <w:r>
              <w:rPr>
                <w:b/>
                <w:bCs/>
                <w:color w:val="FFFFFF"/>
                <w:sz w:val="18"/>
                <w:szCs w:val="18"/>
              </w:rPr>
              <w:t>RAM</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87512FD" w14:textId="77777777" w:rsidR="00C34357" w:rsidRDefault="00000000">
            <w:pPr>
              <w:jc w:val="center"/>
            </w:pPr>
            <w:r>
              <w:rPr>
                <w:b/>
                <w:bCs/>
                <w:color w:val="FFFFFF"/>
                <w:sz w:val="18"/>
                <w:szCs w:val="18"/>
              </w:rPr>
              <w:t>vCPU</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E663B2A" w14:textId="77777777" w:rsidR="00C34357" w:rsidRDefault="00000000">
            <w:pPr>
              <w:jc w:val="center"/>
            </w:pPr>
            <w:r>
              <w:rPr>
                <w:b/>
                <w:bCs/>
                <w:color w:val="FFFFFF"/>
                <w:sz w:val="18"/>
                <w:szCs w:val="18"/>
              </w:rPr>
              <w:t>Disco</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2F8B07F" w14:textId="77777777" w:rsidR="00C34357" w:rsidRDefault="00000000">
            <w:pPr>
              <w:jc w:val="center"/>
            </w:pPr>
            <w:r>
              <w:rPr>
                <w:b/>
                <w:bCs/>
                <w:color w:val="FFFFFF"/>
                <w:sz w:val="18"/>
                <w:szCs w:val="18"/>
              </w:rPr>
              <w:t>Observación</w:t>
            </w:r>
          </w:p>
        </w:tc>
      </w:tr>
      <w:tr w:rsidR="00C34357" w14:paraId="352F0CE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3D0E10" w14:textId="77777777" w:rsidR="00C34357" w:rsidRDefault="00000000">
            <w:r>
              <w:rPr>
                <w:b/>
                <w:bCs/>
                <w:color w:val="000000"/>
                <w:sz w:val="17"/>
                <w:szCs w:val="17"/>
              </w:rPr>
              <w:t>Control Plane Node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5164F1" w14:textId="77777777" w:rsidR="00C34357" w:rsidRDefault="00000000">
            <w:pPr>
              <w:jc w:val="center"/>
            </w:pPr>
            <w:r>
              <w:rPr>
                <w:color w:val="000000"/>
                <w:sz w:val="17"/>
                <w:szCs w:val="17"/>
              </w:rPr>
              <w:t>3</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89A1F08" w14:textId="77777777" w:rsidR="00C34357" w:rsidRDefault="00000000">
            <w:pPr>
              <w:jc w:val="center"/>
            </w:pPr>
            <w:r>
              <w:rPr>
                <w:color w:val="000000"/>
                <w:sz w:val="17"/>
                <w:szCs w:val="17"/>
              </w:rPr>
              <w:t>8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A55990" w14:textId="77777777" w:rsidR="00C34357" w:rsidRDefault="00000000">
            <w:pPr>
              <w:jc w:val="center"/>
            </w:pPr>
            <w:r>
              <w:rPr>
                <w:color w:val="000000"/>
                <w:sz w:val="17"/>
                <w:szCs w:val="17"/>
              </w:rPr>
              <w:t>4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69B31F" w14:textId="77777777" w:rsidR="00C34357" w:rsidRDefault="00000000">
            <w:pPr>
              <w:jc w:val="center"/>
            </w:pPr>
            <w:r>
              <w:rPr>
                <w:color w:val="000000"/>
                <w:sz w:val="17"/>
                <w:szCs w:val="17"/>
              </w:rPr>
              <w:t>100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095C84" w14:textId="77777777" w:rsidR="00C34357" w:rsidRDefault="00000000">
            <w:r>
              <w:rPr>
                <w:color w:val="000000"/>
                <w:sz w:val="16"/>
                <w:szCs w:val="16"/>
              </w:rPr>
              <w:t>Quorum etcd HA. 3 nodos para tolerancia a falla de 1 nodo.</w:t>
            </w:r>
          </w:p>
        </w:tc>
      </w:tr>
      <w:tr w:rsidR="00C34357" w14:paraId="328500D1"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0E836F" w14:textId="77777777" w:rsidR="00C34357" w:rsidRDefault="00000000">
            <w:r>
              <w:rPr>
                <w:b/>
                <w:bCs/>
                <w:color w:val="000000"/>
                <w:sz w:val="17"/>
                <w:szCs w:val="17"/>
              </w:rPr>
              <w:t>Worker Node - Aplicación</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D515C9" w14:textId="77777777" w:rsidR="00C34357" w:rsidRDefault="00000000">
            <w:pPr>
              <w:jc w:val="center"/>
            </w:pPr>
            <w:r>
              <w:rPr>
                <w:color w:val="000000"/>
                <w:sz w:val="17"/>
                <w:szCs w:val="17"/>
              </w:rPr>
              <w:t>3</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B19F67" w14:textId="77777777" w:rsidR="00C34357" w:rsidRDefault="00000000">
            <w:pPr>
              <w:jc w:val="center"/>
            </w:pPr>
            <w:r>
              <w:rPr>
                <w:color w:val="000000"/>
                <w:sz w:val="17"/>
                <w:szCs w:val="17"/>
              </w:rPr>
              <w:t>24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3D1519" w14:textId="77777777" w:rsidR="00C34357" w:rsidRDefault="00000000">
            <w:pPr>
              <w:jc w:val="center"/>
            </w:pPr>
            <w:r>
              <w:rPr>
                <w:color w:val="000000"/>
                <w:sz w:val="17"/>
                <w:szCs w:val="17"/>
              </w:rPr>
              <w:t>6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5F4264" w14:textId="77777777" w:rsidR="00C34357" w:rsidRDefault="00000000">
            <w:pPr>
              <w:jc w:val="center"/>
            </w:pPr>
            <w:r>
              <w:rPr>
                <w:color w:val="000000"/>
                <w:sz w:val="17"/>
                <w:szCs w:val="17"/>
              </w:rPr>
              <w:t>200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82B5CA" w14:textId="77777777" w:rsidR="00C34357" w:rsidRDefault="00000000">
            <w:r>
              <w:rPr>
                <w:color w:val="000000"/>
                <w:sz w:val="16"/>
                <w:szCs w:val="16"/>
              </w:rPr>
              <w:t>7 microservicios × 2 réplicas + portal web. Distribuídos en 3 workers.</w:t>
            </w:r>
          </w:p>
        </w:tc>
      </w:tr>
      <w:tr w:rsidR="00C34357" w14:paraId="3F547EF1"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7D2446" w14:textId="77777777" w:rsidR="00C34357" w:rsidRDefault="00000000">
            <w:r>
              <w:rPr>
                <w:b/>
                <w:bCs/>
                <w:color w:val="000000"/>
                <w:sz w:val="17"/>
                <w:szCs w:val="17"/>
              </w:rPr>
              <w:t>Bastion Host (Primario)</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E55CCE"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2640B3"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8CE227"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CCC4D1" w14:textId="77777777" w:rsidR="00C34357" w:rsidRDefault="00000000">
            <w:pPr>
              <w:jc w:val="center"/>
            </w:pPr>
            <w:r>
              <w:rPr>
                <w:color w:val="000000"/>
                <w:sz w:val="17"/>
                <w:szCs w:val="17"/>
              </w:rPr>
              <w:t>50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A746D1" w14:textId="77777777" w:rsidR="00C34357" w:rsidRDefault="00000000">
            <w:r>
              <w:rPr>
                <w:color w:val="000000"/>
                <w:sz w:val="16"/>
                <w:szCs w:val="16"/>
              </w:rPr>
              <w:t>Acceso administrativo SSH al cluster. Jump host.</w:t>
            </w:r>
          </w:p>
        </w:tc>
      </w:tr>
      <w:tr w:rsidR="00C34357" w14:paraId="63AEDDE7"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96B42D" w14:textId="77777777" w:rsidR="00C34357" w:rsidRDefault="00000000">
            <w:r>
              <w:rPr>
                <w:b/>
                <w:bCs/>
                <w:color w:val="000000"/>
                <w:sz w:val="17"/>
                <w:szCs w:val="17"/>
              </w:rPr>
              <w:t>Bastion Host (Secundario)</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8AE6E8"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C933D6"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D6859E"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D0AF07" w14:textId="77777777" w:rsidR="00C34357" w:rsidRDefault="00000000">
            <w:pPr>
              <w:jc w:val="center"/>
            </w:pPr>
            <w:r>
              <w:rPr>
                <w:color w:val="000000"/>
                <w:sz w:val="17"/>
                <w:szCs w:val="17"/>
              </w:rPr>
              <w:t>50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D774F7" w14:textId="77777777" w:rsidR="00C34357" w:rsidRDefault="00000000">
            <w:r>
              <w:rPr>
                <w:color w:val="000000"/>
                <w:sz w:val="16"/>
                <w:szCs w:val="16"/>
              </w:rPr>
              <w:t>Eliminación de punto único de falla para acceso administrativo.</w:t>
            </w:r>
          </w:p>
        </w:tc>
      </w:tr>
      <w:tr w:rsidR="00C34357" w14:paraId="26144D49"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83CD45" w14:textId="77777777" w:rsidR="00C34357" w:rsidRDefault="00000000">
            <w:r>
              <w:rPr>
                <w:b/>
                <w:bCs/>
                <w:color w:val="000000"/>
                <w:sz w:val="17"/>
                <w:szCs w:val="17"/>
              </w:rPr>
              <w:t>Subtotal Kubernetes</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66AE8D" w14:textId="77777777" w:rsidR="00C34357" w:rsidRDefault="00000000">
            <w:pPr>
              <w:jc w:val="center"/>
            </w:pPr>
            <w:r>
              <w:rPr>
                <w:b/>
                <w:bCs/>
                <w:color w:val="000000"/>
                <w:sz w:val="17"/>
                <w:szCs w:val="17"/>
              </w:rPr>
              <w:t>8 VMs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4332F0" w14:textId="77777777" w:rsidR="00C34357" w:rsidRDefault="00000000">
            <w:pPr>
              <w:jc w:val="center"/>
            </w:pPr>
            <w:r>
              <w:rPr>
                <w:b/>
                <w:bCs/>
                <w:color w:val="000000"/>
                <w:sz w:val="17"/>
                <w:szCs w:val="17"/>
              </w:rPr>
              <w:t>148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05E140" w14:textId="77777777" w:rsidR="00C34357" w:rsidRDefault="00000000">
            <w:pPr>
              <w:jc w:val="center"/>
            </w:pPr>
            <w:r>
              <w:rPr>
                <w:b/>
                <w:bCs/>
                <w:color w:val="000000"/>
                <w:sz w:val="17"/>
                <w:szCs w:val="17"/>
              </w:rPr>
              <w:t>66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9F39B5" w14:textId="77777777" w:rsidR="00C34357" w:rsidRDefault="00000000">
            <w:pPr>
              <w:jc w:val="center"/>
            </w:pPr>
            <w:r>
              <w:rPr>
                <w:b/>
                <w:bCs/>
                <w:color w:val="000000"/>
                <w:sz w:val="17"/>
                <w:szCs w:val="17"/>
              </w:rPr>
              <w:t>1.65 TB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759CFC" w14:textId="77777777" w:rsidR="00C34357" w:rsidRDefault="00C34357"/>
        </w:tc>
      </w:tr>
    </w:tbl>
    <w:p w14:paraId="73E5A5E9" w14:textId="77777777" w:rsidR="00C34357" w:rsidRDefault="00000000">
      <w:pPr>
        <w:pStyle w:val="Ttulo2"/>
      </w:pPr>
      <w:bookmarkStart w:id="215" w:name="_Toc226041983"/>
      <w:r>
        <w:t>14.4 PostgreSQL HA</w:t>
      </w:r>
      <w:bookmarkEnd w:id="215"/>
    </w:p>
    <w:p w14:paraId="4C1AC4EB" w14:textId="77777777" w:rsidR="00C34357" w:rsidRDefault="00000000">
      <w:pPr>
        <w:spacing w:after="160"/>
        <w:jc w:val="both"/>
      </w:pPr>
      <w:r>
        <w:t>La capa de datos utiliza PostgreSQL 15+ en configuración de Alta Disponibilidad (HA) gestionada por Patroni, con streaming replication síncrona entre Primary y Standby, y una Read Replica asíncrona para consultas de lectura y reporting. Se compone de 5 VMs: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600"/>
        <w:gridCol w:w="900"/>
        <w:gridCol w:w="800"/>
        <w:gridCol w:w="1200"/>
        <w:gridCol w:w="3660"/>
      </w:tblGrid>
      <w:tr w:rsidR="00C34357" w14:paraId="51D43AE4"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A014D27" w14:textId="77777777" w:rsidR="00C34357" w:rsidRDefault="00000000">
            <w:pPr>
              <w:jc w:val="center"/>
            </w:pPr>
            <w:r>
              <w:rPr>
                <w:b/>
                <w:bCs/>
                <w:color w:val="FFFFFF"/>
                <w:sz w:val="18"/>
                <w:szCs w:val="18"/>
              </w:rPr>
              <w:t>Componente</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EF9AC94" w14:textId="77777777" w:rsidR="00C34357" w:rsidRDefault="00000000">
            <w:pPr>
              <w:jc w:val="center"/>
            </w:pPr>
            <w:r>
              <w:rPr>
                <w:b/>
                <w:bCs/>
                <w:color w:val="FFFFFF"/>
                <w:sz w:val="18"/>
                <w:szCs w:val="18"/>
              </w:rPr>
              <w:t>Qty</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B5E9AAF" w14:textId="77777777" w:rsidR="00C34357" w:rsidRDefault="00000000">
            <w:pPr>
              <w:jc w:val="center"/>
            </w:pPr>
            <w:r>
              <w:rPr>
                <w:b/>
                <w:bCs/>
                <w:color w:val="FFFFFF"/>
                <w:sz w:val="18"/>
                <w:szCs w:val="18"/>
              </w:rPr>
              <w:t>RAM</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760FB25" w14:textId="77777777" w:rsidR="00C34357" w:rsidRDefault="00000000">
            <w:pPr>
              <w:jc w:val="center"/>
            </w:pPr>
            <w:r>
              <w:rPr>
                <w:b/>
                <w:bCs/>
                <w:color w:val="FFFFFF"/>
                <w:sz w:val="18"/>
                <w:szCs w:val="18"/>
              </w:rPr>
              <w:t>vCPU</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E8FB6E7" w14:textId="77777777" w:rsidR="00C34357" w:rsidRDefault="00000000">
            <w:pPr>
              <w:jc w:val="center"/>
            </w:pPr>
            <w:r>
              <w:rPr>
                <w:b/>
                <w:bCs/>
                <w:color w:val="FFFFFF"/>
                <w:sz w:val="18"/>
                <w:szCs w:val="18"/>
              </w:rPr>
              <w:t>Disco</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A686415" w14:textId="77777777" w:rsidR="00C34357" w:rsidRDefault="00000000">
            <w:pPr>
              <w:jc w:val="center"/>
            </w:pPr>
            <w:r>
              <w:rPr>
                <w:b/>
                <w:bCs/>
                <w:color w:val="FFFFFF"/>
                <w:sz w:val="18"/>
                <w:szCs w:val="18"/>
              </w:rPr>
              <w:t>Observación</w:t>
            </w:r>
          </w:p>
        </w:tc>
      </w:tr>
      <w:tr w:rsidR="00C34357" w14:paraId="6179F7C4"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E41EAF" w14:textId="77777777" w:rsidR="00C34357" w:rsidRDefault="00000000">
            <w:r>
              <w:rPr>
                <w:b/>
                <w:bCs/>
                <w:color w:val="000000"/>
                <w:sz w:val="17"/>
                <w:szCs w:val="17"/>
              </w:rPr>
              <w:t>PostgreSQL Primary</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7A01F5"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A9DA71" w14:textId="77777777" w:rsidR="00C34357" w:rsidRDefault="00000000">
            <w:pPr>
              <w:jc w:val="center"/>
            </w:pPr>
            <w:r>
              <w:rPr>
                <w:color w:val="000000"/>
                <w:sz w:val="17"/>
                <w:szCs w:val="17"/>
              </w:rPr>
              <w:t>24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2DCAA3" w14:textId="77777777" w:rsidR="00C34357" w:rsidRDefault="00000000">
            <w:pPr>
              <w:jc w:val="center"/>
            </w:pPr>
            <w:r>
              <w:rPr>
                <w:color w:val="000000"/>
                <w:sz w:val="17"/>
                <w:szCs w:val="17"/>
              </w:rPr>
              <w:t>12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C3A1C9" w14:textId="77777777" w:rsidR="00C34357" w:rsidRDefault="00000000">
            <w:pPr>
              <w:jc w:val="center"/>
            </w:pPr>
            <w:r>
              <w:rPr>
                <w:color w:val="000000"/>
                <w:sz w:val="17"/>
                <w:szCs w:val="17"/>
              </w:rPr>
              <w:t>2 TB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22934D" w14:textId="77777777" w:rsidR="00C34357" w:rsidRDefault="00000000">
            <w:r>
              <w:rPr>
                <w:color w:val="000000"/>
                <w:sz w:val="16"/>
                <w:szCs w:val="16"/>
              </w:rPr>
              <w:t>Nodo principal. Patroni gestiona failover automático. Storage ampliado a 2 TB para crecimiento 24 meses.</w:t>
            </w:r>
          </w:p>
        </w:tc>
      </w:tr>
      <w:tr w:rsidR="00C34357" w14:paraId="0E560AA3"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2311B7" w14:textId="77777777" w:rsidR="00C34357" w:rsidRDefault="00000000">
            <w:r>
              <w:rPr>
                <w:b/>
                <w:bCs/>
                <w:color w:val="000000"/>
                <w:sz w:val="17"/>
                <w:szCs w:val="17"/>
              </w:rPr>
              <w:t>PostgreSQL Standby</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6B6875"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931536" w14:textId="77777777" w:rsidR="00C34357" w:rsidRDefault="00000000">
            <w:pPr>
              <w:jc w:val="center"/>
            </w:pPr>
            <w:r>
              <w:rPr>
                <w:color w:val="000000"/>
                <w:sz w:val="17"/>
                <w:szCs w:val="17"/>
              </w:rPr>
              <w:t>24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A1A81D" w14:textId="77777777" w:rsidR="00C34357" w:rsidRDefault="00000000">
            <w:pPr>
              <w:jc w:val="center"/>
            </w:pPr>
            <w:r>
              <w:rPr>
                <w:color w:val="000000"/>
                <w:sz w:val="17"/>
                <w:szCs w:val="17"/>
              </w:rPr>
              <w:t>12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BB1ECC" w14:textId="77777777" w:rsidR="00C34357" w:rsidRDefault="00000000">
            <w:pPr>
              <w:jc w:val="center"/>
            </w:pPr>
            <w:r>
              <w:rPr>
                <w:color w:val="000000"/>
                <w:sz w:val="17"/>
                <w:szCs w:val="17"/>
              </w:rPr>
              <w:t>2 TB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4997625" w14:textId="77777777" w:rsidR="00C34357" w:rsidRDefault="00000000">
            <w:r>
              <w:rPr>
                <w:color w:val="000000"/>
                <w:sz w:val="16"/>
                <w:szCs w:val="16"/>
              </w:rPr>
              <w:t>Streaming replication síncrona. Promueve a Primary si falla el nodo principal.</w:t>
            </w:r>
          </w:p>
        </w:tc>
      </w:tr>
      <w:tr w:rsidR="00C34357" w14:paraId="277C4073"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E2D49A" w14:textId="77777777" w:rsidR="00C34357" w:rsidRDefault="00000000">
            <w:r>
              <w:rPr>
                <w:b/>
                <w:bCs/>
                <w:color w:val="000000"/>
                <w:sz w:val="17"/>
                <w:szCs w:val="17"/>
              </w:rPr>
              <w:t>PostgreSQL Read Replica</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02D310"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67F2B8" w14:textId="77777777" w:rsidR="00C34357" w:rsidRDefault="00000000">
            <w:pPr>
              <w:jc w:val="center"/>
            </w:pPr>
            <w:r>
              <w:rPr>
                <w:color w:val="000000"/>
                <w:sz w:val="17"/>
                <w:szCs w:val="17"/>
              </w:rPr>
              <w:t>16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D73185" w14:textId="77777777" w:rsidR="00C34357" w:rsidRDefault="00000000">
            <w:pPr>
              <w:jc w:val="center"/>
            </w:pPr>
            <w:r>
              <w:rPr>
                <w:color w:val="000000"/>
                <w:sz w:val="17"/>
                <w:szCs w:val="17"/>
              </w:rPr>
              <w:t>8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938965" w14:textId="77777777" w:rsidR="00C34357" w:rsidRDefault="00000000">
            <w:pPr>
              <w:jc w:val="center"/>
            </w:pPr>
            <w:r>
              <w:rPr>
                <w:color w:val="000000"/>
                <w:sz w:val="17"/>
                <w:szCs w:val="17"/>
              </w:rPr>
              <w:t>2 TB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0AA583" w14:textId="77777777" w:rsidR="00C34357" w:rsidRDefault="00000000">
            <w:r>
              <w:rPr>
                <w:color w:val="000000"/>
                <w:sz w:val="16"/>
                <w:szCs w:val="16"/>
              </w:rPr>
              <w:t>Consultas de lectura, reporting, Dynatrace. Replication asíncrona.</w:t>
            </w:r>
          </w:p>
        </w:tc>
      </w:tr>
      <w:tr w:rsidR="00C34357" w14:paraId="34A98292"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C1358C" w14:textId="77777777" w:rsidR="00C34357" w:rsidRDefault="00000000">
            <w:r>
              <w:rPr>
                <w:b/>
                <w:bCs/>
                <w:color w:val="000000"/>
                <w:sz w:val="17"/>
                <w:szCs w:val="17"/>
              </w:rPr>
              <w:t>PgBouncer (Pool)</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30176C" w14:textId="77777777" w:rsidR="00C34357" w:rsidRDefault="00000000">
            <w:pPr>
              <w:jc w:val="center"/>
            </w:pPr>
            <w:r>
              <w:rPr>
                <w:color w:val="000000"/>
                <w:sz w:val="17"/>
                <w:szCs w:val="17"/>
              </w:rPr>
              <w:t>2</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FF62B9"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7B40E7"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75B4C2" w14:textId="77777777" w:rsidR="00C34357" w:rsidRDefault="00000000">
            <w:pPr>
              <w:jc w:val="center"/>
            </w:pPr>
            <w:r>
              <w:rPr>
                <w:color w:val="000000"/>
                <w:sz w:val="17"/>
                <w:szCs w:val="17"/>
              </w:rPr>
              <w:t>30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A46452" w14:textId="77777777" w:rsidR="00C34357" w:rsidRDefault="00000000">
            <w:r>
              <w:rPr>
                <w:color w:val="000000"/>
                <w:sz w:val="16"/>
                <w:szCs w:val="16"/>
              </w:rPr>
              <w:t>Connection pooling para 7 microservicios. 2 instancias para HA.</w:t>
            </w:r>
          </w:p>
        </w:tc>
      </w:tr>
      <w:tr w:rsidR="00C34357" w14:paraId="60324B6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02DA47" w14:textId="77777777" w:rsidR="00C34357" w:rsidRDefault="00000000">
            <w:r>
              <w:rPr>
                <w:b/>
                <w:bCs/>
                <w:color w:val="000000"/>
                <w:sz w:val="17"/>
                <w:szCs w:val="17"/>
              </w:rPr>
              <w:t>Subtotal PostgreSQL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7CBB53" w14:textId="77777777" w:rsidR="00C34357" w:rsidRDefault="00000000">
            <w:pPr>
              <w:jc w:val="center"/>
            </w:pPr>
            <w:r>
              <w:rPr>
                <w:b/>
                <w:bCs/>
                <w:color w:val="000000"/>
                <w:sz w:val="17"/>
                <w:szCs w:val="17"/>
              </w:rPr>
              <w:t>5 VMs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A2B1759" w14:textId="77777777" w:rsidR="00C34357" w:rsidRDefault="00000000">
            <w:pPr>
              <w:jc w:val="center"/>
            </w:pPr>
            <w:r>
              <w:rPr>
                <w:b/>
                <w:bCs/>
                <w:color w:val="000000"/>
                <w:sz w:val="17"/>
                <w:szCs w:val="17"/>
              </w:rPr>
              <w:t>72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2B9403" w14:textId="77777777" w:rsidR="00C34357" w:rsidRDefault="00000000">
            <w:pPr>
              <w:jc w:val="center"/>
            </w:pPr>
            <w:r>
              <w:rPr>
                <w:b/>
                <w:bCs/>
                <w:color w:val="000000"/>
                <w:sz w:val="17"/>
                <w:szCs w:val="17"/>
              </w:rPr>
              <w:t>36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DA1966" w14:textId="77777777" w:rsidR="00C34357" w:rsidRDefault="00000000">
            <w:pPr>
              <w:jc w:val="center"/>
            </w:pPr>
            <w:r>
              <w:rPr>
                <w:b/>
                <w:bCs/>
                <w:color w:val="000000"/>
                <w:sz w:val="17"/>
                <w:szCs w:val="17"/>
              </w:rPr>
              <w:t>6.06 TB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0D1D85" w14:textId="77777777" w:rsidR="00C34357" w:rsidRDefault="00C34357"/>
        </w:tc>
      </w:tr>
    </w:tbl>
    <w:p w14:paraId="0482E72A" w14:textId="77777777" w:rsidR="00C34357" w:rsidRDefault="00000000">
      <w:pPr>
        <w:spacing w:after="160"/>
        <w:jc w:val="both"/>
      </w:pPr>
      <w:r>
        <w:rPr>
          <w:b/>
          <w:bCs/>
        </w:rPr>
        <w:t xml:space="preserve">RPO: </w:t>
      </w:r>
      <w:r>
        <w:t xml:space="preserve">&lt; 1 hora (WAL archiving continuo con pgBackRest). </w:t>
      </w:r>
      <w:r>
        <w:rPr>
          <w:b/>
          <w:bCs/>
        </w:rPr>
        <w:t xml:space="preserve">RTO: </w:t>
      </w:r>
      <w:r>
        <w:t>&lt; 4 horas (Patroni failover automático Primary→Standby en &lt; 30 segundos).</w:t>
      </w:r>
    </w:p>
    <w:p w14:paraId="2CEAF3B3" w14:textId="77777777" w:rsidR="00C34357" w:rsidRDefault="00000000">
      <w:pPr>
        <w:pStyle w:val="Ttulo2"/>
      </w:pPr>
      <w:bookmarkStart w:id="216" w:name="_Toc226041984"/>
      <w:r>
        <w:t>14.5 Servicios auxiliares</w:t>
      </w:r>
      <w:bookmarkEnd w:id="216"/>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600"/>
        <w:gridCol w:w="900"/>
        <w:gridCol w:w="800"/>
        <w:gridCol w:w="1200"/>
        <w:gridCol w:w="3660"/>
      </w:tblGrid>
      <w:tr w:rsidR="00C34357" w14:paraId="007E147A"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C93F1C5" w14:textId="77777777" w:rsidR="00C34357" w:rsidRDefault="00000000">
            <w:pPr>
              <w:jc w:val="center"/>
            </w:pPr>
            <w:r>
              <w:rPr>
                <w:b/>
                <w:bCs/>
                <w:color w:val="FFFFFF"/>
                <w:sz w:val="18"/>
                <w:szCs w:val="18"/>
              </w:rPr>
              <w:t>Componente</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2AEE0F1" w14:textId="77777777" w:rsidR="00C34357" w:rsidRDefault="00000000">
            <w:pPr>
              <w:jc w:val="center"/>
            </w:pPr>
            <w:r>
              <w:rPr>
                <w:b/>
                <w:bCs/>
                <w:color w:val="FFFFFF"/>
                <w:sz w:val="18"/>
                <w:szCs w:val="18"/>
              </w:rPr>
              <w:t>Qty</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9F8573D" w14:textId="77777777" w:rsidR="00C34357" w:rsidRDefault="00000000">
            <w:pPr>
              <w:jc w:val="center"/>
            </w:pPr>
            <w:r>
              <w:rPr>
                <w:b/>
                <w:bCs/>
                <w:color w:val="FFFFFF"/>
                <w:sz w:val="18"/>
                <w:szCs w:val="18"/>
              </w:rPr>
              <w:t>RAM</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737A941" w14:textId="77777777" w:rsidR="00C34357" w:rsidRDefault="00000000">
            <w:pPr>
              <w:jc w:val="center"/>
            </w:pPr>
            <w:r>
              <w:rPr>
                <w:b/>
                <w:bCs/>
                <w:color w:val="FFFFFF"/>
                <w:sz w:val="18"/>
                <w:szCs w:val="18"/>
              </w:rPr>
              <w:t>vCPU</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D652A9C" w14:textId="77777777" w:rsidR="00C34357" w:rsidRDefault="00000000">
            <w:pPr>
              <w:jc w:val="center"/>
            </w:pPr>
            <w:r>
              <w:rPr>
                <w:b/>
                <w:bCs/>
                <w:color w:val="FFFFFF"/>
                <w:sz w:val="18"/>
                <w:szCs w:val="18"/>
              </w:rPr>
              <w:t>Disco</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D20703A" w14:textId="77777777" w:rsidR="00C34357" w:rsidRDefault="00000000">
            <w:pPr>
              <w:jc w:val="center"/>
            </w:pPr>
            <w:r>
              <w:rPr>
                <w:b/>
                <w:bCs/>
                <w:color w:val="FFFFFF"/>
                <w:sz w:val="18"/>
                <w:szCs w:val="18"/>
              </w:rPr>
              <w:t>Observación</w:t>
            </w:r>
          </w:p>
        </w:tc>
      </w:tr>
      <w:tr w:rsidR="00C34357" w14:paraId="339D431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E430A8" w14:textId="77777777" w:rsidR="00C34357" w:rsidRDefault="00000000">
            <w:r>
              <w:rPr>
                <w:b/>
                <w:bCs/>
                <w:color w:val="000000"/>
                <w:sz w:val="17"/>
                <w:szCs w:val="17"/>
              </w:rPr>
              <w:t>Load Balancer (Primario)</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2BA0E7"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C8BDAB"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213DC9"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4C1ABD" w14:textId="77777777" w:rsidR="00C34357" w:rsidRDefault="00000000">
            <w:pPr>
              <w:jc w:val="center"/>
            </w:pPr>
            <w:r>
              <w:rPr>
                <w:color w:val="000000"/>
                <w:sz w:val="17"/>
                <w:szCs w:val="17"/>
              </w:rPr>
              <w:t>50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AAB2E1" w14:textId="77777777" w:rsidR="00C34357" w:rsidRDefault="00000000">
            <w:r>
              <w:rPr>
                <w:color w:val="000000"/>
                <w:sz w:val="16"/>
                <w:szCs w:val="16"/>
              </w:rPr>
              <w:t>HAProxy/Nginx. Distribuye tráfico entre Workers K8s. Reducido de 12 GB/6 vCPU (sobredimensionado).</w:t>
            </w:r>
          </w:p>
        </w:tc>
      </w:tr>
      <w:tr w:rsidR="00C34357" w:rsidRPr="00CB3C92" w14:paraId="6B5848EE"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22E182" w14:textId="77777777" w:rsidR="00C34357" w:rsidRDefault="00000000">
            <w:r>
              <w:rPr>
                <w:b/>
                <w:bCs/>
                <w:color w:val="000000"/>
                <w:sz w:val="17"/>
                <w:szCs w:val="17"/>
              </w:rPr>
              <w:t>Load Balancer (Secundario)</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31F524"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9659C5"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FE9F6D"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36EFA9" w14:textId="77777777" w:rsidR="00C34357" w:rsidRDefault="00000000">
            <w:pPr>
              <w:jc w:val="center"/>
            </w:pPr>
            <w:r>
              <w:rPr>
                <w:color w:val="000000"/>
                <w:sz w:val="17"/>
                <w:szCs w:val="17"/>
              </w:rPr>
              <w:t>50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952924" w14:textId="77777777" w:rsidR="00C34357" w:rsidRPr="005D78BF" w:rsidRDefault="00000000">
            <w:pPr>
              <w:rPr>
                <w:lang w:val="en-US"/>
              </w:rPr>
            </w:pPr>
            <w:r>
              <w:rPr>
                <w:color w:val="000000"/>
                <w:sz w:val="16"/>
                <w:szCs w:val="16"/>
                <w:lang w:val="en-US"/>
              </w:rPr>
              <w:t>HA failover. Keepalived con IP virtual.</w:t>
            </w:r>
          </w:p>
        </w:tc>
      </w:tr>
      <w:tr w:rsidR="00C34357" w14:paraId="0F811780"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F2C03B" w14:textId="77777777" w:rsidR="00C34357" w:rsidRDefault="00000000">
            <w:r>
              <w:rPr>
                <w:b/>
                <w:bCs/>
                <w:color w:val="000000"/>
                <w:sz w:val="17"/>
                <w:szCs w:val="17"/>
              </w:rPr>
              <w:t>Dynatrace Agent/Collector</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C57551"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32951E" w14:textId="77777777" w:rsidR="00C34357" w:rsidRDefault="00000000">
            <w:pPr>
              <w:jc w:val="center"/>
            </w:pPr>
            <w:r>
              <w:rPr>
                <w:color w:val="000000"/>
                <w:sz w:val="17"/>
                <w:szCs w:val="17"/>
              </w:rPr>
              <w:t>8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8F80EE" w14:textId="77777777" w:rsidR="00C34357" w:rsidRDefault="00000000">
            <w:pPr>
              <w:jc w:val="center"/>
            </w:pPr>
            <w:r>
              <w:rPr>
                <w:color w:val="000000"/>
                <w:sz w:val="17"/>
                <w:szCs w:val="17"/>
              </w:rPr>
              <w:t>4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520CEB" w14:textId="77777777" w:rsidR="00C34357" w:rsidRDefault="00000000">
            <w:pPr>
              <w:jc w:val="center"/>
            </w:pPr>
            <w:r>
              <w:rPr>
                <w:color w:val="000000"/>
                <w:sz w:val="17"/>
                <w:szCs w:val="17"/>
              </w:rPr>
              <w:t>100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C660ED" w14:textId="77777777" w:rsidR="00C34357" w:rsidRDefault="00000000">
            <w:r>
              <w:rPr>
                <w:color w:val="000000"/>
                <w:sz w:val="16"/>
                <w:szCs w:val="16"/>
              </w:rPr>
              <w:t>Agentes en cada microservicio. Collector centraliza métricas, trazas, logs.</w:t>
            </w:r>
          </w:p>
        </w:tc>
      </w:tr>
      <w:tr w:rsidR="00C34357" w14:paraId="51E008D1"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66F5434" w14:textId="77777777" w:rsidR="00C34357" w:rsidRDefault="00000000">
            <w:r>
              <w:rPr>
                <w:b/>
                <w:bCs/>
                <w:color w:val="000000"/>
                <w:sz w:val="17"/>
                <w:szCs w:val="17"/>
              </w:rPr>
              <w:t>Backup Server</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FE4367"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6CB191" w14:textId="77777777" w:rsidR="00C34357" w:rsidRDefault="00000000">
            <w:pPr>
              <w:jc w:val="center"/>
            </w:pPr>
            <w:r>
              <w:rPr>
                <w:color w:val="000000"/>
                <w:sz w:val="17"/>
                <w:szCs w:val="17"/>
              </w:rPr>
              <w:t>16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E4D7C5" w14:textId="77777777" w:rsidR="00C34357" w:rsidRDefault="00000000">
            <w:pPr>
              <w:jc w:val="center"/>
            </w:pPr>
            <w:r>
              <w:rPr>
                <w:color w:val="000000"/>
                <w:sz w:val="17"/>
                <w:szCs w:val="17"/>
              </w:rPr>
              <w:t>6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36A771" w14:textId="77777777" w:rsidR="00C34357" w:rsidRDefault="00000000">
            <w:pPr>
              <w:jc w:val="center"/>
            </w:pPr>
            <w:r>
              <w:rPr>
                <w:color w:val="000000"/>
                <w:sz w:val="17"/>
                <w:szCs w:val="17"/>
              </w:rPr>
              <w:t>6 TB HDD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C24BBA" w14:textId="77777777" w:rsidR="00C34357" w:rsidRDefault="00000000">
            <w:r>
              <w:rPr>
                <w:color w:val="000000"/>
                <w:sz w:val="16"/>
                <w:szCs w:val="16"/>
                <w:lang w:val="en-US"/>
              </w:rPr>
              <w:t xml:space="preserve">pgBackRest para WAL archiving + backup completo PostgreSQL. </w:t>
            </w:r>
            <w:r>
              <w:rPr>
                <w:color w:val="000000"/>
                <w:sz w:val="16"/>
                <w:szCs w:val="16"/>
              </w:rPr>
              <w:t>Ampliado de 3 TB a 6 TB.</w:t>
            </w:r>
          </w:p>
        </w:tc>
      </w:tr>
      <w:tr w:rsidR="00C34357" w14:paraId="610A637C"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BF29A5" w14:textId="77777777" w:rsidR="00C34357" w:rsidRDefault="00000000">
            <w:r>
              <w:rPr>
                <w:b/>
                <w:bCs/>
                <w:color w:val="000000"/>
                <w:sz w:val="17"/>
                <w:szCs w:val="17"/>
              </w:rPr>
              <w:t>Redis Primary</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AD721D"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FF8DD7" w14:textId="77777777" w:rsidR="00C34357" w:rsidRDefault="00000000">
            <w:pPr>
              <w:jc w:val="center"/>
            </w:pPr>
            <w:r>
              <w:rPr>
                <w:color w:val="000000"/>
                <w:sz w:val="17"/>
                <w:szCs w:val="17"/>
              </w:rPr>
              <w:t>8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F139A2" w14:textId="77777777" w:rsidR="00C34357" w:rsidRDefault="00000000">
            <w:pPr>
              <w:jc w:val="center"/>
            </w:pPr>
            <w:r>
              <w:rPr>
                <w:color w:val="000000"/>
                <w:sz w:val="17"/>
                <w:szCs w:val="17"/>
              </w:rPr>
              <w:t>4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3CF576" w14:textId="77777777" w:rsidR="00C34357" w:rsidRDefault="00000000">
            <w:pPr>
              <w:jc w:val="center"/>
            </w:pPr>
            <w:r>
              <w:rPr>
                <w:color w:val="000000"/>
                <w:sz w:val="17"/>
                <w:szCs w:val="17"/>
              </w:rPr>
              <w:t>100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A18224" w14:textId="77777777" w:rsidR="00C34357" w:rsidRDefault="00000000">
            <w:r>
              <w:rPr>
                <w:color w:val="000000"/>
                <w:sz w:val="16"/>
                <w:szCs w:val="16"/>
              </w:rPr>
              <w:t>Cache catálogo, sesiones portal, cola transacciones, rate limiting.</w:t>
            </w:r>
          </w:p>
        </w:tc>
      </w:tr>
      <w:tr w:rsidR="00C34357" w14:paraId="48196DAD"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6978607" w14:textId="77777777" w:rsidR="00C34357" w:rsidRDefault="00000000">
            <w:r>
              <w:rPr>
                <w:b/>
                <w:bCs/>
                <w:color w:val="000000"/>
                <w:sz w:val="17"/>
                <w:szCs w:val="17"/>
              </w:rPr>
              <w:t>Redis Sentinel/Replica</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FDAFA8"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489632"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B6F805"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55BB52" w14:textId="77777777" w:rsidR="00C34357" w:rsidRDefault="00000000">
            <w:pPr>
              <w:jc w:val="center"/>
            </w:pPr>
            <w:r>
              <w:rPr>
                <w:color w:val="000000"/>
                <w:sz w:val="17"/>
                <w:szCs w:val="17"/>
              </w:rPr>
              <w:t>50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001B05" w14:textId="77777777" w:rsidR="00C34357" w:rsidRDefault="00000000">
            <w:r>
              <w:rPr>
                <w:color w:val="000000"/>
                <w:sz w:val="16"/>
                <w:szCs w:val="16"/>
              </w:rPr>
              <w:t xml:space="preserve">HA para Redis. Sentinel monitorea y promueve réplica si Primary falla. El quorum de Sentinel </w:t>
            </w:r>
            <w:r>
              <w:rPr>
                <w:color w:val="000000"/>
                <w:sz w:val="16"/>
                <w:szCs w:val="16"/>
              </w:rPr>
              <w:lastRenderedPageBreak/>
              <w:t>requiere 3 procesos: 2 corren en las VMs Redis (Primary + Replica) y el tercero corre como pod en el cluster K8s (sin VM adicional), garantizando votación de mayoría para failover automático.</w:t>
            </w:r>
          </w:p>
        </w:tc>
      </w:tr>
      <w:tr w:rsidR="00C34357" w14:paraId="7FB82D3D"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915E0B" w14:textId="77777777" w:rsidR="00C34357" w:rsidRDefault="00000000">
            <w:r>
              <w:rPr>
                <w:b/>
                <w:bCs/>
                <w:color w:val="000000"/>
                <w:sz w:val="17"/>
                <w:szCs w:val="17"/>
              </w:rPr>
              <w:lastRenderedPageBreak/>
              <w:t>Log Storage (NFS/Volume)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D17774"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E08478" w14:textId="77777777" w:rsidR="00C34357" w:rsidRDefault="00000000">
            <w:pPr>
              <w:jc w:val="center"/>
            </w:pPr>
            <w:r>
              <w:rPr>
                <w:color w:val="000000"/>
                <w:sz w:val="17"/>
                <w:szCs w:val="17"/>
              </w:rPr>
              <w: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46B5A7" w14:textId="77777777" w:rsidR="00C34357" w:rsidRDefault="00000000">
            <w:pPr>
              <w:jc w:val="center"/>
            </w:pPr>
            <w:r>
              <w:rPr>
                <w:color w:val="000000"/>
                <w:sz w:val="17"/>
                <w:szCs w:val="17"/>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B39B24" w14:textId="77777777" w:rsidR="00C34357" w:rsidRDefault="00000000">
            <w:pPr>
              <w:jc w:val="center"/>
            </w:pPr>
            <w:r>
              <w:rPr>
                <w:color w:val="000000"/>
                <w:sz w:val="17"/>
                <w:szCs w:val="17"/>
              </w:rPr>
              <w:t>500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5374E4" w14:textId="77777777" w:rsidR="00C34357" w:rsidRDefault="00000000">
            <w:r>
              <w:rPr>
                <w:color w:val="000000"/>
                <w:sz w:val="16"/>
                <w:szCs w:val="16"/>
              </w:rPr>
              <w:t>Logs centralizados 7 microservicios + rotación automática.</w:t>
            </w:r>
          </w:p>
        </w:tc>
      </w:tr>
      <w:tr w:rsidR="00C34357" w14:paraId="6E8371F9"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AC68E8" w14:textId="77777777" w:rsidR="00C34357" w:rsidRDefault="00000000">
            <w:r>
              <w:rPr>
                <w:b/>
                <w:bCs/>
                <w:color w:val="000000"/>
                <w:sz w:val="17"/>
                <w:szCs w:val="17"/>
              </w:rPr>
              <w:t>Subtotal Auxiliares</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416DEB" w14:textId="77777777" w:rsidR="00C34357" w:rsidRDefault="00000000">
            <w:pPr>
              <w:jc w:val="center"/>
            </w:pPr>
            <w:r>
              <w:rPr>
                <w:b/>
                <w:bCs/>
                <w:color w:val="000000"/>
                <w:sz w:val="17"/>
                <w:szCs w:val="17"/>
              </w:rPr>
              <w:t>7 VMs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22777C" w14:textId="77777777" w:rsidR="00C34357" w:rsidRDefault="00000000">
            <w:pPr>
              <w:jc w:val="center"/>
            </w:pPr>
            <w:r>
              <w:rPr>
                <w:b/>
                <w:bCs/>
                <w:color w:val="000000"/>
                <w:sz w:val="17"/>
                <w:szCs w:val="17"/>
              </w:rPr>
              <w:t>44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4EA2D7" w14:textId="77777777" w:rsidR="00C34357" w:rsidRDefault="00000000">
            <w:pPr>
              <w:jc w:val="center"/>
            </w:pPr>
            <w:r>
              <w:rPr>
                <w:b/>
                <w:bCs/>
                <w:color w:val="000000"/>
                <w:sz w:val="17"/>
                <w:szCs w:val="17"/>
              </w:rPr>
              <w:t>20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CA074C" w14:textId="77777777" w:rsidR="00C34357" w:rsidRDefault="00000000">
            <w:pPr>
              <w:jc w:val="center"/>
            </w:pPr>
            <w:r>
              <w:rPr>
                <w:b/>
                <w:bCs/>
                <w:color w:val="000000"/>
                <w:sz w:val="17"/>
                <w:szCs w:val="17"/>
              </w:rPr>
              <w:t>850 GB SSD + 6 TB HDD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86A561" w14:textId="77777777" w:rsidR="00C34357" w:rsidRDefault="00C34357"/>
        </w:tc>
      </w:tr>
    </w:tbl>
    <w:p w14:paraId="43B84156" w14:textId="77777777" w:rsidR="00C34357" w:rsidRDefault="00000000">
      <w:r>
        <w:br w:type="page"/>
      </w:r>
    </w:p>
    <w:p w14:paraId="0EAF5F08" w14:textId="77777777" w:rsidR="00C34357" w:rsidRDefault="00000000">
      <w:pPr>
        <w:pStyle w:val="Ttulo2"/>
      </w:pPr>
      <w:bookmarkStart w:id="217" w:name="_Toc226041985"/>
      <w:r>
        <w:lastRenderedPageBreak/>
        <w:t>14.6 Web Contingencia Cero</w:t>
      </w:r>
      <w:bookmarkEnd w:id="217"/>
    </w:p>
    <w:p w14:paraId="78DD60C3" w14:textId="77777777" w:rsidR="00C34357" w:rsidRDefault="00000000">
      <w:pPr>
        <w:spacing w:after="160"/>
        <w:jc w:val="both"/>
      </w:pPr>
      <w:r>
        <w:t>La Web Contingencia Cero es una infraestructura dedicada y separada del cluster Kubernetes principal. Su propósito es proporcionar una interfaz web mínima que permita a la Mesa de Operaciones ejecutar operaciones críticas en las OLTs cuando el cluster Kubernetes no esté disponible. Opera con su propia base de datos PostgreSQL y su propio Load Balancer.</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600"/>
        <w:gridCol w:w="900"/>
        <w:gridCol w:w="800"/>
        <w:gridCol w:w="1200"/>
        <w:gridCol w:w="3660"/>
      </w:tblGrid>
      <w:tr w:rsidR="00C34357" w14:paraId="0AFAA533"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FD61525" w14:textId="77777777" w:rsidR="00C34357" w:rsidRDefault="00000000">
            <w:pPr>
              <w:jc w:val="center"/>
            </w:pPr>
            <w:r>
              <w:rPr>
                <w:b/>
                <w:bCs/>
                <w:color w:val="FFFFFF"/>
                <w:sz w:val="18"/>
                <w:szCs w:val="18"/>
              </w:rPr>
              <w:t>Componente</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2F61378" w14:textId="77777777" w:rsidR="00C34357" w:rsidRDefault="00000000">
            <w:pPr>
              <w:jc w:val="center"/>
            </w:pPr>
            <w:r>
              <w:rPr>
                <w:b/>
                <w:bCs/>
                <w:color w:val="FFFFFF"/>
                <w:sz w:val="18"/>
                <w:szCs w:val="18"/>
              </w:rPr>
              <w:t>Qty</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555B312" w14:textId="77777777" w:rsidR="00C34357" w:rsidRDefault="00000000">
            <w:pPr>
              <w:jc w:val="center"/>
            </w:pPr>
            <w:r>
              <w:rPr>
                <w:b/>
                <w:bCs/>
                <w:color w:val="FFFFFF"/>
                <w:sz w:val="18"/>
                <w:szCs w:val="18"/>
              </w:rPr>
              <w:t>RAM</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3C37029" w14:textId="77777777" w:rsidR="00C34357" w:rsidRDefault="00000000">
            <w:pPr>
              <w:jc w:val="center"/>
            </w:pPr>
            <w:r>
              <w:rPr>
                <w:b/>
                <w:bCs/>
                <w:color w:val="FFFFFF"/>
                <w:sz w:val="18"/>
                <w:szCs w:val="18"/>
              </w:rPr>
              <w:t>vCPU</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BB2BEB1" w14:textId="77777777" w:rsidR="00C34357" w:rsidRDefault="00000000">
            <w:pPr>
              <w:jc w:val="center"/>
            </w:pPr>
            <w:r>
              <w:rPr>
                <w:b/>
                <w:bCs/>
                <w:color w:val="FFFFFF"/>
                <w:sz w:val="18"/>
                <w:szCs w:val="18"/>
              </w:rPr>
              <w:t>Disco</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34A786B" w14:textId="77777777" w:rsidR="00C34357" w:rsidRDefault="00000000">
            <w:pPr>
              <w:jc w:val="center"/>
            </w:pPr>
            <w:r>
              <w:rPr>
                <w:b/>
                <w:bCs/>
                <w:color w:val="FFFFFF"/>
                <w:sz w:val="18"/>
                <w:szCs w:val="18"/>
              </w:rPr>
              <w:t>Observación</w:t>
            </w:r>
          </w:p>
        </w:tc>
      </w:tr>
      <w:tr w:rsidR="00C34357" w14:paraId="433BE83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A0409C" w14:textId="77777777" w:rsidR="00C34357" w:rsidRDefault="00000000">
            <w:r>
              <w:rPr>
                <w:b/>
                <w:bCs/>
                <w:color w:val="000000"/>
                <w:sz w:val="17"/>
                <w:szCs w:val="17"/>
              </w:rPr>
              <w:t>Web Server (Primario)</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DB8B85"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8447E8" w14:textId="77777777" w:rsidR="00C34357" w:rsidRDefault="00000000">
            <w:pPr>
              <w:jc w:val="center"/>
            </w:pPr>
            <w:r>
              <w:rPr>
                <w:color w:val="000000"/>
                <w:sz w:val="17"/>
                <w:szCs w:val="17"/>
              </w:rPr>
              <w:t>12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C759E9" w14:textId="77777777" w:rsidR="00C34357" w:rsidRDefault="00000000">
            <w:pPr>
              <w:jc w:val="center"/>
            </w:pPr>
            <w:r>
              <w:rPr>
                <w:color w:val="000000"/>
                <w:sz w:val="17"/>
                <w:szCs w:val="17"/>
              </w:rPr>
              <w:t>6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D1162F" w14:textId="77777777" w:rsidR="00C34357" w:rsidRDefault="00000000">
            <w:pPr>
              <w:jc w:val="center"/>
            </w:pPr>
            <w:r>
              <w:rPr>
                <w:color w:val="000000"/>
                <w:sz w:val="17"/>
                <w:szCs w:val="17"/>
              </w:rPr>
              <w:t>150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4D0169" w14:textId="77777777" w:rsidR="00C34357" w:rsidRDefault="00000000">
            <w:r>
              <w:rPr>
                <w:color w:val="000000"/>
                <w:sz w:val="16"/>
                <w:szCs w:val="16"/>
              </w:rPr>
              <w:t>FastAPI + Portal Contingencia. Ejecución directa SSH a OLTs.</w:t>
            </w:r>
          </w:p>
        </w:tc>
      </w:tr>
      <w:tr w:rsidR="00C34357" w14:paraId="05A672AC"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4791D7" w14:textId="77777777" w:rsidR="00C34357" w:rsidRDefault="00000000">
            <w:r>
              <w:rPr>
                <w:b/>
                <w:bCs/>
                <w:color w:val="000000"/>
                <w:sz w:val="17"/>
                <w:szCs w:val="17"/>
              </w:rPr>
              <w:t>Web Server (Secundario)</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0B2D07B"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F4BD66" w14:textId="77777777" w:rsidR="00C34357" w:rsidRDefault="00000000">
            <w:pPr>
              <w:jc w:val="center"/>
            </w:pPr>
            <w:r>
              <w:rPr>
                <w:color w:val="000000"/>
                <w:sz w:val="17"/>
                <w:szCs w:val="17"/>
              </w:rPr>
              <w:t>12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612CD2A" w14:textId="77777777" w:rsidR="00C34357" w:rsidRDefault="00000000">
            <w:pPr>
              <w:jc w:val="center"/>
            </w:pPr>
            <w:r>
              <w:rPr>
                <w:color w:val="000000"/>
                <w:sz w:val="17"/>
                <w:szCs w:val="17"/>
              </w:rPr>
              <w:t>6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55BFA9" w14:textId="77777777" w:rsidR="00C34357" w:rsidRDefault="00000000">
            <w:pPr>
              <w:jc w:val="center"/>
            </w:pPr>
            <w:r>
              <w:rPr>
                <w:color w:val="000000"/>
                <w:sz w:val="17"/>
                <w:szCs w:val="17"/>
              </w:rPr>
              <w:t>150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A6BCD1" w14:textId="77777777" w:rsidR="00C34357" w:rsidRDefault="00000000">
            <w:r>
              <w:rPr>
                <w:color w:val="000000"/>
                <w:sz w:val="16"/>
                <w:szCs w:val="16"/>
              </w:rPr>
              <w:t>HA activo-pasivo.</w:t>
            </w:r>
          </w:p>
        </w:tc>
      </w:tr>
      <w:tr w:rsidR="00C34357" w14:paraId="05638DB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89F4AB" w14:textId="77777777" w:rsidR="00C34357" w:rsidRDefault="00000000">
            <w:r>
              <w:rPr>
                <w:b/>
                <w:bCs/>
                <w:color w:val="000000"/>
                <w:sz w:val="17"/>
                <w:szCs w:val="17"/>
              </w:rPr>
              <w:t>PostgreSQL Web (Primario)</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7C2934"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4564A5" w14:textId="77777777" w:rsidR="00C34357" w:rsidRDefault="00000000">
            <w:pPr>
              <w:jc w:val="center"/>
            </w:pPr>
            <w:r>
              <w:rPr>
                <w:color w:val="000000"/>
                <w:sz w:val="17"/>
                <w:szCs w:val="17"/>
              </w:rPr>
              <w:t>8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32BCA0" w14:textId="77777777" w:rsidR="00C34357" w:rsidRDefault="00000000">
            <w:pPr>
              <w:jc w:val="center"/>
            </w:pPr>
            <w:r>
              <w:rPr>
                <w:color w:val="000000"/>
                <w:sz w:val="17"/>
                <w:szCs w:val="17"/>
              </w:rPr>
              <w:t>4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7AFFD2" w14:textId="77777777" w:rsidR="00C34357" w:rsidRDefault="00000000">
            <w:pPr>
              <w:jc w:val="center"/>
            </w:pPr>
            <w:r>
              <w:rPr>
                <w:color w:val="000000"/>
                <w:sz w:val="17"/>
                <w:szCs w:val="17"/>
              </w:rPr>
              <w:t>300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B4EFE2" w14:textId="77777777" w:rsidR="00C34357" w:rsidRDefault="00000000">
            <w:r>
              <w:rPr>
                <w:color w:val="000000"/>
                <w:sz w:val="16"/>
                <w:szCs w:val="16"/>
              </w:rPr>
              <w:t>BD dedicada contingencia. Esquema simplificado.</w:t>
            </w:r>
          </w:p>
        </w:tc>
      </w:tr>
      <w:tr w:rsidR="00C34357" w14:paraId="6FE9B75E"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406C70" w14:textId="77777777" w:rsidR="00C34357" w:rsidRDefault="00000000">
            <w:r>
              <w:rPr>
                <w:b/>
                <w:bCs/>
                <w:color w:val="000000"/>
                <w:sz w:val="17"/>
                <w:szCs w:val="17"/>
              </w:rPr>
              <w:t>PostgreSQL Web (Standby)</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8CDF0D"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55D1D0" w14:textId="77777777" w:rsidR="00C34357" w:rsidRDefault="00000000">
            <w:pPr>
              <w:jc w:val="center"/>
            </w:pPr>
            <w:r>
              <w:rPr>
                <w:color w:val="000000"/>
                <w:sz w:val="17"/>
                <w:szCs w:val="17"/>
              </w:rPr>
              <w:t>8 GB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5ED51A" w14:textId="77777777" w:rsidR="00C34357" w:rsidRDefault="00000000">
            <w:pPr>
              <w:jc w:val="center"/>
            </w:pPr>
            <w:r>
              <w:rPr>
                <w:color w:val="000000"/>
                <w:sz w:val="17"/>
                <w:szCs w:val="17"/>
              </w:rPr>
              <w:t>4 vCPU</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223DA9" w14:textId="77777777" w:rsidR="00C34357" w:rsidRDefault="00000000">
            <w:pPr>
              <w:jc w:val="center"/>
            </w:pPr>
            <w:r>
              <w:rPr>
                <w:color w:val="000000"/>
                <w:sz w:val="17"/>
                <w:szCs w:val="17"/>
              </w:rPr>
              <w:t>300 GB SSD</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A43DF6" w14:textId="77777777" w:rsidR="00C34357" w:rsidRDefault="00000000">
            <w:r>
              <w:rPr>
                <w:color w:val="000000"/>
                <w:sz w:val="16"/>
                <w:szCs w:val="16"/>
              </w:rPr>
              <w:t>Réplica HA.</w:t>
            </w:r>
          </w:p>
        </w:tc>
      </w:tr>
      <w:tr w:rsidR="00C34357" w14:paraId="400AB509"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2C8968" w14:textId="77777777" w:rsidR="00C34357" w:rsidRDefault="00000000">
            <w:r>
              <w:rPr>
                <w:color w:val="000000"/>
                <w:sz w:val="17"/>
                <w:szCs w:val="17"/>
              </w:rPr>
              <w:t>Load Balancer Web</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A04926" w14:textId="77777777" w:rsidR="00C34357" w:rsidRDefault="00000000">
            <w:pPr>
              <w:jc w:val="center"/>
            </w:pPr>
            <w:r>
              <w:rPr>
                <w:color w:val="000000"/>
                <w:sz w:val="17"/>
                <w:szCs w:val="17"/>
              </w:rPr>
              <w:t>1</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232612" w14:textId="77777777" w:rsidR="00C34357" w:rsidRDefault="00000000">
            <w:pPr>
              <w:jc w:val="center"/>
            </w:pPr>
            <w:r>
              <w:rPr>
                <w:color w:val="000000"/>
                <w:sz w:val="17"/>
                <w:szCs w:val="17"/>
              </w:rPr>
              <w:t>4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7876B4" w14:textId="77777777" w:rsidR="00C34357" w:rsidRDefault="00000000">
            <w:pPr>
              <w:jc w:val="center"/>
            </w:pPr>
            <w:r>
              <w:rPr>
                <w:color w:val="000000"/>
                <w:sz w:val="17"/>
                <w:szCs w:val="17"/>
              </w:rPr>
              <w:t>2 vCPU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6E9C19" w14:textId="77777777" w:rsidR="00C34357" w:rsidRDefault="00000000">
            <w:pPr>
              <w:jc w:val="center"/>
            </w:pPr>
            <w:r>
              <w:rPr>
                <w:color w:val="000000"/>
                <w:sz w:val="17"/>
                <w:szCs w:val="17"/>
              </w:rPr>
              <w:t>30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675A94" w14:textId="77777777" w:rsidR="00C34357" w:rsidRDefault="00C34357"/>
        </w:tc>
      </w:tr>
      <w:tr w:rsidR="00C34357" w14:paraId="0468DB99"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CFE8DE" w14:textId="77777777" w:rsidR="00C34357" w:rsidRDefault="00000000">
            <w:r>
              <w:rPr>
                <w:b/>
                <w:bCs/>
                <w:color w:val="000000"/>
                <w:sz w:val="17"/>
                <w:szCs w:val="17"/>
              </w:rPr>
              <w:t>Subtotal Web Contingencia</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257B3E" w14:textId="77777777" w:rsidR="00C34357" w:rsidRDefault="00000000">
            <w:pPr>
              <w:jc w:val="center"/>
            </w:pPr>
            <w:r>
              <w:rPr>
                <w:b/>
                <w:bCs/>
                <w:color w:val="000000"/>
                <w:sz w:val="17"/>
                <w:szCs w:val="17"/>
              </w:rPr>
              <w:t>5 VMs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F5D742" w14:textId="77777777" w:rsidR="00C34357" w:rsidRDefault="00000000">
            <w:pPr>
              <w:jc w:val="center"/>
            </w:pPr>
            <w:r>
              <w:rPr>
                <w:b/>
                <w:bCs/>
                <w:color w:val="000000"/>
                <w:sz w:val="17"/>
                <w:szCs w:val="17"/>
              </w:rPr>
              <w:t>44 GB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E4FE1BC" w14:textId="77777777" w:rsidR="00C34357" w:rsidRDefault="00000000">
            <w:pPr>
              <w:jc w:val="center"/>
            </w:pPr>
            <w:r>
              <w:rPr>
                <w:b/>
                <w:bCs/>
                <w:color w:val="000000"/>
                <w:sz w:val="17"/>
                <w:szCs w:val="17"/>
              </w:rPr>
              <w:t>22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93AC5C" w14:textId="77777777" w:rsidR="00C34357" w:rsidRDefault="00000000">
            <w:pPr>
              <w:jc w:val="center"/>
            </w:pPr>
            <w:r>
              <w:rPr>
                <w:b/>
                <w:bCs/>
                <w:color w:val="000000"/>
                <w:sz w:val="17"/>
                <w:szCs w:val="17"/>
              </w:rPr>
              <w:t>930 GB SSD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480EB4" w14:textId="77777777" w:rsidR="00C34357" w:rsidRDefault="00C34357"/>
        </w:tc>
      </w:tr>
    </w:tbl>
    <w:p w14:paraId="45BD25A5" w14:textId="77777777" w:rsidR="00C34357" w:rsidRDefault="00000000">
      <w:pPr>
        <w:pStyle w:val="Ttulo2"/>
      </w:pPr>
      <w:bookmarkStart w:id="218" w:name="_Toc226041986"/>
      <w:r>
        <w:t>14.7 Seguridad perimetral</w:t>
      </w:r>
      <w:bookmarkEnd w:id="218"/>
    </w:p>
    <w:p w14:paraId="0459F31A" w14:textId="77777777" w:rsidR="00C34357" w:rsidRDefault="00000000">
      <w:pPr>
        <w:spacing w:after="160"/>
        <w:jc w:val="both"/>
      </w:pPr>
      <w:r>
        <w:t>La seguridad perimetral de la infraestructura implementa múltiples capas de protección: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7160"/>
      </w:tblGrid>
      <w:tr w:rsidR="00C34357" w14:paraId="0629A3A8"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9CFDCDA" w14:textId="77777777" w:rsidR="00C34357" w:rsidRDefault="00000000">
            <w:pPr>
              <w:jc w:val="center"/>
            </w:pPr>
            <w:r>
              <w:rPr>
                <w:b/>
                <w:bCs/>
                <w:color w:val="FFFFFF"/>
                <w:sz w:val="18"/>
                <w:szCs w:val="18"/>
              </w:rPr>
              <w:t>Componente</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65857B6" w14:textId="77777777" w:rsidR="00C34357" w:rsidRDefault="00000000">
            <w:pPr>
              <w:jc w:val="center"/>
            </w:pPr>
            <w:r>
              <w:rPr>
                <w:b/>
                <w:bCs/>
                <w:color w:val="FFFFFF"/>
                <w:sz w:val="18"/>
                <w:szCs w:val="18"/>
              </w:rPr>
              <w:t>Descripción</w:t>
            </w:r>
          </w:p>
        </w:tc>
      </w:tr>
      <w:tr w:rsidR="00C34357" w14:paraId="2146DB54"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7822E6" w14:textId="77777777" w:rsidR="00C34357" w:rsidRDefault="00000000">
            <w:r>
              <w:rPr>
                <w:b/>
                <w:bCs/>
                <w:color w:val="000000"/>
                <w:sz w:val="18"/>
                <w:szCs w:val="18"/>
              </w:rPr>
              <w:t>Firewall</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DF943E" w14:textId="77777777" w:rsidR="00C34357" w:rsidRDefault="00000000">
            <w:r>
              <w:rPr>
                <w:color w:val="000000"/>
                <w:sz w:val="18"/>
                <w:szCs w:val="18"/>
              </w:rPr>
              <w:t>Reglas entre capas DMZ/App/Datos. Solo puertos necesarios abiertos. Puerto 22 (SSH a OLTs) restringido a IPs de Workers K8s.</w:t>
            </w:r>
          </w:p>
        </w:tc>
      </w:tr>
      <w:tr w:rsidR="00C34357" w14:paraId="04E0EA24"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58DFF6" w14:textId="77777777" w:rsidR="00C34357" w:rsidRDefault="00000000">
            <w:r>
              <w:rPr>
                <w:b/>
                <w:bCs/>
                <w:color w:val="000000"/>
                <w:sz w:val="18"/>
                <w:szCs w:val="18"/>
              </w:rPr>
              <w:t>WAF (Web Application Firewall)</w:t>
            </w:r>
          </w:p>
        </w:tc>
        <w:tc>
          <w:tcPr>
            <w:tcW w:w="7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94ADEC" w14:textId="77777777" w:rsidR="00C34357" w:rsidRDefault="00000000">
            <w:r>
              <w:rPr>
                <w:color w:val="000000"/>
                <w:sz w:val="18"/>
                <w:szCs w:val="18"/>
              </w:rPr>
              <w:t>Protección de las APIs REST de Komands. Detección de SQL injection, XSS, y ataques de payload.</w:t>
            </w:r>
          </w:p>
        </w:tc>
      </w:tr>
      <w:tr w:rsidR="00C34357" w14:paraId="34C1AE74"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830B6B" w14:textId="77777777" w:rsidR="00C34357" w:rsidRDefault="00000000">
            <w:r>
              <w:rPr>
                <w:b/>
                <w:bCs/>
                <w:color w:val="000000"/>
                <w:sz w:val="18"/>
                <w:szCs w:val="18"/>
              </w:rPr>
              <w:t>DDoS Protection</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59E562" w14:textId="77777777" w:rsidR="00C34357" w:rsidRDefault="00000000">
            <w:r>
              <w:rPr>
                <w:color w:val="000000"/>
                <w:sz w:val="18"/>
                <w:szCs w:val="18"/>
              </w:rPr>
              <w:t>Protección contra ataques de denegación de servicio a nivel de IFX.</w:t>
            </w:r>
          </w:p>
        </w:tc>
      </w:tr>
      <w:tr w:rsidR="00C34357" w14:paraId="1F0F075E"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4E676B" w14:textId="77777777" w:rsidR="00C34357" w:rsidRPr="005D78BF" w:rsidRDefault="00000000">
            <w:pPr>
              <w:rPr>
                <w:lang w:val="en-US"/>
              </w:rPr>
            </w:pPr>
            <w:r>
              <w:rPr>
                <w:b/>
                <w:bCs/>
                <w:color w:val="000000"/>
                <w:sz w:val="18"/>
                <w:szCs w:val="18"/>
                <w:lang w:val="en-US"/>
              </w:rPr>
              <w:t>VPN Site-to-Site (IPSec)</w:t>
            </w:r>
          </w:p>
        </w:tc>
        <w:tc>
          <w:tcPr>
            <w:tcW w:w="7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E22E18" w14:textId="77777777" w:rsidR="00C34357" w:rsidRDefault="00000000">
            <w:r>
              <w:rPr>
                <w:color w:val="000000"/>
                <w:sz w:val="18"/>
                <w:szCs w:val="18"/>
              </w:rPr>
              <w:t>Túnel cifrado IFX ↔ ON·NET para acceso SSH a las ~618 OLTs. Todo el tráfico SSH viaja cifrado.</w:t>
            </w:r>
          </w:p>
        </w:tc>
      </w:tr>
      <w:tr w:rsidR="00C34357" w14:paraId="35F6F49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9A60EA" w14:textId="77777777" w:rsidR="00C34357" w:rsidRDefault="00000000">
            <w:r>
              <w:rPr>
                <w:b/>
                <w:bCs/>
                <w:color w:val="000000"/>
                <w:sz w:val="18"/>
                <w:szCs w:val="18"/>
              </w:rPr>
              <w:t>IPs Públicas (/29)</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84BA97" w14:textId="77777777" w:rsidR="00C34357" w:rsidRDefault="00000000">
            <w:r>
              <w:rPr>
                <w:color w:val="000000"/>
                <w:sz w:val="18"/>
                <w:szCs w:val="18"/>
              </w:rPr>
              <w:t>8 IPs públicas asignadas para servicios expuestos (API Gateway, Portal Web, Load Balancers).</w:t>
            </w:r>
          </w:p>
        </w:tc>
      </w:tr>
      <w:tr w:rsidR="00C34357" w14:paraId="0EA4A9CA"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E1143FA" w14:textId="77777777" w:rsidR="00C34357" w:rsidRDefault="00000000">
            <w:r>
              <w:rPr>
                <w:b/>
                <w:bCs/>
                <w:color w:val="000000"/>
                <w:sz w:val="18"/>
                <w:szCs w:val="18"/>
              </w:rPr>
              <w:t>Certificados SSL</w:t>
            </w:r>
          </w:p>
        </w:tc>
        <w:tc>
          <w:tcPr>
            <w:tcW w:w="7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69BDD6" w14:textId="77777777" w:rsidR="00C34357" w:rsidRDefault="00000000">
            <w:r>
              <w:rPr>
                <w:color w:val="000000"/>
                <w:sz w:val="18"/>
                <w:szCs w:val="18"/>
              </w:rPr>
              <w:t>Certificados TLS 1.3 para HTTPS en todas las APIs y el Portal Web. Renovación automática.</w:t>
            </w:r>
          </w:p>
        </w:tc>
      </w:tr>
      <w:tr w:rsidR="00C34357" w14:paraId="4BA433E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126533" w14:textId="77777777" w:rsidR="00C34357" w:rsidRDefault="00000000">
            <w:r>
              <w:rPr>
                <w:b/>
                <w:bCs/>
                <w:color w:val="000000"/>
                <w:sz w:val="18"/>
                <w:szCs w:val="18"/>
              </w:rPr>
              <w:t>Cifrado en reposo</w:t>
            </w:r>
          </w:p>
        </w:tc>
        <w:tc>
          <w:tcPr>
            <w:tcW w:w="7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C145ED" w14:textId="77777777" w:rsidR="00C34357" w:rsidRDefault="00000000">
            <w:r>
              <w:rPr>
                <w:color w:val="000000"/>
                <w:sz w:val="18"/>
                <w:szCs w:val="18"/>
              </w:rPr>
              <w:t>AES-256 para credenciales SSH en PostgreSQL (Fernet). Disco cifrado en VMs críticas (PG, Redis).</w:t>
            </w:r>
          </w:p>
        </w:tc>
      </w:tr>
    </w:tbl>
    <w:p w14:paraId="7567A4C4" w14:textId="77777777" w:rsidR="00C34357" w:rsidRDefault="00000000">
      <w:pPr>
        <w:pStyle w:val="Ttulo2"/>
      </w:pPr>
      <w:bookmarkStart w:id="219" w:name="_Toc226041987"/>
      <w:r>
        <w:t>14.8 Storage</w:t>
      </w:r>
      <w:bookmarkEnd w:id="219"/>
    </w:p>
    <w:p w14:paraId="2428FC79" w14:textId="77777777" w:rsidR="00C34357" w:rsidRDefault="00000000">
      <w:pPr>
        <w:spacing w:after="160"/>
        <w:jc w:val="both"/>
      </w:pPr>
      <w:r>
        <w:t>El storage se organiza en tres tipos según el caso de uso:</w:t>
      </w:r>
    </w:p>
    <w:p w14:paraId="536A7ECE" w14:textId="77777777" w:rsidR="00C34357" w:rsidRDefault="00000000">
      <w:pPr>
        <w:spacing w:after="160"/>
        <w:jc w:val="both"/>
      </w:pPr>
      <w:r>
        <w:rPr>
          <w:b/>
          <w:bCs/>
        </w:rPr>
        <w:t xml:space="preserve">SSD (alto rendimiento): </w:t>
      </w:r>
      <w:r>
        <w:t>~11.79 TB total. Utilizado para: discos de sistema operativo de todas las VMs, PostgreSQL HA (6 TB: 2 TB × 3 nodos), Redis, Log Storage, ambientes no productivos, y Persistent Volumes de Kubernetes (2 TB compartidos). IOPS mínimo requerido: 3.000 IOPS sostenidos para PostgreSQL.</w:t>
      </w:r>
    </w:p>
    <w:p w14:paraId="378F7E4D" w14:textId="77777777" w:rsidR="00C34357" w:rsidRDefault="00000000">
      <w:pPr>
        <w:spacing w:after="160"/>
        <w:jc w:val="both"/>
      </w:pPr>
      <w:r>
        <w:rPr>
          <w:b/>
          <w:bCs/>
        </w:rPr>
        <w:t xml:space="preserve">HDD (backup): </w:t>
      </w:r>
      <w:r>
        <w:t>6 TB total. Utilizado exclusivamente para el Backup Server (pgBackRest). Almacena WAL archives, backups completos diarios, y backups incrementales cada 6 horas. Retención de backups: 30 días.</w:t>
      </w:r>
    </w:p>
    <w:p w14:paraId="16ED252B" w14:textId="77777777" w:rsidR="00C34357" w:rsidRDefault="00000000">
      <w:pPr>
        <w:spacing w:after="160"/>
        <w:jc w:val="both"/>
      </w:pPr>
      <w:r>
        <w:rPr>
          <w:b/>
          <w:bCs/>
        </w:rPr>
        <w:lastRenderedPageBreak/>
        <w:t xml:space="preserve">Persistent Volumes (K8s): </w:t>
      </w:r>
      <w:r>
        <w:t>2 TB SSD compartidos como StorageClass en el cluster Kubernetes. Utilizados por los pods de los 7 microservicios para almacenamiento persistente (logs locales, cache de templates, archivos temporales de transacciones).</w:t>
      </w:r>
    </w:p>
    <w:p w14:paraId="22B7AA41" w14:textId="77777777" w:rsidR="00C34357" w:rsidRDefault="00000000">
      <w:pPr>
        <w:pStyle w:val="Ttulo2"/>
      </w:pPr>
      <w:bookmarkStart w:id="220" w:name="_Toc226041988"/>
      <w:r>
        <w:t>14.9 Ambientes</w:t>
      </w:r>
      <w:bookmarkEnd w:id="220"/>
    </w:p>
    <w:p w14:paraId="7B0B4BF6" w14:textId="77777777" w:rsidR="00C34357" w:rsidRDefault="00000000">
      <w:pPr>
        <w:spacing w:after="160"/>
        <w:jc w:val="both"/>
      </w:pPr>
      <w:r>
        <w:t>El proyecto contempla 4 ambientes operacionales más un laboratorio de OLTs: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000"/>
        <w:gridCol w:w="900"/>
        <w:gridCol w:w="1800"/>
        <w:gridCol w:w="5660"/>
      </w:tblGrid>
      <w:tr w:rsidR="00C34357" w14:paraId="6A5EF4AE"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B6E2016" w14:textId="77777777" w:rsidR="00C34357" w:rsidRDefault="00000000">
            <w:pPr>
              <w:jc w:val="center"/>
            </w:pPr>
            <w:r>
              <w:rPr>
                <w:b/>
                <w:bCs/>
                <w:color w:val="FFFFFF"/>
                <w:sz w:val="18"/>
                <w:szCs w:val="18"/>
              </w:rPr>
              <w:t>Ambiente</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AD1F8C8" w14:textId="77777777" w:rsidR="00C34357" w:rsidRDefault="00000000">
            <w:pPr>
              <w:jc w:val="center"/>
            </w:pPr>
            <w:r>
              <w:rPr>
                <w:b/>
                <w:bCs/>
                <w:color w:val="FFFFFF"/>
                <w:sz w:val="18"/>
                <w:szCs w:val="18"/>
              </w:rPr>
              <w:t>VMs</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441F62E" w14:textId="77777777" w:rsidR="00C34357" w:rsidRDefault="00000000">
            <w:pPr>
              <w:jc w:val="center"/>
            </w:pPr>
            <w:r>
              <w:rPr>
                <w:b/>
                <w:bCs/>
                <w:color w:val="FFFFFF"/>
                <w:sz w:val="18"/>
                <w:szCs w:val="18"/>
              </w:rPr>
              <w:t>Recursos</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18E47A3" w14:textId="77777777" w:rsidR="00C34357" w:rsidRDefault="00000000">
            <w:pPr>
              <w:jc w:val="center"/>
            </w:pPr>
            <w:r>
              <w:rPr>
                <w:b/>
                <w:bCs/>
                <w:color w:val="FFFFFF"/>
                <w:sz w:val="18"/>
                <w:szCs w:val="18"/>
              </w:rPr>
              <w:t>Descripción</w:t>
            </w:r>
          </w:p>
        </w:tc>
      </w:tr>
      <w:tr w:rsidR="00C34357" w14:paraId="1F8F80A5"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DDA774" w14:textId="77777777" w:rsidR="00C34357" w:rsidRDefault="00000000">
            <w:r>
              <w:rPr>
                <w:b/>
                <w:bCs/>
                <w:color w:val="000000"/>
                <w:sz w:val="18"/>
                <w:szCs w:val="18"/>
              </w:rPr>
              <w:t>DEV</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6DEAB9" w14:textId="77777777" w:rsidR="00C34357" w:rsidRDefault="00000000">
            <w:pPr>
              <w:jc w:val="center"/>
            </w:pPr>
            <w:r>
              <w:rPr>
                <w:color w:val="000000"/>
                <w:sz w:val="18"/>
                <w:szCs w:val="18"/>
              </w:rPr>
              <w:t>3 VMs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D2B664" w14:textId="77777777" w:rsidR="00C34357" w:rsidRDefault="00000000">
            <w:r>
              <w:rPr>
                <w:color w:val="000000"/>
                <w:sz w:val="18"/>
                <w:szCs w:val="18"/>
              </w:rPr>
              <w:t>28 GB / 14 vCPU</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ABE57C" w14:textId="77777777" w:rsidR="00C34357" w:rsidRDefault="00000000">
            <w:r w:rsidRPr="00CB3C92">
              <w:rPr>
                <w:color w:val="000000"/>
                <w:sz w:val="18"/>
                <w:szCs w:val="18"/>
                <w:rPrChange w:id="221" w:author="Alfonso Domingo Oneto López" w:date="2026-05-25T09:50:00Z" w16du:dateUtc="2026-05-25T13:50:00Z">
                  <w:rPr>
                    <w:color w:val="000000"/>
                    <w:sz w:val="18"/>
                    <w:szCs w:val="18"/>
                    <w:lang w:val="en-US"/>
                  </w:rPr>
                </w:rPrChange>
              </w:rPr>
              <w:t xml:space="preserve">~20% de PROD. K3s all-in-one, PG único, Redis único. </w:t>
            </w:r>
            <w:r>
              <w:rPr>
                <w:color w:val="000000"/>
                <w:sz w:val="18"/>
                <w:szCs w:val="18"/>
              </w:rPr>
              <w:t>Sin HA ni réplicas. Datos de prueba sintéticos.</w:t>
            </w:r>
          </w:p>
        </w:tc>
      </w:tr>
      <w:tr w:rsidR="00C34357" w14:paraId="6F74B22B"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46EF10" w14:textId="77777777" w:rsidR="00C34357" w:rsidRDefault="00000000">
            <w:r>
              <w:rPr>
                <w:b/>
                <w:bCs/>
                <w:color w:val="000000"/>
                <w:sz w:val="18"/>
                <w:szCs w:val="18"/>
              </w:rPr>
              <w:t>QA</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4E30B3" w14:textId="77777777" w:rsidR="00C34357" w:rsidRDefault="00000000">
            <w:pPr>
              <w:jc w:val="center"/>
            </w:pPr>
            <w:r>
              <w:rPr>
                <w:color w:val="000000"/>
                <w:sz w:val="18"/>
                <w:szCs w:val="18"/>
              </w:rPr>
              <w:t>6 VMs</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AF0E7B" w14:textId="77777777" w:rsidR="00C34357" w:rsidRDefault="00000000">
            <w:r>
              <w:rPr>
                <w:color w:val="000000"/>
                <w:sz w:val="18"/>
                <w:szCs w:val="18"/>
              </w:rPr>
              <w:t>64 GB / 28 vCPU</w:t>
            </w:r>
          </w:p>
        </w:tc>
        <w:tc>
          <w:tcPr>
            <w:tcW w:w="5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CB5B27" w14:textId="77777777" w:rsidR="00C34357" w:rsidRDefault="00000000">
            <w:r>
              <w:rPr>
                <w:color w:val="000000"/>
                <w:sz w:val="18"/>
                <w:szCs w:val="18"/>
              </w:rPr>
              <w:t>~40% de PROD. K8s con 2 workers, PG único, Redis único, LB para validar distribución. Datos representativos de producción (anonimizados).</w:t>
            </w:r>
          </w:p>
        </w:tc>
      </w:tr>
      <w:tr w:rsidR="00C34357" w14:paraId="6ABAC645"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E41501" w14:textId="77777777" w:rsidR="00C34357" w:rsidRDefault="00000000">
            <w:r>
              <w:rPr>
                <w:b/>
                <w:bCs/>
                <w:color w:val="000000"/>
                <w:sz w:val="18"/>
                <w:szCs w:val="18"/>
              </w:rPr>
              <w:t>PROD</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06AB18" w14:textId="77777777" w:rsidR="00C34357" w:rsidRDefault="00000000">
            <w:pPr>
              <w:jc w:val="center"/>
            </w:pPr>
            <w:r>
              <w:rPr>
                <w:color w:val="000000"/>
                <w:sz w:val="18"/>
                <w:szCs w:val="18"/>
              </w:rPr>
              <w:t>25 VMs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DE8891" w14:textId="77777777" w:rsidR="00C34357" w:rsidRDefault="00000000">
            <w:r>
              <w:rPr>
                <w:color w:val="000000"/>
                <w:sz w:val="18"/>
                <w:szCs w:val="18"/>
              </w:rPr>
              <w:t>320 GB / 124 vCPU</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29FC24" w14:textId="77777777" w:rsidR="00C34357" w:rsidRDefault="00000000">
            <w:r>
              <w:rPr>
                <w:color w:val="000000"/>
                <w:sz w:val="18"/>
                <w:szCs w:val="18"/>
              </w:rPr>
              <w:t>Komands (20 VMs) + Web Contingencia Cero (5 VMs). HA completa en todas las capas.</w:t>
            </w:r>
          </w:p>
        </w:tc>
      </w:tr>
      <w:tr w:rsidR="00C34357" w14:paraId="6744305D"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553310" w14:textId="77777777" w:rsidR="00C34357" w:rsidRDefault="00000000">
            <w:r>
              <w:rPr>
                <w:b/>
                <w:bCs/>
                <w:color w:val="000000"/>
                <w:sz w:val="18"/>
                <w:szCs w:val="18"/>
              </w:rPr>
              <w:t>Lab OLTs</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94B92A" w14:textId="77777777" w:rsidR="00C34357" w:rsidRDefault="00000000">
            <w:pPr>
              <w:jc w:val="center"/>
            </w:pPr>
            <w:r>
              <w:rPr>
                <w:color w:val="000000"/>
                <w:sz w:val="18"/>
                <w:szCs w:val="18"/>
              </w:rPr>
              <w:t>1 VM</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905D9E" w14:textId="77777777" w:rsidR="00C34357" w:rsidRDefault="00000000">
            <w:r>
              <w:rPr>
                <w:color w:val="000000"/>
                <w:sz w:val="18"/>
                <w:szCs w:val="18"/>
              </w:rPr>
              <w:t>8 GB / 4 vCPU</w:t>
            </w:r>
          </w:p>
        </w:tc>
        <w:tc>
          <w:tcPr>
            <w:tcW w:w="5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645CAD" w14:textId="77777777" w:rsidR="00C34357" w:rsidRDefault="00000000">
            <w:r>
              <w:rPr>
                <w:color w:val="000000"/>
                <w:sz w:val="18"/>
                <w:szCs w:val="18"/>
              </w:rPr>
              <w:t>Instancia Komands para pruebas directas contra OLTs físicas Nokia + Huawei en laboratorio ON·NET.</w:t>
            </w:r>
          </w:p>
        </w:tc>
      </w:tr>
    </w:tbl>
    <w:p w14:paraId="3E003F9E" w14:textId="77777777" w:rsidR="00C34357" w:rsidRDefault="00000000">
      <w:pPr>
        <w:pBdr>
          <w:left w:val="single" w:sz="12" w:space="8" w:color="4472C4"/>
        </w:pBdr>
        <w:spacing w:before="100" w:after="160"/>
        <w:ind w:left="360" w:right="360"/>
      </w:pPr>
      <w:r>
        <w:rPr>
          <w:i/>
          <w:iCs/>
          <w:color w:val="444444"/>
          <w:sz w:val="20"/>
          <w:szCs w:val="20"/>
        </w:rPr>
        <w:t>Nota: El ambiente DEV se despliega en Sprint 0. El ambiente QA se despliega en Sprint 2. El ambiente PROD se despliega en Sprint 8 (inicio de certificación por VNO). El Lab de OLTs está disponible en las instalaciones de ON·NET y se utiliza desde Sprint 1.</w:t>
      </w:r>
    </w:p>
    <w:p w14:paraId="2A957674" w14:textId="77777777" w:rsidR="00C34357" w:rsidRDefault="00000000">
      <w:pPr>
        <w:pStyle w:val="Ttulo2"/>
      </w:pPr>
      <w:bookmarkStart w:id="222" w:name="_Toc226041989"/>
      <w:r>
        <w:t>14.10 Totales de infraestructura</w:t>
      </w:r>
      <w:bookmarkEnd w:id="222"/>
    </w:p>
    <w:p w14:paraId="42EE02C1" w14:textId="77777777" w:rsidR="00C34357" w:rsidRDefault="00000000">
      <w:pPr>
        <w:spacing w:after="160"/>
        <w:jc w:val="both"/>
      </w:pPr>
      <w:r>
        <w:t>La siguiente tabla presenta la comparativa entre la estimación original (propuesta técnica v1.1) y la estimación revisada por el Arquitecto de Soluciones: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1200"/>
        <w:gridCol w:w="1200"/>
        <w:gridCol w:w="900"/>
        <w:gridCol w:w="3860"/>
      </w:tblGrid>
      <w:tr w:rsidR="00C34357" w14:paraId="7F02A5A7"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FEC6BF2" w14:textId="77777777" w:rsidR="00C34357" w:rsidRDefault="00000000">
            <w:pPr>
              <w:jc w:val="center"/>
            </w:pPr>
            <w:r>
              <w:rPr>
                <w:b/>
                <w:bCs/>
                <w:color w:val="FFFFFF"/>
                <w:sz w:val="18"/>
                <w:szCs w:val="18"/>
              </w:rPr>
              <w:t>Métrica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BF607D7" w14:textId="77777777" w:rsidR="00C34357" w:rsidRDefault="00000000">
            <w:pPr>
              <w:jc w:val="center"/>
            </w:pPr>
            <w:r>
              <w:rPr>
                <w:b/>
                <w:bCs/>
                <w:color w:val="FFFFFF"/>
                <w:sz w:val="18"/>
                <w:szCs w:val="18"/>
              </w:rPr>
              <w:t>Original</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897B6A5" w14:textId="77777777" w:rsidR="00C34357" w:rsidRDefault="00000000">
            <w:pPr>
              <w:jc w:val="center"/>
            </w:pPr>
            <w:r>
              <w:rPr>
                <w:b/>
                <w:bCs/>
                <w:color w:val="FFFFFF"/>
                <w:sz w:val="18"/>
                <w:szCs w:val="18"/>
              </w:rPr>
              <w:t>Revisada</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F46B560" w14:textId="77777777" w:rsidR="00C34357" w:rsidRDefault="00000000">
            <w:pPr>
              <w:jc w:val="center"/>
            </w:pPr>
            <w:r>
              <w:rPr>
                <w:b/>
                <w:bCs/>
                <w:color w:val="FFFFFF"/>
                <w:sz w:val="18"/>
                <w:szCs w:val="18"/>
              </w:rPr>
              <w:t>Delta</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6A9111E" w14:textId="77777777" w:rsidR="00C34357" w:rsidRDefault="00000000">
            <w:pPr>
              <w:jc w:val="center"/>
            </w:pPr>
            <w:r>
              <w:rPr>
                <w:b/>
                <w:bCs/>
                <w:color w:val="FFFFFF"/>
                <w:sz w:val="18"/>
                <w:szCs w:val="18"/>
              </w:rPr>
              <w:t>Justificación</w:t>
            </w:r>
          </w:p>
        </w:tc>
      </w:tr>
      <w:tr w:rsidR="00C34357" w14:paraId="07746981"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99FE3E" w14:textId="77777777" w:rsidR="00C34357" w:rsidRDefault="00000000">
            <w:r>
              <w:rPr>
                <w:b/>
                <w:bCs/>
                <w:color w:val="000000"/>
                <w:sz w:val="18"/>
                <w:szCs w:val="18"/>
              </w:rPr>
              <w:t>VMs PROD (Komands)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BB4CB0" w14:textId="77777777" w:rsidR="00C34357" w:rsidRDefault="00000000">
            <w:pPr>
              <w:jc w:val="center"/>
            </w:pPr>
            <w:r>
              <w:rPr>
                <w:color w:val="000000"/>
                <w:sz w:val="18"/>
                <w:szCs w:val="18"/>
              </w:rPr>
              <w:t>19</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79F6AB" w14:textId="77777777" w:rsidR="00C34357" w:rsidRDefault="00000000">
            <w:pPr>
              <w:jc w:val="center"/>
            </w:pPr>
            <w:r>
              <w:rPr>
                <w:b/>
                <w:bCs/>
                <w:color w:val="000000"/>
                <w:sz w:val="18"/>
                <w:szCs w:val="18"/>
              </w:rPr>
              <w:t>20</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F8EC31" w14:textId="77777777" w:rsidR="00C34357" w:rsidRDefault="00000000">
            <w:pPr>
              <w:jc w:val="center"/>
            </w:pPr>
            <w:r>
              <w:rPr>
                <w:b/>
                <w:bCs/>
                <w:color w:val="E65100"/>
                <w:sz w:val="18"/>
                <w:szCs w:val="18"/>
              </w:rPr>
              <w:t>+3</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89E71F" w14:textId="77777777" w:rsidR="00C34357" w:rsidRDefault="00000000">
            <w:r>
              <w:rPr>
                <w:color w:val="000000"/>
                <w:sz w:val="17"/>
                <w:szCs w:val="17"/>
              </w:rPr>
              <w:t>Bastion secundario, Redis Sentinel, Log Storage</w:t>
            </w:r>
          </w:p>
        </w:tc>
      </w:tr>
      <w:tr w:rsidR="00C34357" w14:paraId="7B45636B"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003A28" w14:textId="77777777" w:rsidR="00C34357" w:rsidRDefault="00000000">
            <w:r>
              <w:rPr>
                <w:b/>
                <w:bCs/>
                <w:color w:val="000000"/>
                <w:sz w:val="18"/>
                <w:szCs w:val="18"/>
              </w:rPr>
              <w:t>VMs PROD (Contingencia)</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C3BE29" w14:textId="77777777" w:rsidR="00C34357" w:rsidRDefault="00000000">
            <w:pPr>
              <w:jc w:val="center"/>
            </w:pPr>
            <w:r>
              <w:rPr>
                <w:color w:val="000000"/>
                <w:sz w:val="18"/>
                <w:szCs w:val="18"/>
              </w:rPr>
              <w:t>5</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631C7B" w14:textId="77777777" w:rsidR="00C34357" w:rsidRDefault="00000000">
            <w:pPr>
              <w:jc w:val="center"/>
            </w:pPr>
            <w:r>
              <w:rPr>
                <w:b/>
                <w:bCs/>
                <w:color w:val="000000"/>
                <w:sz w:val="18"/>
                <w:szCs w:val="18"/>
              </w:rPr>
              <w:t>5</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48A8FA" w14:textId="77777777" w:rsidR="00C34357" w:rsidRDefault="00000000">
            <w:pPr>
              <w:jc w:val="center"/>
            </w:pPr>
            <w:r>
              <w:rPr>
                <w:b/>
                <w:bCs/>
                <w:color w:val="2E7D32"/>
                <w:sz w:val="18"/>
                <w:szCs w:val="18"/>
              </w:rPr>
              <w:t>0</w:t>
            </w:r>
          </w:p>
        </w:tc>
        <w:tc>
          <w:tcPr>
            <w:tcW w:w="3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872FE6" w14:textId="77777777" w:rsidR="00C34357" w:rsidRDefault="00000000">
            <w:r>
              <w:rPr>
                <w:color w:val="000000"/>
                <w:sz w:val="17"/>
                <w:szCs w:val="17"/>
              </w:rPr>
              <w:t>Sin cambios</w:t>
            </w:r>
          </w:p>
        </w:tc>
      </w:tr>
      <w:tr w:rsidR="00C34357" w14:paraId="0237FBA0"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03EA0C" w14:textId="77777777" w:rsidR="00C34357" w:rsidRDefault="00000000">
            <w:r>
              <w:rPr>
                <w:b/>
                <w:bCs/>
                <w:color w:val="000000"/>
                <w:sz w:val="18"/>
                <w:szCs w:val="18"/>
              </w:rPr>
              <w:t>VMs No Productivos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3690AC" w14:textId="77777777" w:rsidR="00C34357" w:rsidRDefault="00000000">
            <w:pPr>
              <w:jc w:val="center"/>
            </w:pPr>
            <w:r>
              <w:rPr>
                <w:color w:val="000000"/>
                <w:sz w:val="18"/>
                <w:szCs w:val="18"/>
              </w:rPr>
              <w: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58E6CF" w14:textId="77777777" w:rsidR="00C34357" w:rsidRDefault="00000000">
            <w:pPr>
              <w:jc w:val="center"/>
            </w:pPr>
            <w:r>
              <w:rPr>
                <w:b/>
                <w:bCs/>
                <w:color w:val="000000"/>
                <w:sz w:val="18"/>
                <w:szCs w:val="18"/>
              </w:rPr>
              <w:t>10</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9B623F" w14:textId="77777777" w:rsidR="00C34357" w:rsidRDefault="00000000">
            <w:pPr>
              <w:jc w:val="center"/>
            </w:pPr>
            <w:r>
              <w:rPr>
                <w:b/>
                <w:bCs/>
                <w:color w:val="E65100"/>
                <w:sz w:val="18"/>
                <w:szCs w:val="18"/>
              </w:rPr>
              <w:t>+10</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14FCEE" w14:textId="77777777" w:rsidR="00C34357" w:rsidRDefault="00000000">
            <w:r>
              <w:rPr>
                <w:color w:val="000000"/>
                <w:sz w:val="17"/>
                <w:szCs w:val="17"/>
              </w:rPr>
              <w:t>DEV (3) + QA (6) + Lab (1) — no existían</w:t>
            </w:r>
          </w:p>
        </w:tc>
      </w:tr>
      <w:tr w:rsidR="00C34357" w14:paraId="06B13363"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BCCF57" w14:textId="77777777" w:rsidR="00C34357" w:rsidRDefault="00000000">
            <w:r>
              <w:rPr>
                <w:b/>
                <w:bCs/>
                <w:color w:val="000000"/>
                <w:sz w:val="18"/>
                <w:szCs w:val="18"/>
              </w:rPr>
              <w:t>VMs TOTAL</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6B0883" w14:textId="77777777" w:rsidR="00C34357" w:rsidRDefault="00000000">
            <w:pPr>
              <w:jc w:val="center"/>
            </w:pPr>
            <w:r>
              <w:rPr>
                <w:color w:val="000000"/>
                <w:sz w:val="18"/>
                <w:szCs w:val="18"/>
              </w:rPr>
              <w:t>24</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325425" w14:textId="77777777" w:rsidR="00C34357" w:rsidRDefault="00000000">
            <w:pPr>
              <w:jc w:val="center"/>
            </w:pPr>
            <w:r>
              <w:rPr>
                <w:b/>
                <w:bCs/>
                <w:color w:val="000000"/>
                <w:sz w:val="18"/>
                <w:szCs w:val="18"/>
              </w:rPr>
              <w:t>35</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4D2DF04" w14:textId="77777777" w:rsidR="00C34357" w:rsidRDefault="00000000">
            <w:pPr>
              <w:jc w:val="center"/>
            </w:pPr>
            <w:r>
              <w:rPr>
                <w:b/>
                <w:bCs/>
                <w:color w:val="E65100"/>
                <w:sz w:val="18"/>
                <w:szCs w:val="18"/>
              </w:rPr>
              <w:t>+13</w:t>
            </w:r>
          </w:p>
        </w:tc>
        <w:tc>
          <w:tcPr>
            <w:tcW w:w="3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C2728B" w14:textId="77777777" w:rsidR="00C34357" w:rsidRDefault="00C34357"/>
        </w:tc>
      </w:tr>
      <w:tr w:rsidR="00C34357" w14:paraId="73D5407A"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0D1E3A" w14:textId="77777777" w:rsidR="00C34357" w:rsidRDefault="00000000">
            <w:r>
              <w:rPr>
                <w:b/>
                <w:bCs/>
                <w:color w:val="000000"/>
                <w:sz w:val="18"/>
                <w:szCs w:val="18"/>
              </w:rPr>
              <w:t>RAM Total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4D78EE" w14:textId="77777777" w:rsidR="00C34357" w:rsidRDefault="00000000">
            <w:pPr>
              <w:jc w:val="center"/>
            </w:pPr>
            <w:r>
              <w:rPr>
                <w:color w:val="000000"/>
                <w:sz w:val="18"/>
                <w:szCs w:val="18"/>
              </w:rPr>
              <w:t>336 GB</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24FE7B" w14:textId="77777777" w:rsidR="00C34357" w:rsidRDefault="00000000">
            <w:pPr>
              <w:jc w:val="center"/>
            </w:pPr>
            <w:r>
              <w:rPr>
                <w:b/>
                <w:bCs/>
                <w:color w:val="000000"/>
                <w:sz w:val="18"/>
                <w:szCs w:val="18"/>
              </w:rPr>
              <w:t>372 GB</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437B1D" w14:textId="77777777" w:rsidR="00C34357" w:rsidRDefault="00000000">
            <w:pPr>
              <w:jc w:val="center"/>
            </w:pPr>
            <w:r>
              <w:rPr>
                <w:b/>
                <w:bCs/>
                <w:color w:val="E65100"/>
                <w:sz w:val="18"/>
                <w:szCs w:val="18"/>
              </w:rPr>
              <w:t>+84 GB</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D6FDDA" w14:textId="77777777" w:rsidR="00C34357" w:rsidRDefault="00C34357"/>
        </w:tc>
      </w:tr>
      <w:tr w:rsidR="00C34357" w14:paraId="77B867F3"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176F92" w14:textId="77777777" w:rsidR="00C34357" w:rsidRDefault="00000000">
            <w:r>
              <w:rPr>
                <w:b/>
                <w:bCs/>
                <w:color w:val="000000"/>
                <w:sz w:val="18"/>
                <w:szCs w:val="18"/>
              </w:rPr>
              <w:t>vCPU Total</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201991" w14:textId="77777777" w:rsidR="00C34357" w:rsidRDefault="00000000">
            <w:pPr>
              <w:jc w:val="center"/>
            </w:pPr>
            <w:r>
              <w:rPr>
                <w:color w:val="000000"/>
                <w:sz w:val="18"/>
                <w:szCs w:val="18"/>
              </w:rPr>
              <w:t>130</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81AE3D" w14:textId="77777777" w:rsidR="00C34357" w:rsidRDefault="00000000">
            <w:pPr>
              <w:jc w:val="center"/>
            </w:pPr>
            <w:r>
              <w:rPr>
                <w:b/>
                <w:bCs/>
                <w:color w:val="000000"/>
                <w:sz w:val="18"/>
                <w:szCs w:val="18"/>
              </w:rPr>
              <w:t>158</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06167A" w14:textId="77777777" w:rsidR="00C34357" w:rsidRDefault="00000000">
            <w:pPr>
              <w:jc w:val="center"/>
            </w:pPr>
            <w:r>
              <w:rPr>
                <w:b/>
                <w:bCs/>
                <w:color w:val="E65100"/>
                <w:sz w:val="18"/>
                <w:szCs w:val="18"/>
              </w:rPr>
              <w:t>+40</w:t>
            </w:r>
          </w:p>
        </w:tc>
        <w:tc>
          <w:tcPr>
            <w:tcW w:w="3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99289F" w14:textId="77777777" w:rsidR="00C34357" w:rsidRDefault="00C34357"/>
        </w:tc>
      </w:tr>
      <w:tr w:rsidR="00C34357" w14:paraId="022B3690"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78CFC8" w14:textId="77777777" w:rsidR="00C34357" w:rsidRDefault="00000000">
            <w:r>
              <w:rPr>
                <w:b/>
                <w:bCs/>
                <w:color w:val="000000"/>
                <w:sz w:val="18"/>
                <w:szCs w:val="18"/>
              </w:rPr>
              <w:t>Storage SSD</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C82B42" w14:textId="77777777" w:rsidR="00C34357" w:rsidRDefault="00000000">
            <w:pPr>
              <w:jc w:val="center"/>
            </w:pPr>
            <w:r>
              <w:rPr>
                <w:color w:val="000000"/>
                <w:sz w:val="18"/>
                <w:szCs w:val="18"/>
              </w:rPr>
              <w:t>~7.16 TB</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3069B5" w14:textId="77777777" w:rsidR="00C34357" w:rsidRDefault="00000000">
            <w:pPr>
              <w:jc w:val="center"/>
            </w:pPr>
            <w:r>
              <w:rPr>
                <w:b/>
                <w:bCs/>
                <w:color w:val="000000"/>
                <w:sz w:val="18"/>
                <w:szCs w:val="18"/>
              </w:rPr>
              <w:t>~11.79 TB</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53F95B" w14:textId="77777777" w:rsidR="00C34357" w:rsidRDefault="00000000">
            <w:pPr>
              <w:jc w:val="center"/>
            </w:pPr>
            <w:r>
              <w:rPr>
                <w:b/>
                <w:bCs/>
                <w:color w:val="E65100"/>
                <w:sz w:val="18"/>
                <w:szCs w:val="18"/>
              </w:rPr>
              <w:t>+4.63 TB</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91DF2B" w14:textId="77777777" w:rsidR="00C34357" w:rsidRDefault="00000000">
            <w:r>
              <w:rPr>
                <w:color w:val="000000"/>
                <w:sz w:val="17"/>
                <w:szCs w:val="17"/>
              </w:rPr>
              <w:t>PostgreSQL ×2, Logs, No Prod</w:t>
            </w:r>
          </w:p>
        </w:tc>
      </w:tr>
      <w:tr w:rsidR="00C34357" w14:paraId="72C44EBE"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D8DFCB" w14:textId="77777777" w:rsidR="00C34357" w:rsidRDefault="00000000">
            <w:r>
              <w:rPr>
                <w:b/>
                <w:bCs/>
                <w:color w:val="000000"/>
                <w:sz w:val="18"/>
                <w:szCs w:val="18"/>
              </w:rPr>
              <w:t>Storage HDD</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0E5267" w14:textId="77777777" w:rsidR="00C34357" w:rsidRDefault="00000000">
            <w:pPr>
              <w:jc w:val="center"/>
            </w:pPr>
            <w:r>
              <w:rPr>
                <w:color w:val="000000"/>
                <w:sz w:val="18"/>
                <w:szCs w:val="18"/>
              </w:rPr>
              <w:t>3 TB</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7C1A3A" w14:textId="77777777" w:rsidR="00C34357" w:rsidRDefault="00000000">
            <w:pPr>
              <w:jc w:val="center"/>
            </w:pPr>
            <w:r>
              <w:rPr>
                <w:b/>
                <w:bCs/>
                <w:color w:val="000000"/>
                <w:sz w:val="18"/>
                <w:szCs w:val="18"/>
              </w:rPr>
              <w:t>6 TB</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06F09F" w14:textId="77777777" w:rsidR="00C34357" w:rsidRDefault="00000000">
            <w:pPr>
              <w:jc w:val="center"/>
            </w:pPr>
            <w:r>
              <w:rPr>
                <w:b/>
                <w:bCs/>
                <w:color w:val="E65100"/>
                <w:sz w:val="18"/>
                <w:szCs w:val="18"/>
              </w:rPr>
              <w:t>+3 TB</w:t>
            </w:r>
          </w:p>
        </w:tc>
        <w:tc>
          <w:tcPr>
            <w:tcW w:w="3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49DD86" w14:textId="77777777" w:rsidR="00C34357" w:rsidRDefault="00000000">
            <w:r>
              <w:rPr>
                <w:color w:val="000000"/>
                <w:sz w:val="17"/>
                <w:szCs w:val="17"/>
              </w:rPr>
              <w:t>Backup ampliado</w:t>
            </w:r>
          </w:p>
        </w:tc>
      </w:tr>
    </w:tbl>
    <w:p w14:paraId="700DD2F8" w14:textId="77777777" w:rsidR="00C34357" w:rsidRDefault="00000000">
      <w:pPr>
        <w:pBdr>
          <w:left w:val="single" w:sz="12" w:space="8" w:color="4472C4"/>
        </w:pBdr>
        <w:spacing w:before="100" w:after="160"/>
        <w:ind w:left="360" w:right="360"/>
      </w:pPr>
      <w:r>
        <w:rPr>
          <w:i/>
          <w:iCs/>
          <w:color w:val="444444"/>
          <w:sz w:val="20"/>
          <w:szCs w:val="20"/>
        </w:rPr>
        <w:t>Nota: La estimación revisada (v3) ha sido aprobada por el Arquitecto de Soluciones y se detalla en el entregable complementario: Estimacion_Infraestructura_Komands_REVISADA_v3.xlsx (REF-06). Las 9 observaciones del Arquitecto se documentan en la pestaña 'Observaciones Arquitecto' de dicho archivo.</w:t>
      </w:r>
    </w:p>
    <w:p w14:paraId="5D636F59" w14:textId="77777777" w:rsidR="00C34357" w:rsidRDefault="00000000">
      <w:pPr>
        <w:pStyle w:val="Ttulo1"/>
      </w:pPr>
      <w:bookmarkStart w:id="223" w:name="_Toc226041990"/>
      <w:r>
        <w:t>15. SEGURIDAD</w:t>
      </w:r>
      <w:bookmarkEnd w:id="223"/>
    </w:p>
    <w:p w14:paraId="4AB3A1E4" w14:textId="77777777" w:rsidR="00C34357" w:rsidRDefault="00000000">
      <w:pPr>
        <w:spacing w:after="160"/>
        <w:jc w:val="both"/>
      </w:pPr>
      <w:r>
        <w:t xml:space="preserve">Esta sección documenta la arquitectura de seguridad de la plataforma Komands y sus integraciones con el ecosistema Génesis. El diseño de seguridad abarca múltiples capas: seguridad perimetral (red e infraestructura), seguridad de aplicación (autenticación, autorización, </w:t>
      </w:r>
      <w:r>
        <w:lastRenderedPageBreak/>
        <w:t>cifrado), seguridad de datos (cifrado en reposo, gestión de credenciales), y seguridad operacional (auditoría, trazabilidad, cumplimiento normativo). Todas las decisiones de seguridad han sido alineadas con las políticas corporativas de ON·NET Fibra y validadas con CISO ON·NET (CISO ON·NET).</w:t>
      </w:r>
    </w:p>
    <w:p w14:paraId="68568BA1" w14:textId="77777777" w:rsidR="00C34357" w:rsidRDefault="00000000">
      <w:pPr>
        <w:pStyle w:val="Ttulo2"/>
      </w:pPr>
      <w:bookmarkStart w:id="224" w:name="_Toc226041991"/>
      <w:r>
        <w:t>15.1 Arquitectura de seguridad</w:t>
      </w:r>
      <w:bookmarkEnd w:id="224"/>
    </w:p>
    <w:p w14:paraId="5B379D97" w14:textId="77777777" w:rsidR="00C34357" w:rsidRDefault="00000000">
      <w:pPr>
        <w:spacing w:after="160"/>
        <w:jc w:val="both"/>
      </w:pPr>
      <w:r>
        <w:t>La arquitectura de seguridad de Komands implementa un modelo de defensa en profundidad (Defense in Depth) organizado en tres zonas de seguridad con controles específicos en cada capa. Este modelo garantiza que la compromisión de una capa no implique la compromisión del sistema completo.</w:t>
      </w:r>
    </w:p>
    <w:p w14:paraId="7FA59E97" w14:textId="77777777" w:rsidR="00C34357" w:rsidRDefault="00000000">
      <w:pPr>
        <w:spacing w:after="160"/>
        <w:jc w:val="both"/>
      </w:pPr>
      <w:r>
        <w:rPr>
          <w:b/>
          <w:bCs/>
        </w:rPr>
        <w:t xml:space="preserve">Zona DMZ (Perimetral): </w:t>
      </w:r>
      <w:r>
        <w:t>Primera línea de defensa entre Internet/redes externas y la infraestructura interna de Komands. Incluye: Firewall con reglas restrictivas (solo puertos necesarios abiertos), WAF (Web Application Firewall) para protección de las APIs REST contra ataques de payload (SQL injection, XSS, command injection), protección DDoS a nivel de IFX, y terminación SSL/TLS. La protección WAF es responsabilidad de IFX como parte de los servicios de seguridad perimetral del datacenter (incluido en el SLA de infraestructura); adicionalmente, Axway APIM implementa protección a nivel de API (rate limiting, throttling, validación de payload). Los Load Balancers operan en esta zona, recibiendo tráfico HTTPS desde Axway APIM y distribuyéndolo hacia los Workers de Kubernetes.</w:t>
      </w:r>
    </w:p>
    <w:p w14:paraId="0FC206E9" w14:textId="77777777" w:rsidR="00C34357" w:rsidRDefault="00000000">
      <w:pPr>
        <w:spacing w:after="160"/>
        <w:jc w:val="both"/>
      </w:pPr>
      <w:r>
        <w:rPr>
          <w:b/>
          <w:bCs/>
        </w:rPr>
        <w:t xml:space="preserve">Zona de Aplicación: </w:t>
      </w:r>
      <w:r>
        <w:t>Aloja el cluster Kubernetes con los 7 microservicios de Komands y Redis. El acceso a esta zona está restringido exclusivamente al tráfico proveniente de la Zona DMZ (Load Balancers) y a las conexiones administrativas desde los Bastion Hosts. Las comunicaciones entre microservicios operan dentro de la red interna de Kubernetes (ClusterIP), sin exposición externa. Los Bastion Hosts son el único punto de acceso SSH para administración del cluster, y requieren autenticación con llave SSH + contraseña.</w:t>
      </w:r>
    </w:p>
    <w:p w14:paraId="218FDC75" w14:textId="77777777" w:rsidR="00C34357" w:rsidRDefault="00000000">
      <w:pPr>
        <w:spacing w:after="160"/>
        <w:jc w:val="both"/>
      </w:pPr>
      <w:r>
        <w:rPr>
          <w:b/>
          <w:bCs/>
        </w:rPr>
        <w:t xml:space="preserve">Zona de Datos: </w:t>
      </w:r>
      <w:r>
        <w:t>Aloja PostgreSQL HA (Primary, Standby, Read Replica, PgBouncer) y el Backup Server. El acceso a esta zona está restringido exclusivamente a la Zona de Aplicación (microservicios vía PgBouncer) y a los Bastion Hosts para administración de base de datos. No existe acceso directo desde la Zona DMZ ni desde redes externas. Las credenciales de base de datos se gestionan como secretos de Kubernetes (K8s Secrets) y las credenciales SSH de OLTs se almacenan cifradas con AES-256.</w:t>
      </w:r>
    </w:p>
    <w:p w14:paraId="270936BE" w14:textId="77777777" w:rsidR="00C34357" w:rsidRDefault="00000000">
      <w:pPr>
        <w:spacing w:after="160"/>
        <w:jc w:val="both"/>
      </w:pPr>
      <w:r>
        <w:t>La siguiente tabla resume los controles de seguridad por zona: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071"/>
        <w:gridCol w:w="1780"/>
        <w:gridCol w:w="1769"/>
        <w:gridCol w:w="1958"/>
        <w:gridCol w:w="2782"/>
      </w:tblGrid>
      <w:tr w:rsidR="00C34357" w14:paraId="6C92D530"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785E061" w14:textId="77777777" w:rsidR="00C34357" w:rsidRDefault="00000000">
            <w:pPr>
              <w:jc w:val="center"/>
            </w:pPr>
            <w:r>
              <w:rPr>
                <w:b/>
                <w:bCs/>
                <w:color w:val="FFFFFF"/>
                <w:sz w:val="18"/>
                <w:szCs w:val="18"/>
              </w:rPr>
              <w:t>Zona</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5FDBC68" w14:textId="77777777" w:rsidR="00C34357" w:rsidRDefault="00000000">
            <w:pPr>
              <w:jc w:val="center"/>
            </w:pPr>
            <w:r>
              <w:rPr>
                <w:b/>
                <w:bCs/>
                <w:color w:val="FFFFFF"/>
                <w:sz w:val="18"/>
                <w:szCs w:val="18"/>
              </w:rPr>
              <w:t>Componentes</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231D374" w14:textId="77777777" w:rsidR="00C34357" w:rsidRDefault="00000000">
            <w:pPr>
              <w:jc w:val="center"/>
            </w:pPr>
            <w:r>
              <w:rPr>
                <w:b/>
                <w:bCs/>
                <w:color w:val="FFFFFF"/>
                <w:sz w:val="18"/>
                <w:szCs w:val="18"/>
              </w:rPr>
              <w:t>Puertos</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C89AB4F" w14:textId="77777777" w:rsidR="00C34357" w:rsidRDefault="00000000">
            <w:pPr>
              <w:jc w:val="center"/>
            </w:pPr>
            <w:r>
              <w:rPr>
                <w:b/>
                <w:bCs/>
                <w:color w:val="FFFFFF"/>
                <w:sz w:val="18"/>
                <w:szCs w:val="18"/>
              </w:rPr>
              <w:t>Flujo permitido</w:t>
            </w:r>
          </w:p>
        </w:tc>
        <w:tc>
          <w:tcPr>
            <w:tcW w:w="28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87DC8F2" w14:textId="77777777" w:rsidR="00C34357" w:rsidRDefault="00000000">
            <w:pPr>
              <w:jc w:val="center"/>
            </w:pPr>
            <w:r>
              <w:rPr>
                <w:b/>
                <w:bCs/>
                <w:color w:val="FFFFFF"/>
                <w:sz w:val="18"/>
                <w:szCs w:val="18"/>
              </w:rPr>
              <w:t>Controles</w:t>
            </w:r>
          </w:p>
        </w:tc>
      </w:tr>
      <w:tr w:rsidR="00C34357" w:rsidRPr="00CB3C92" w14:paraId="77599BB1"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8097425" w14:textId="77777777" w:rsidR="00C34357" w:rsidRDefault="00000000">
            <w:r>
              <w:rPr>
                <w:b/>
                <w:bCs/>
                <w:color w:val="000000"/>
                <w:sz w:val="18"/>
                <w:szCs w:val="18"/>
              </w:rPr>
              <w:t>DMZ</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B983E2" w14:textId="77777777" w:rsidR="00C34357" w:rsidRDefault="00000000">
            <w:r>
              <w:rPr>
                <w:color w:val="000000"/>
                <w:sz w:val="17"/>
                <w:szCs w:val="17"/>
              </w:rPr>
              <w:t>Firewall, WAF, DDoS, LBs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056A24" w14:textId="77777777" w:rsidR="00C34357" w:rsidRDefault="00000000">
            <w:r>
              <w:rPr>
                <w:color w:val="000000"/>
                <w:sz w:val="17"/>
                <w:szCs w:val="17"/>
              </w:rPr>
              <w:t>HTTPS 443 (entrada), SSH 22 (salida a OLTs)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C5B66D" w14:textId="77777777" w:rsidR="00C34357" w:rsidRDefault="00000000">
            <w:r>
              <w:rPr>
                <w:color w:val="000000"/>
                <w:sz w:val="17"/>
                <w:szCs w:val="17"/>
              </w:rPr>
              <w:t>Axway APIM → Komands LBs</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F45B26" w14:textId="77777777" w:rsidR="00C34357" w:rsidRPr="005D78BF" w:rsidRDefault="00000000">
            <w:pPr>
              <w:rPr>
                <w:lang w:val="en-US"/>
              </w:rPr>
            </w:pPr>
            <w:r>
              <w:rPr>
                <w:color w:val="000000"/>
                <w:sz w:val="17"/>
                <w:szCs w:val="17"/>
                <w:lang w:val="en-US"/>
              </w:rPr>
              <w:t>Terminación TLS, rate limiting, IP whitelisting</w:t>
            </w:r>
          </w:p>
        </w:tc>
      </w:tr>
      <w:tr w:rsidR="00C34357" w:rsidRPr="00CB3C92" w14:paraId="3014B486" w14:textId="77777777">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B6BBCE" w14:textId="77777777" w:rsidR="00C34357" w:rsidRDefault="00000000">
            <w:r>
              <w:rPr>
                <w:b/>
                <w:bCs/>
                <w:color w:val="000000"/>
                <w:sz w:val="18"/>
                <w:szCs w:val="18"/>
              </w:rPr>
              <w:t>Aplicación</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4F93E5" w14:textId="77777777" w:rsidR="00C34357" w:rsidRDefault="00000000">
            <w:r>
              <w:rPr>
                <w:color w:val="000000"/>
                <w:sz w:val="17"/>
                <w:szCs w:val="17"/>
              </w:rPr>
              <w:t>K8s Workers, Redis, Bastions</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E98BAA" w14:textId="77777777" w:rsidR="00C34357" w:rsidRDefault="00000000">
            <w:r>
              <w:rPr>
                <w:color w:val="000000"/>
                <w:sz w:val="17"/>
                <w:szCs w:val="17"/>
              </w:rPr>
              <w:t>ClusterIP (interno K8s), 6379 (Redis)</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9FB993" w14:textId="77777777" w:rsidR="00C34357" w:rsidRDefault="00000000">
            <w:r>
              <w:rPr>
                <w:color w:val="000000"/>
                <w:sz w:val="17"/>
                <w:szCs w:val="17"/>
              </w:rPr>
              <w:t>DMZ → Workers, Bastions → Workers</w:t>
            </w:r>
          </w:p>
        </w:tc>
        <w:tc>
          <w:tcPr>
            <w:tcW w:w="2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9EF473" w14:textId="77777777" w:rsidR="00C34357" w:rsidRPr="005D78BF" w:rsidRDefault="00000000">
            <w:pPr>
              <w:rPr>
                <w:lang w:val="en-US"/>
              </w:rPr>
            </w:pPr>
            <w:r>
              <w:rPr>
                <w:color w:val="000000"/>
                <w:sz w:val="17"/>
                <w:szCs w:val="17"/>
                <w:lang w:val="en-US"/>
              </w:rPr>
              <w:t>JWT validación, RBAC K8s, Network Policies</w:t>
            </w:r>
          </w:p>
        </w:tc>
      </w:tr>
      <w:tr w:rsidR="00C34357" w14:paraId="5A3F5E0B"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5E3CDE" w14:textId="77777777" w:rsidR="00C34357" w:rsidRDefault="00000000">
            <w:r>
              <w:rPr>
                <w:b/>
                <w:bCs/>
                <w:color w:val="000000"/>
                <w:sz w:val="18"/>
                <w:szCs w:val="18"/>
              </w:rPr>
              <w:t>Datos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51CF5D" w14:textId="77777777" w:rsidR="00C34357" w:rsidRDefault="00000000">
            <w:r>
              <w:rPr>
                <w:color w:val="000000"/>
                <w:sz w:val="17"/>
                <w:szCs w:val="17"/>
              </w:rPr>
              <w:t>PostgreSQL HA, PgBouncer, Backup</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8CFDE5" w14:textId="77777777" w:rsidR="00C34357" w:rsidRDefault="00000000">
            <w:r>
              <w:rPr>
                <w:color w:val="000000"/>
                <w:sz w:val="17"/>
                <w:szCs w:val="17"/>
              </w:rPr>
              <w:t>5432 (PG vía PgBouncer), pgBackRest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F53599" w14:textId="77777777" w:rsidR="00C34357" w:rsidRDefault="00000000">
            <w:r>
              <w:rPr>
                <w:color w:val="000000"/>
                <w:sz w:val="17"/>
                <w:szCs w:val="17"/>
              </w:rPr>
              <w:t>Aplicación → PgBouncer, Bastions → PG</w:t>
            </w:r>
          </w:p>
        </w:tc>
        <w:tc>
          <w:tcPr>
            <w:tcW w:w="2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160EB8" w14:textId="77777777" w:rsidR="00C34357" w:rsidRDefault="00000000">
            <w:r>
              <w:rPr>
                <w:color w:val="000000"/>
                <w:sz w:val="17"/>
                <w:szCs w:val="17"/>
              </w:rPr>
              <w:t>Cifrado AES-256 credenciales SSH, pg_hba.conf restrictivo</w:t>
            </w:r>
          </w:p>
        </w:tc>
      </w:tr>
    </w:tbl>
    <w:p w14:paraId="4C07A47C" w14:textId="77777777" w:rsidR="00C34357" w:rsidRDefault="00000000">
      <w:r>
        <w:br w:type="page"/>
      </w:r>
    </w:p>
    <w:p w14:paraId="5C3E16BE" w14:textId="77777777" w:rsidR="00C34357" w:rsidRDefault="00000000">
      <w:pPr>
        <w:pStyle w:val="Ttulo2"/>
      </w:pPr>
      <w:bookmarkStart w:id="225" w:name="_Toc226041992"/>
      <w:r>
        <w:lastRenderedPageBreak/>
        <w:t>15.2 Rol del CISO ON·NET y marcos de cumplimiento</w:t>
      </w:r>
      <w:bookmarkEnd w:id="225"/>
    </w:p>
    <w:p w14:paraId="54FB4DDD" w14:textId="77777777" w:rsidR="00C34357" w:rsidRDefault="00000000">
      <w:pPr>
        <w:spacing w:after="160"/>
        <w:jc w:val="both"/>
      </w:pPr>
      <w:r>
        <w:t>La seguridad de la plataforma Komands se enmarca dentro de las políticas corporativas de seguridad de ON·NET Fibra, bajo la supervisión de CISO ON·NET (CISO ON·NET, Seguridad TI). El CISO participa en el proyecto en los siguientes puntos de control:</w:t>
      </w:r>
    </w:p>
    <w:p w14:paraId="47E70521" w14:textId="77777777" w:rsidR="00C34357" w:rsidRDefault="00000000">
      <w:pPr>
        <w:pStyle w:val="Prrafodelista"/>
        <w:spacing w:after="80"/>
        <w:ind w:left="720" w:hanging="360"/>
      </w:pPr>
      <w:r>
        <w:t>• Revisión y aprobación de la arquitectura de seguridad durante el Sprint 0 (este documento).</w:t>
      </w:r>
    </w:p>
    <w:p w14:paraId="04BCA7C5" w14:textId="77777777" w:rsidR="00C34357" w:rsidRDefault="00000000">
      <w:pPr>
        <w:pStyle w:val="Prrafodelista"/>
        <w:spacing w:after="80"/>
        <w:ind w:left="720" w:hanging="360"/>
      </w:pPr>
      <w:r>
        <w:t>• Validación de las políticas de acceso, cifrado y gestión de credenciales antes del despliegue en ambiente QA.</w:t>
      </w:r>
    </w:p>
    <w:p w14:paraId="547CEFCE" w14:textId="77777777" w:rsidR="00C34357" w:rsidRDefault="00000000">
      <w:pPr>
        <w:pStyle w:val="Prrafodelista"/>
        <w:spacing w:after="80"/>
        <w:ind w:left="720" w:hanging="360"/>
      </w:pPr>
      <w:r>
        <w:t>• Ejecución o supervisión de pruebas de seguridad (penetration testing) antes del Go-Live, según política corporativa.</w:t>
      </w:r>
    </w:p>
    <w:p w14:paraId="5808975D" w14:textId="77777777" w:rsidR="00C34357" w:rsidRDefault="00000000">
      <w:pPr>
        <w:pStyle w:val="Prrafodelista"/>
        <w:spacing w:after="80"/>
        <w:ind w:left="720" w:hanging="360"/>
      </w:pPr>
      <w:r>
        <w:t>• Aprobación de las reglas de Firewall y VPN entre IFX y la red de gestión de OLTs de ON·NET.</w:t>
      </w:r>
    </w:p>
    <w:p w14:paraId="5CA3A958" w14:textId="77777777" w:rsidR="00C34357" w:rsidRDefault="00000000">
      <w:pPr>
        <w:pStyle w:val="Prrafodelista"/>
        <w:spacing w:after="80"/>
        <w:ind w:left="720" w:hanging="360"/>
      </w:pPr>
      <w:r>
        <w:t>• Revisión de los logs de auditoría y reportes de seguridad durante la fase de Hypercare.</w:t>
      </w:r>
    </w:p>
    <w:p w14:paraId="0DA477A7" w14:textId="77777777" w:rsidR="00C34357" w:rsidRDefault="00000000">
      <w:pPr>
        <w:spacing w:after="160"/>
        <w:jc w:val="both"/>
      </w:pPr>
      <w:r>
        <w:t>El proyecto no está sujeto a certificaciones externas (ISO 27001, SOC 2, PCI-DSS) dado que Komands no procesa datos de pago ni información financiera. Sin embargo, se adhiere a las políticas internas de ON·NET que incluyen lineamientos derivados de la Ley 19.628 de Protección de Datos Personales de Chile y del marco corporativo de seguridad de la información.</w:t>
      </w:r>
    </w:p>
    <w:p w14:paraId="798EFD9B" w14:textId="77777777" w:rsidR="00C34357" w:rsidRDefault="00000000">
      <w:pPr>
        <w:pStyle w:val="Ttulo2"/>
      </w:pPr>
      <w:bookmarkStart w:id="226" w:name="_Toc226041993"/>
      <w:r>
        <w:t>15.3 Autenticación de consola web</w:t>
      </w:r>
      <w:bookmarkEnd w:id="226"/>
    </w:p>
    <w:p w14:paraId="7DA42F7F" w14:textId="77777777" w:rsidR="00C34357" w:rsidRDefault="00000000">
      <w:pPr>
        <w:spacing w:after="160"/>
        <w:jc w:val="both"/>
      </w:pPr>
      <w:r>
        <w:t>El Portal Web de Komands implementa un sistema de autenticación robusto que combina múltiples factores de seguridad para proteger el acceso administrativo a la plataforma. Este sistema ya se encuentra operativo como parte de la plataforma ADC existente (Portal Komands v1.4) y se mantiene sin modificaciones en el proyecto Sunset BluePlanet.</w:t>
      </w:r>
    </w:p>
    <w:p w14:paraId="1EBF15A6" w14:textId="77777777" w:rsidR="00C34357" w:rsidRDefault="00000000">
      <w:pPr>
        <w:spacing w:after="160"/>
        <w:jc w:val="both"/>
      </w:pPr>
      <w:r>
        <w:rPr>
          <w:b/>
          <w:bCs/>
        </w:rPr>
        <w:t xml:space="preserve">Factor 1 — Credenciales locales: </w:t>
      </w:r>
      <w:r>
        <w:t>Los usuarios se autentican con nombre de usuario y contraseña. Las contraseñas se almacenan en PostgreSQL hasheadas con bcrypt (algoritmo adaptativo con salt aleatorio y factor de costo configurable, por defecto 12 rounds). Bcrypt es resistente a ataques de fuerza bruta y rainbow tables. Las contraseñas deben cumplir política de complejidad: mínimo 12 caracteres, al menos una mayúscula, una minúscula, un número y un carácter especial.</w:t>
      </w:r>
    </w:p>
    <w:p w14:paraId="23AE342F" w14:textId="77777777" w:rsidR="00C34357" w:rsidRDefault="00000000">
      <w:pPr>
        <w:spacing w:after="160"/>
        <w:jc w:val="both"/>
      </w:pPr>
      <w:r>
        <w:rPr>
          <w:b/>
          <w:bCs/>
        </w:rPr>
        <w:t xml:space="preserve">Factor 2 — TOTP (2FA): </w:t>
      </w:r>
      <w:r>
        <w:t>Después de validar las credenciales, el sistema requiere un código TOTP (Time-based One-Time Password) generado por una aplicación de autenticación (Google Authenticator, Microsoft Authenticator o similar). La implementación utiliza la librería pyotp de Python. El secreto TOTP se genera durante el primer login del usuario y se almacena cifrado en PostgreSQL. La ventana de validación es de 30 segundos con tolerancia de ±1 intervalo.</w:t>
      </w:r>
    </w:p>
    <w:p w14:paraId="6D14AF5C" w14:textId="77777777" w:rsidR="00C34357" w:rsidRDefault="00000000">
      <w:pPr>
        <w:spacing w:after="160"/>
        <w:jc w:val="both"/>
      </w:pPr>
      <w:r>
        <w:rPr>
          <w:b/>
          <w:bCs/>
        </w:rPr>
        <w:t xml:space="preserve">Gestión de sesiones: </w:t>
      </w:r>
      <w:r>
        <w:t>Las sesiones autenticadas se gestionan mediante tokens JWT (JSON Web Tokens) firmados con algoritmo HS256 y una clave secreta almacenada como variable de entorno del contenedor. Los tokens tienen una expiración configurable (8 horas por defecto) y se almacenan en Redis para permitir revocación inmediata. Cada request al portal incluye el token JWT en la header Authorization Bearer (no en cookie ni localStorage por seguridad XSS/CSRF).</w:t>
      </w:r>
    </w:p>
    <w:p w14:paraId="4D9856C7" w14:textId="77777777" w:rsidR="00C34357" w:rsidRDefault="00000000">
      <w:pPr>
        <w:spacing w:after="160"/>
        <w:jc w:val="both"/>
      </w:pPr>
      <w:r>
        <w:rPr>
          <w:b/>
          <w:bCs/>
        </w:rPr>
        <w:t xml:space="preserve">Protección contra ataques: </w:t>
      </w:r>
      <w:r>
        <w:t>El sistema implementa bloqueo de cuenta después de 5 intentos fallidos consecutivos (desbloqueo manual por ADMIN o automático después de 30 minutos). Protección CSRF en todos los formularios. Rate limiting de intentos de login: máximo 10 intentos por minuto por IP. Logging de todos los intentos de autenticación (exitosos y fallidos) en la tabla audit_log con IP de origen, timestamp y user-agent.</w:t>
      </w:r>
    </w:p>
    <w:p w14:paraId="684601F5" w14:textId="77777777" w:rsidR="00C34357" w:rsidRDefault="00000000">
      <w:pPr>
        <w:pStyle w:val="Ttulo2"/>
      </w:pPr>
      <w:bookmarkStart w:id="227" w:name="_Toc226041994"/>
      <w:r>
        <w:lastRenderedPageBreak/>
        <w:t>15.4 RBAC — Control de acceso basado en roles</w:t>
      </w:r>
      <w:bookmarkEnd w:id="227"/>
    </w:p>
    <w:p w14:paraId="60C602E5" w14:textId="77777777" w:rsidR="00C34357" w:rsidRDefault="00000000">
      <w:pPr>
        <w:spacing w:after="160"/>
        <w:jc w:val="both"/>
      </w:pPr>
      <w:r>
        <w:t>El Portal Web implementa un modelo Role-Based Access Control (RBAC) con 4 roles y 16 permisos granulares. Los roles son jerárquicos: cada rol superior incluye todos los permisos del rol inferior más permisos adicionales propios. La asignación de roles a usuarios es responsabilidad del administrador de la plataforma (rol ADMIN).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181"/>
        <w:gridCol w:w="991"/>
        <w:gridCol w:w="4859"/>
        <w:gridCol w:w="2329"/>
      </w:tblGrid>
      <w:tr w:rsidR="00C34357" w14:paraId="485336AF"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76A04CD" w14:textId="77777777" w:rsidR="00C34357" w:rsidRDefault="00000000">
            <w:pPr>
              <w:jc w:val="center"/>
            </w:pPr>
            <w:r>
              <w:rPr>
                <w:b/>
                <w:bCs/>
                <w:color w:val="FFFFFF"/>
                <w:sz w:val="18"/>
                <w:szCs w:val="18"/>
              </w:rPr>
              <w:t>Rol</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946FEBF" w14:textId="77777777" w:rsidR="00C34357" w:rsidRDefault="00000000">
            <w:pPr>
              <w:jc w:val="center"/>
            </w:pPr>
            <w:r>
              <w:rPr>
                <w:b/>
                <w:bCs/>
                <w:color w:val="FFFFFF"/>
                <w:sz w:val="18"/>
                <w:szCs w:val="18"/>
              </w:rPr>
              <w:t>Nivel</w:t>
            </w:r>
          </w:p>
        </w:tc>
        <w:tc>
          <w:tcPr>
            <w:tcW w:w="50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3A7A9CC" w14:textId="77777777" w:rsidR="00C34357" w:rsidRDefault="00000000">
            <w:pPr>
              <w:jc w:val="center"/>
            </w:pPr>
            <w:r>
              <w:rPr>
                <w:b/>
                <w:bCs/>
                <w:color w:val="FFFFFF"/>
                <w:sz w:val="18"/>
                <w:szCs w:val="18"/>
              </w:rPr>
              <w:t>Permisos</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229CABA" w14:textId="77777777" w:rsidR="00C34357" w:rsidRDefault="00000000">
            <w:pPr>
              <w:jc w:val="center"/>
            </w:pPr>
            <w:r>
              <w:rPr>
                <w:b/>
                <w:bCs/>
                <w:color w:val="FFFFFF"/>
                <w:sz w:val="18"/>
                <w:szCs w:val="18"/>
              </w:rPr>
              <w:t>Usuarios típicos</w:t>
            </w:r>
          </w:p>
        </w:tc>
      </w:tr>
      <w:tr w:rsidR="00C34357" w:rsidRPr="00CB3C92" w14:paraId="1CD36A87"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65ADD1" w14:textId="77777777" w:rsidR="00C34357" w:rsidRDefault="00000000">
            <w:r>
              <w:rPr>
                <w:b/>
                <w:bCs/>
                <w:color w:val="000000"/>
                <w:sz w:val="18"/>
                <w:szCs w:val="18"/>
              </w:rPr>
              <w:t>ADMIN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CA0763" w14:textId="77777777" w:rsidR="00C34357" w:rsidRDefault="00000000">
            <w:pPr>
              <w:jc w:val="center"/>
            </w:pPr>
            <w:r>
              <w:rPr>
                <w:color w:val="000000"/>
                <w:sz w:val="18"/>
                <w:szCs w:val="18"/>
              </w:rPr>
              <w:t>Total</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8A4059" w14:textId="77777777" w:rsidR="00C34357" w:rsidRDefault="00000000">
            <w:r>
              <w:rPr>
                <w:color w:val="000000"/>
                <w:sz w:val="17"/>
                <w:szCs w:val="17"/>
              </w:rPr>
              <w:t>Gestión de usuarios y roles, configuración global del sistema, gestión de catálogo de templates CLI, registro y modificación de credenciales SSH de OLTs, gestión de VNOs, configuración de parámetros del sistema (timeouts, reintentos, retención).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D378F1" w14:textId="77777777" w:rsidR="00C34357" w:rsidRPr="005D78BF" w:rsidRDefault="00000000">
            <w:pPr>
              <w:rPr>
                <w:lang w:val="en-US"/>
              </w:rPr>
            </w:pPr>
            <w:r>
              <w:rPr>
                <w:color w:val="000000"/>
                <w:sz w:val="17"/>
                <w:szCs w:val="17"/>
                <w:lang w:val="en-US"/>
              </w:rPr>
              <w:t>MOS-iT Arquitecto, ON·NET Admin Plataforma</w:t>
            </w:r>
          </w:p>
        </w:tc>
      </w:tr>
      <w:tr w:rsidR="00C34357" w14:paraId="0E3AF882"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AA80A0" w14:textId="77777777" w:rsidR="00C34357" w:rsidRDefault="00000000">
            <w:r>
              <w:rPr>
                <w:b/>
                <w:bCs/>
                <w:color w:val="000000"/>
                <w:sz w:val="18"/>
                <w:szCs w:val="18"/>
              </w:rPr>
              <w:t>OPERATOR</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15742F" w14:textId="77777777" w:rsidR="00C34357" w:rsidRDefault="00000000">
            <w:pPr>
              <w:jc w:val="center"/>
            </w:pPr>
            <w:r>
              <w:rPr>
                <w:color w:val="000000"/>
                <w:sz w:val="18"/>
                <w:szCs w:val="18"/>
              </w:rPr>
              <w:t>Operación</w:t>
            </w:r>
          </w:p>
        </w:tc>
        <w:tc>
          <w:tcPr>
            <w:tcW w:w="5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71704DE" w14:textId="77777777" w:rsidR="00C34357" w:rsidRDefault="00000000">
            <w:r>
              <w:rPr>
                <w:color w:val="000000"/>
                <w:sz w:val="17"/>
                <w:szCs w:val="17"/>
              </w:rPr>
              <w:t>Ejecución de operaciones manuales (consulta ONT, reset ONT, ejecución manual de comandos CLI), visualización de estadísticas y logs en tiempo real, consulta de estado de transacciones, búsqueda de ONTs por serial/OLT/cliente.</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2291AB" w14:textId="77777777" w:rsidR="00C34357" w:rsidRDefault="00000000">
            <w:r>
              <w:rPr>
                <w:color w:val="000000"/>
                <w:sz w:val="17"/>
                <w:szCs w:val="17"/>
              </w:rPr>
              <w:t>Mesa de Operaciones ON·NET, Ingeniería de Campo</w:t>
            </w:r>
          </w:p>
        </w:tc>
      </w:tr>
      <w:tr w:rsidR="00C34357" w14:paraId="1445A4D5"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5C4D3A" w14:textId="77777777" w:rsidR="00C34357" w:rsidRDefault="00000000">
            <w:r>
              <w:rPr>
                <w:b/>
                <w:bCs/>
                <w:color w:val="000000"/>
                <w:sz w:val="18"/>
                <w:szCs w:val="18"/>
              </w:rPr>
              <w:t>VIEWER</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0B4DCF" w14:textId="77777777" w:rsidR="00C34357" w:rsidRDefault="00000000">
            <w:pPr>
              <w:jc w:val="center"/>
            </w:pPr>
            <w:r>
              <w:rPr>
                <w:color w:val="000000"/>
                <w:sz w:val="18"/>
                <w:szCs w:val="18"/>
              </w:rPr>
              <w:t>Lectura</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B4F0B0" w14:textId="77777777" w:rsidR="00C34357" w:rsidRDefault="00000000">
            <w:r>
              <w:rPr>
                <w:color w:val="000000"/>
                <w:sz w:val="17"/>
                <w:szCs w:val="17"/>
              </w:rPr>
              <w:t>Visualización de estadísticas (dashboards), visualización de logs de transacciones (sin detalle de comandos CLI), consulta de estado general de la plataforma. Sin capacidad de ejecución ni modificación.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827EC1" w14:textId="77777777" w:rsidR="00C34357" w:rsidRDefault="00000000">
            <w:r>
              <w:rPr>
                <w:color w:val="000000"/>
                <w:sz w:val="17"/>
                <w:szCs w:val="17"/>
              </w:rPr>
              <w:t>Supervisores ON·NET, Gerencia Sistemas</w:t>
            </w:r>
          </w:p>
        </w:tc>
      </w:tr>
      <w:tr w:rsidR="00C34357" w14:paraId="2CFC7AD6"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D13660" w14:textId="77777777" w:rsidR="00C34357" w:rsidRDefault="00000000">
            <w:r>
              <w:rPr>
                <w:b/>
                <w:bCs/>
                <w:color w:val="000000"/>
                <w:sz w:val="18"/>
                <w:szCs w:val="18"/>
              </w:rPr>
              <w:t>AUDITOR</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1FE727" w14:textId="77777777" w:rsidR="00C34357" w:rsidRDefault="00000000">
            <w:pPr>
              <w:jc w:val="center"/>
            </w:pPr>
            <w:r>
              <w:rPr>
                <w:color w:val="000000"/>
                <w:sz w:val="18"/>
                <w:szCs w:val="18"/>
              </w:rPr>
              <w:t>Auditoría</w:t>
            </w:r>
          </w:p>
        </w:tc>
        <w:tc>
          <w:tcPr>
            <w:tcW w:w="5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F39AB0" w14:textId="77777777" w:rsidR="00C34357" w:rsidRDefault="00000000">
            <w:r>
              <w:rPr>
                <w:color w:val="000000"/>
                <w:sz w:val="17"/>
                <w:szCs w:val="17"/>
              </w:rPr>
              <w:t>Acceso a logs de auditoría completos (accesos, cambios de configuración, ejecución de operaciones), reportes de seguridad (intentos fallidos, bloqueos de cuenta). Sin acceso operacional.</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820B69" w14:textId="77777777" w:rsidR="00C34357" w:rsidRDefault="00000000">
            <w:r>
              <w:rPr>
                <w:color w:val="000000"/>
                <w:sz w:val="17"/>
                <w:szCs w:val="17"/>
              </w:rPr>
              <w:t>CISO ON·NET, Compliance</w:t>
            </w:r>
          </w:p>
        </w:tc>
      </w:tr>
    </w:tbl>
    <w:p w14:paraId="6D01265A" w14:textId="77777777" w:rsidR="00C34357" w:rsidRDefault="00000000">
      <w:pPr>
        <w:pBdr>
          <w:left w:val="single" w:sz="12" w:space="8" w:color="4472C4"/>
        </w:pBdr>
        <w:spacing w:before="100" w:after="160"/>
        <w:ind w:left="360" w:right="360"/>
      </w:pPr>
      <w:r>
        <w:rPr>
          <w:i/>
          <w:iCs/>
          <w:color w:val="444444"/>
          <w:sz w:val="20"/>
          <w:szCs w:val="20"/>
        </w:rPr>
        <w:t>Nota: Los 16 permisos granulares se almacenan en la tabla app_role de PostgreSQL y se evalúan en cada request al portal. La creación de usuarios y asignación de roles se realiza exclusivamente a través del Portal Web por usuarios con rol ADMIN. No existe auto-registro de usuarios.</w:t>
      </w:r>
    </w:p>
    <w:p w14:paraId="602936E4" w14:textId="77777777" w:rsidR="00C34357" w:rsidRDefault="00000000">
      <w:r>
        <w:br w:type="page"/>
      </w:r>
    </w:p>
    <w:p w14:paraId="282BADC2" w14:textId="77777777" w:rsidR="00C34357" w:rsidRDefault="00000000">
      <w:pPr>
        <w:pStyle w:val="Ttulo2"/>
      </w:pPr>
      <w:bookmarkStart w:id="228" w:name="_Toc226041995"/>
      <w:r>
        <w:lastRenderedPageBreak/>
        <w:t>15.5 Autenticación de APIs</w:t>
      </w:r>
      <w:bookmarkEnd w:id="228"/>
    </w:p>
    <w:p w14:paraId="2EB5B8A7" w14:textId="77777777" w:rsidR="00C34357" w:rsidRDefault="00000000">
      <w:pPr>
        <w:spacing w:after="160"/>
        <w:jc w:val="both"/>
      </w:pPr>
      <w:r>
        <w:t>Las APIs REST de Komands se protegen mediante un esquema de autenticación OAuth 2.0 con tokens JWT, gestionado por Axway APIM. Este esquema garantiza que solo ServiceNow SOM (el único consumidor autorizado) pueda invocar las APIs de Komands, y que cada request sea autenticado y autorizado antes de llegar al API Gateway de Komands.</w:t>
      </w:r>
    </w:p>
    <w:p w14:paraId="0C79BBF5" w14:textId="77777777" w:rsidR="00C34357" w:rsidRDefault="00000000">
      <w:pPr>
        <w:spacing w:after="160"/>
        <w:jc w:val="both"/>
      </w:pPr>
      <w:r>
        <w:rPr>
          <w:b/>
          <w:bCs/>
        </w:rPr>
        <w:t xml:space="preserve">Flujo de autenticación: </w:t>
      </w:r>
      <w:r>
        <w:t>ServiceNow obtiene un token JWT de Axway mediante el flujo OAuth 2.0 Client Credentials. El token se incluye como Bearer token en el header Authorization de cada request. Axway valida el token (firma, expiración, claims) antes de reenviar el request a Komands. El API Gateway de Komands realiza una segunda validación del token JWT como defensa en profundidad, verificando la firma con la clave pública de Axway.</w:t>
      </w:r>
    </w:p>
    <w:p w14:paraId="352C5EF3" w14:textId="77777777" w:rsidR="00C34357" w:rsidRDefault="00000000">
      <w:pPr>
        <w:spacing w:after="160"/>
        <w:jc w:val="both"/>
      </w:pPr>
      <w:r>
        <w:rPr>
          <w:b/>
          <w:bCs/>
        </w:rPr>
        <w:t xml:space="preserve">Tokens JWT: </w:t>
      </w:r>
      <w:r>
        <w:t>Los tokens incluyen claims estándar (iss, sub, aud, exp, iat, jti) más claims personalizados que identifican al consumidor (client_id de ServiceNow). La expiración de los tokens es configurable en Axway (recomendado: 1 hora). Los tokens son irrevocables por diseño de JWT; la mitigación es la expiración corta y la capacidad de rotar las credenciales de cliente en Axway.</w:t>
      </w:r>
    </w:p>
    <w:p w14:paraId="02436BEB" w14:textId="77777777" w:rsidR="00C34357" w:rsidRDefault="00000000">
      <w:pPr>
        <w:spacing w:after="160"/>
        <w:jc w:val="both"/>
      </w:pPr>
      <w:r>
        <w:rPr>
          <w:b/>
          <w:bCs/>
        </w:rPr>
        <w:t xml:space="preserve">Rate limiting: </w:t>
      </w:r>
      <w:r>
        <w:t>Axway implementa rate limiting por API y por consumidor. Los límites se configuran según la capacidad de procesamiento de Komands: 20.000 transacciones por hora (SLA de throughput). Adicionalmente, el API Gateway de Komands implementa rate limiting interno como segunda capa de protección.</w:t>
      </w:r>
    </w:p>
    <w:p w14:paraId="6F8FCF77" w14:textId="77777777" w:rsidR="00C34357" w:rsidRDefault="00000000">
      <w:pPr>
        <w:spacing w:after="160"/>
        <w:jc w:val="both"/>
      </w:pPr>
      <w:r>
        <w:rPr>
          <w:b/>
          <w:bCs/>
        </w:rPr>
        <w:t xml:space="preserve">Trazabilidad: </w:t>
      </w:r>
      <w:r>
        <w:t>Cada request que cruza Axway recibe un correlation ID que se propaga a través de toda la cadena. El API Gateway de Komands genera un UUID de transacción adicional que se devuelve en el ACK 202 y se incluye en el callback. Ambos identificadores permiten trazabilidad E2E entre Axway, Komands y ServiceNow.</w:t>
      </w:r>
    </w:p>
    <w:p w14:paraId="7B16F1CE" w14:textId="77777777" w:rsidR="00C34357" w:rsidRDefault="00000000">
      <w:pPr>
        <w:pStyle w:val="Ttulo2"/>
      </w:pPr>
      <w:bookmarkStart w:id="229" w:name="_Toc226041996"/>
      <w:r>
        <w:t>15.6 Cifrado en tránsito</w:t>
      </w:r>
      <w:bookmarkEnd w:id="229"/>
    </w:p>
    <w:p w14:paraId="3A475A0E" w14:textId="77777777" w:rsidR="00C34357" w:rsidRDefault="00000000">
      <w:pPr>
        <w:spacing w:after="160"/>
        <w:jc w:val="both"/>
      </w:pPr>
      <w:r>
        <w:t>Todas las comunicaciones entre los sistemas del ecosistema Génesis utilizan cifrado en tránsito para proteger la confidencialidad e integridad de los datos transmitidos: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1800"/>
        <w:gridCol w:w="5360"/>
      </w:tblGrid>
      <w:tr w:rsidR="00C34357" w14:paraId="33DDF082"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E56AC6B" w14:textId="77777777" w:rsidR="00C34357" w:rsidRDefault="00000000">
            <w:pPr>
              <w:jc w:val="center"/>
            </w:pPr>
            <w:r>
              <w:rPr>
                <w:b/>
                <w:bCs/>
                <w:color w:val="FFFFFF"/>
                <w:sz w:val="18"/>
                <w:szCs w:val="18"/>
              </w:rPr>
              <w:t>Comunicación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E215CD6" w14:textId="77777777" w:rsidR="00C34357" w:rsidRDefault="00000000">
            <w:pPr>
              <w:jc w:val="center"/>
            </w:pPr>
            <w:r>
              <w:rPr>
                <w:b/>
                <w:bCs/>
                <w:color w:val="FFFFFF"/>
                <w:sz w:val="18"/>
                <w:szCs w:val="18"/>
              </w:rPr>
              <w:t>Protocolo</w:t>
            </w:r>
          </w:p>
        </w:tc>
        <w:tc>
          <w:tcPr>
            <w:tcW w:w="5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0F36106" w14:textId="77777777" w:rsidR="00C34357" w:rsidRDefault="00000000">
            <w:pPr>
              <w:jc w:val="center"/>
            </w:pPr>
            <w:r>
              <w:rPr>
                <w:b/>
                <w:bCs/>
                <w:color w:val="FFFFFF"/>
                <w:sz w:val="18"/>
                <w:szCs w:val="18"/>
              </w:rPr>
              <w:t>Detalle</w:t>
            </w:r>
          </w:p>
        </w:tc>
      </w:tr>
      <w:tr w:rsidR="00C34357" w14:paraId="11906429"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607015" w14:textId="77777777" w:rsidR="00C34357" w:rsidRDefault="00000000">
            <w:r>
              <w:rPr>
                <w:b/>
                <w:bCs/>
                <w:color w:val="000000"/>
                <w:sz w:val="17"/>
                <w:szCs w:val="17"/>
              </w:rPr>
              <w:t>Axway → Komands LBs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B8D30F" w14:textId="77777777" w:rsidR="00C34357" w:rsidRDefault="00000000">
            <w:r>
              <w:rPr>
                <w:color w:val="000000"/>
                <w:sz w:val="17"/>
                <w:szCs w:val="17"/>
              </w:rPr>
              <w:t>HTTPS (TLS 1.2+)</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85C2D5" w14:textId="77777777" w:rsidR="00C34357" w:rsidRDefault="00000000">
            <w:r>
              <w:rPr>
                <w:color w:val="000000"/>
                <w:sz w:val="17"/>
                <w:szCs w:val="17"/>
              </w:rPr>
              <w:t>Certificado SSL en LBs. Terminación TLS en Load Balancer.</w:t>
            </w:r>
          </w:p>
        </w:tc>
      </w:tr>
      <w:tr w:rsidR="00C34357" w14:paraId="074BF414"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5F3941" w14:textId="77777777" w:rsidR="00C34357" w:rsidRDefault="00000000">
            <w:r>
              <w:rPr>
                <w:b/>
                <w:bCs/>
                <w:color w:val="000000"/>
                <w:sz w:val="17"/>
                <w:szCs w:val="17"/>
              </w:rPr>
              <w:t>LBs → K8s Workers</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2473F1" w14:textId="77777777" w:rsidR="00C34357" w:rsidRDefault="00000000">
            <w:r>
              <w:rPr>
                <w:color w:val="000000"/>
                <w:sz w:val="17"/>
                <w:szCs w:val="17"/>
              </w:rPr>
              <w:t>HTTP (red interna IFX)</w:t>
            </w:r>
          </w:p>
        </w:tc>
        <w:tc>
          <w:tcPr>
            <w:tcW w:w="5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80ABCE" w14:textId="77777777" w:rsidR="00C34357" w:rsidRDefault="00000000">
            <w:r>
              <w:rPr>
                <w:color w:val="000000"/>
                <w:sz w:val="17"/>
                <w:szCs w:val="17"/>
              </w:rPr>
              <w:t>Tráfico dentro de red privada IFX. Sin cifrado adicional.</w:t>
            </w:r>
          </w:p>
        </w:tc>
      </w:tr>
      <w:tr w:rsidR="00C34357" w14:paraId="73DD7730"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DF48A9" w14:textId="77777777" w:rsidR="00C34357" w:rsidRDefault="00000000">
            <w:r>
              <w:rPr>
                <w:b/>
                <w:bCs/>
                <w:color w:val="000000"/>
                <w:sz w:val="17"/>
                <w:szCs w:val="17"/>
              </w:rPr>
              <w:t>Microservicios → PgBouncer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F32103" w14:textId="77777777" w:rsidR="00C34357" w:rsidRDefault="00000000">
            <w:r>
              <w:rPr>
                <w:color w:val="000000"/>
                <w:sz w:val="17"/>
                <w:szCs w:val="17"/>
              </w:rPr>
              <w:t>TCP cifrado (md5/scram)</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462A9C" w14:textId="77777777" w:rsidR="00C34357" w:rsidRDefault="00000000">
            <w:r>
              <w:rPr>
                <w:color w:val="000000"/>
                <w:sz w:val="17"/>
                <w:szCs w:val="17"/>
              </w:rPr>
              <w:t>Autenticación scram-sha-256 en pg_hba.conf. Red interna K8s.</w:t>
            </w:r>
          </w:p>
        </w:tc>
      </w:tr>
      <w:tr w:rsidR="00C34357" w14:paraId="06CA5958"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326872" w14:textId="77777777" w:rsidR="00C34357" w:rsidRDefault="00000000">
            <w:r>
              <w:rPr>
                <w:b/>
                <w:bCs/>
                <w:color w:val="000000"/>
                <w:sz w:val="17"/>
                <w:szCs w:val="17"/>
              </w:rPr>
              <w:t>Microservicios → Redis</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DDA891" w14:textId="77777777" w:rsidR="00C34357" w:rsidRDefault="00000000">
            <w:r>
              <w:rPr>
                <w:color w:val="000000"/>
                <w:sz w:val="17"/>
                <w:szCs w:val="17"/>
              </w:rPr>
              <w:t>TCP (red interna K8s)</w:t>
            </w:r>
          </w:p>
        </w:tc>
        <w:tc>
          <w:tcPr>
            <w:tcW w:w="5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98A3A1" w14:textId="77777777" w:rsidR="00C34357" w:rsidRDefault="00000000">
            <w:r>
              <w:rPr>
                <w:color w:val="000000"/>
                <w:sz w:val="17"/>
                <w:szCs w:val="17"/>
              </w:rPr>
              <w:t>Redis opera con autenticación por password (requirepass) dentro de la red privada segmentada. El tráfico Redis no sale de la VLAN de aplicación. Como mejora post-garantía, se recomienda habilitar TLS en Redis 6+ para cifrado en tránsito.</w:t>
            </w:r>
          </w:p>
        </w:tc>
      </w:tr>
      <w:tr w:rsidR="00C34357" w:rsidRPr="00CB3C92" w14:paraId="108CEF87"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D23034" w14:textId="77777777" w:rsidR="00C34357" w:rsidRDefault="00000000">
            <w:r>
              <w:rPr>
                <w:b/>
                <w:bCs/>
                <w:color w:val="000000"/>
                <w:sz w:val="17"/>
                <w:szCs w:val="17"/>
              </w:rPr>
              <w:t>Komands → OLTs (SSH)</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900D4F" w14:textId="77777777" w:rsidR="00C34357" w:rsidRDefault="00000000">
            <w:r>
              <w:rPr>
                <w:color w:val="000000"/>
                <w:sz w:val="17"/>
                <w:szCs w:val="17"/>
              </w:rPr>
              <w:t>SSH (puerto 22)</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5B8868" w14:textId="77777777" w:rsidR="00C34357" w:rsidRPr="005D78BF" w:rsidRDefault="00000000">
            <w:pPr>
              <w:rPr>
                <w:lang w:val="en-US"/>
              </w:rPr>
            </w:pPr>
            <w:r>
              <w:rPr>
                <w:color w:val="000000"/>
                <w:sz w:val="17"/>
                <w:szCs w:val="17"/>
              </w:rPr>
              <w:t xml:space="preserve">Cifrado SSH nativo (AES-256-CTR). </w:t>
            </w:r>
            <w:r>
              <w:rPr>
                <w:color w:val="000000"/>
                <w:sz w:val="17"/>
                <w:szCs w:val="17"/>
                <w:lang w:val="en-US"/>
              </w:rPr>
              <w:t>VPN S2S IPSec IFX↔ON·NET.</w:t>
            </w:r>
          </w:p>
        </w:tc>
      </w:tr>
      <w:tr w:rsidR="00C34357" w:rsidRPr="00CB3C92" w14:paraId="3BDDAF37"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CDB72F" w14:textId="77777777" w:rsidR="00C34357" w:rsidRDefault="00000000">
            <w:r>
              <w:rPr>
                <w:b/>
                <w:bCs/>
                <w:color w:val="000000"/>
                <w:sz w:val="17"/>
                <w:szCs w:val="17"/>
              </w:rPr>
              <w:t>Komands → Axway (callback)</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F92ED6" w14:textId="77777777" w:rsidR="00C34357" w:rsidRDefault="00000000">
            <w:r>
              <w:rPr>
                <w:color w:val="000000"/>
                <w:sz w:val="17"/>
                <w:szCs w:val="17"/>
              </w:rPr>
              <w:t>HTTPS (TLS 1.2+)</w:t>
            </w:r>
          </w:p>
        </w:tc>
        <w:tc>
          <w:tcPr>
            <w:tcW w:w="5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9869A63" w14:textId="77777777" w:rsidR="00C34357" w:rsidRPr="005D78BF" w:rsidRDefault="00000000">
            <w:pPr>
              <w:rPr>
                <w:lang w:val="en-US"/>
              </w:rPr>
            </w:pPr>
            <w:r>
              <w:rPr>
                <w:color w:val="000000"/>
                <w:sz w:val="17"/>
                <w:szCs w:val="17"/>
                <w:lang w:val="en-US"/>
              </w:rPr>
              <w:t>Certificado SSL. OAuth 2.0/JWT en header Authorization.</w:t>
            </w:r>
          </w:p>
        </w:tc>
      </w:tr>
      <w:tr w:rsidR="00C34357" w14:paraId="462E815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97B682" w14:textId="77777777" w:rsidR="00C34357" w:rsidRDefault="00000000">
            <w:r>
              <w:rPr>
                <w:b/>
                <w:bCs/>
                <w:color w:val="000000"/>
                <w:sz w:val="17"/>
                <w:szCs w:val="17"/>
              </w:rPr>
              <w:t>Portal Web → Browser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4177C9" w14:textId="77777777" w:rsidR="00C34357" w:rsidRDefault="00000000">
            <w:r>
              <w:rPr>
                <w:color w:val="000000"/>
                <w:sz w:val="17"/>
                <w:szCs w:val="17"/>
              </w:rPr>
              <w:t>HTTPS (TLS 1.3)</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9D3CB3" w14:textId="77777777" w:rsidR="00C34357" w:rsidRDefault="00000000">
            <w:r>
              <w:rPr>
                <w:color w:val="000000"/>
                <w:sz w:val="17"/>
                <w:szCs w:val="17"/>
              </w:rPr>
              <w:t>Certificado SSL en LB Web. HSTS habilitado.</w:t>
            </w:r>
          </w:p>
        </w:tc>
      </w:tr>
      <w:tr w:rsidR="00C34357" w14:paraId="66A56A40"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247FB6" w14:textId="77777777" w:rsidR="00C34357" w:rsidRDefault="00000000">
            <w:r>
              <w:rPr>
                <w:b/>
                <w:bCs/>
                <w:color w:val="000000"/>
                <w:sz w:val="17"/>
                <w:szCs w:val="17"/>
              </w:rPr>
              <w:t>VPN IFX ↔ ON·NET</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4416D2" w14:textId="77777777" w:rsidR="00C34357" w:rsidRDefault="00000000">
            <w:r>
              <w:rPr>
                <w:color w:val="000000"/>
                <w:sz w:val="17"/>
                <w:szCs w:val="17"/>
              </w:rPr>
              <w:t>IPSec (IKEv2)</w:t>
            </w:r>
          </w:p>
        </w:tc>
        <w:tc>
          <w:tcPr>
            <w:tcW w:w="5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2C6ED9" w14:textId="77777777" w:rsidR="00C34357" w:rsidRDefault="00000000">
            <w:r>
              <w:rPr>
                <w:color w:val="000000"/>
                <w:sz w:val="17"/>
                <w:szCs w:val="17"/>
              </w:rPr>
              <w:t>Túnel cifrado para todo tráfico SSH hacia OLTs.</w:t>
            </w:r>
          </w:p>
        </w:tc>
      </w:tr>
    </w:tbl>
    <w:p w14:paraId="72E9F6FC" w14:textId="77777777" w:rsidR="00C34357" w:rsidRDefault="00000000">
      <w:pPr>
        <w:pBdr>
          <w:left w:val="single" w:sz="12" w:space="8" w:color="4472C4"/>
        </w:pBdr>
        <w:spacing w:before="100" w:after="160"/>
        <w:ind w:left="360" w:right="360"/>
      </w:pPr>
      <w:r>
        <w:rPr>
          <w:i/>
          <w:iCs/>
          <w:color w:val="444444"/>
          <w:sz w:val="20"/>
          <w:szCs w:val="20"/>
        </w:rPr>
        <w:t xml:space="preserve">Nota: La comunicación entre los Load Balancers y los Workers de Kubernetes no utiliza TLS dado que opera dentro de la red privada de IFX (red de confianza). Si la política de seguridad de </w:t>
      </w:r>
      <w:r>
        <w:rPr>
          <w:i/>
          <w:iCs/>
          <w:color w:val="444444"/>
          <w:sz w:val="20"/>
          <w:szCs w:val="20"/>
        </w:rPr>
        <w:lastRenderedPageBreak/>
        <w:t>ON·NET requiere cifrado end-to-end, se puede habilitar TLS en los pods de Kubernetes mediante certificados internos (mTLS), con un impacto estimado de 5-10% en latencia.</w:t>
      </w:r>
    </w:p>
    <w:p w14:paraId="14B5044E" w14:textId="77777777" w:rsidR="00C34357" w:rsidRDefault="00000000">
      <w:r>
        <w:br w:type="page"/>
      </w:r>
    </w:p>
    <w:p w14:paraId="7F72E765" w14:textId="77777777" w:rsidR="00C34357" w:rsidRDefault="00000000">
      <w:pPr>
        <w:pStyle w:val="Ttulo2"/>
      </w:pPr>
      <w:bookmarkStart w:id="230" w:name="_Toc226041997"/>
      <w:r>
        <w:lastRenderedPageBreak/>
        <w:t>15.7 Cifrado en reposo</w:t>
      </w:r>
      <w:bookmarkEnd w:id="230"/>
    </w:p>
    <w:p w14:paraId="7623FD55" w14:textId="77777777" w:rsidR="00C34357" w:rsidRDefault="00000000">
      <w:pPr>
        <w:spacing w:after="160"/>
        <w:jc w:val="both"/>
      </w:pPr>
      <w:r>
        <w:t>El cifrado en reposo protege los datos sensibles almacenados en los discos de las VMs de la plataforma. La principal preocupación de cifrado en reposo en Komands son las credenciales SSH de las OLTs, que permiten acceso directo a los equipos de red de ON·NET.</w:t>
      </w:r>
    </w:p>
    <w:p w14:paraId="5DBA9898" w14:textId="77777777" w:rsidR="00C34357" w:rsidRDefault="00000000">
      <w:pPr>
        <w:spacing w:after="160"/>
        <w:jc w:val="both"/>
      </w:pPr>
      <w:r>
        <w:rPr>
          <w:b/>
          <w:bCs/>
        </w:rPr>
        <w:t xml:space="preserve">Credenciales SSH de OLTs: </w:t>
      </w:r>
      <w:r>
        <w:t>Las contraseñas SSH de las ~618 OLTs se almacenan en la tabla ssh_credential de PostgreSQL, cifradas con AES-256 mediante la librería cryptography de Python (Fernet). El algoritmo combina cifrado simétrico AES-256 con HMAC-SHA256 para proveer confidencialidad e integridad. La clave de cifrado se almacena como variable de entorno del contenedor Kubernetes (K8s Secret), nunca en código fuente ni en la base de datos. Las credenciales se descifran en memoria solo durante la duración de la sesión SSH, y la memoria se limpia después de cerrar la conexión.</w:t>
      </w:r>
    </w:p>
    <w:p w14:paraId="5A7CDCA7" w14:textId="77777777" w:rsidR="00C34357" w:rsidRDefault="00000000">
      <w:pPr>
        <w:spacing w:after="160"/>
        <w:jc w:val="both"/>
      </w:pPr>
      <w:r>
        <w:rPr>
          <w:b/>
          <w:bCs/>
        </w:rPr>
        <w:t xml:space="preserve">Contraseñas de usuarios del portal: </w:t>
      </w:r>
      <w:r>
        <w:t>Las contraseñas de los usuarios del Portal Web se almacenan en la tabla app_user de PostgreSQL, hasheadas con bcrypt. El hash bcrypt es irreversible (one-way function), por lo que incluso si la base de datos es comprometida, las contraseñas originales no pueden ser recuperadas.</w:t>
      </w:r>
    </w:p>
    <w:p w14:paraId="0329DFEB" w14:textId="77777777" w:rsidR="00C34357" w:rsidRDefault="00000000">
      <w:pPr>
        <w:spacing w:after="160"/>
        <w:jc w:val="both"/>
      </w:pPr>
      <w:r>
        <w:rPr>
          <w:b/>
          <w:bCs/>
        </w:rPr>
        <w:t xml:space="preserve">Datos de transacciones: </w:t>
      </w:r>
      <w:r>
        <w:t>Los payloads de las transacciones (input_payload y output_payload en la tabla transactions) se almacenan como JSONB en texto plano en PostgreSQL. Estos datos contienen información técnica de provisión (serial ONT, VLANs, velocidades) pero no contienen información personal identificable (PII) de clientes finales. Si la política de ON·NET requiere cifrado de estos campos, se puede implementar cifrado a nivel de columna con pgcrypto.</w:t>
      </w:r>
    </w:p>
    <w:p w14:paraId="787FE766" w14:textId="77777777" w:rsidR="00C34357" w:rsidRDefault="00000000">
      <w:pPr>
        <w:spacing w:after="160"/>
        <w:jc w:val="both"/>
      </w:pPr>
      <w:r>
        <w:rPr>
          <w:b/>
          <w:bCs/>
        </w:rPr>
        <w:t xml:space="preserve">Discos de VMs: </w:t>
      </w:r>
      <w:r>
        <w:t>IFX ofrece cifrado de disco a nivel de hipervisor para las VMs críticas (PostgreSQL, Redis). La activación de esta funcionalidad es responsabilidad de IFX y debe ser solicitada durante la provisión de las VMs en Sprint 0.</w:t>
      </w:r>
    </w:p>
    <w:p w14:paraId="5DDD3AA0" w14:textId="77777777" w:rsidR="00C34357" w:rsidRDefault="00000000">
      <w:pPr>
        <w:pStyle w:val="Ttulo2"/>
      </w:pPr>
      <w:bookmarkStart w:id="231" w:name="_Toc226041998"/>
      <w:r>
        <w:t>15.8 Gestión de credenciales SSH y secretos</w:t>
      </w:r>
      <w:bookmarkEnd w:id="231"/>
    </w:p>
    <w:p w14:paraId="0B1F05BD" w14:textId="77777777" w:rsidR="00C34357" w:rsidRDefault="00000000">
      <w:pPr>
        <w:spacing w:after="160"/>
        <w:jc w:val="both"/>
      </w:pPr>
      <w:r>
        <w:t>La gestión de credenciales es un aspecto crítico de la seguridad de Komands, dado que la plataforma almacena y utiliza credenciales SSH que permiten acceso directo a los equipos de red de ON·NET. El diseño actual implementa las siguientes prácticas:</w:t>
      </w:r>
    </w:p>
    <w:p w14:paraId="402BCF92" w14:textId="77777777" w:rsidR="00C34357" w:rsidRDefault="00000000">
      <w:pPr>
        <w:spacing w:after="160"/>
        <w:jc w:val="both"/>
      </w:pPr>
      <w:r>
        <w:rPr>
          <w:b/>
          <w:bCs/>
        </w:rPr>
        <w:t xml:space="preserve">Registro de credenciales SSH: </w:t>
      </w:r>
      <w:r>
        <w:t>Las credenciales SSH de las OLTs se registran exclusivamente a través del Portal Web por usuarios con rol ADMIN. El formulario de registro solicita: dirección IP de la OLT, usuario SSH, contraseña SSH, y puerto (por defecto 22). La contraseña se cifra con AES-256/Fernet antes de ser almacenada en PostgreSQL. El registro queda auditado en la tabla audit_log con el usuario que realizó la operación.</w:t>
      </w:r>
    </w:p>
    <w:p w14:paraId="6BC6D872" w14:textId="77777777" w:rsidR="00C34357" w:rsidRDefault="00000000">
      <w:pPr>
        <w:spacing w:after="160"/>
        <w:jc w:val="both"/>
      </w:pPr>
      <w:r>
        <w:rPr>
          <w:b/>
          <w:bCs/>
        </w:rPr>
        <w:t xml:space="preserve">Rotación de credenciales: </w:t>
      </w:r>
      <w:r>
        <w:t>La rotación de contraseñas SSH de las OLTs es responsabilidad de Ingeniería de Redes de ON·NET. Cuando se rota una contraseña en una OLT, el administrador debe actualizar la credencial correspondiente en Komands a través del Portal Web. La actualización es inmediata y no requiere reinicio de servicios (la cache de credenciales en Redis se invalida automáticamente). Se recomienda rotación semestral como mínimo. Komands detecta automáticamente credenciales inválidas (error AUTH_FAILED) y genera alerta al equipo L2 para actualización.</w:t>
      </w:r>
    </w:p>
    <w:p w14:paraId="466A8766" w14:textId="77777777" w:rsidR="00C34357" w:rsidRDefault="00000000">
      <w:pPr>
        <w:spacing w:after="160"/>
        <w:jc w:val="both"/>
      </w:pPr>
      <w:r>
        <w:rPr>
          <w:b/>
          <w:bCs/>
        </w:rPr>
        <w:t xml:space="preserve">Secretos de aplicación: </w:t>
      </w:r>
      <w:r>
        <w:t xml:space="preserve">Los secretos de la aplicación (clave JWT, clave Fernet para cifrado AES-256, contraseñas de PostgreSQL y Redis) se gestionan mediante Kubernetes Secrets con Sealed Secrets (Bitnami) para cifrado en el repositorio Git. Los secretos se inyectan como variables de entorno en los contenedores durante el despliegue y se gestionan mediante el </w:t>
      </w:r>
      <w:r>
        <w:lastRenderedPageBreak/>
        <w:t>pipeline CI/CD (ArgoCD). La clave JWT se rota cada 90 días mediante actualización del Sealed Secret + redespliegue automático de los pods; los tokens emitidos con la clave anterior expiran naturalmente (TTL 8 horas). Como evolución futura post-garantía, se recomienda evaluar HashiCorp Vault para rotación automática y auditoría centralizada de secretos.</w:t>
      </w:r>
    </w:p>
    <w:p w14:paraId="7FD922CD" w14:textId="77777777" w:rsidR="00C34357" w:rsidRDefault="00000000">
      <w:pPr>
        <w:spacing w:after="160"/>
        <w:jc w:val="both"/>
      </w:pPr>
      <w:r>
        <w:rPr>
          <w:b/>
          <w:bCs/>
        </w:rPr>
        <w:t xml:space="preserve">CMDB y credenciales: </w:t>
      </w:r>
      <w:r>
        <w:t>Las credenciales SSH de las OLTs NO se almacenan en CMDB por política de seguridad. CMDB solo contiene información de inventario (IP, vendor, modelo, ubicación). La separación entre inventario (CMDB) y credenciales (Komands) reduce la superficie de ataque.</w:t>
      </w:r>
    </w:p>
    <w:p w14:paraId="48190F01" w14:textId="77777777" w:rsidR="00C34357" w:rsidRDefault="00000000">
      <w:r>
        <w:br w:type="page"/>
      </w:r>
    </w:p>
    <w:p w14:paraId="04616F03" w14:textId="77777777" w:rsidR="00C34357" w:rsidRDefault="00000000">
      <w:pPr>
        <w:pStyle w:val="Ttulo2"/>
      </w:pPr>
      <w:bookmarkStart w:id="232" w:name="_Toc226041999"/>
      <w:r>
        <w:lastRenderedPageBreak/>
        <w:t>15.9 Seguridad en desarrollo</w:t>
      </w:r>
      <w:bookmarkEnd w:id="232"/>
    </w:p>
    <w:p w14:paraId="28EC6ACE" w14:textId="77777777" w:rsidR="00C34357" w:rsidRDefault="00000000">
      <w:pPr>
        <w:spacing w:after="160"/>
        <w:jc w:val="both"/>
      </w:pPr>
      <w:r>
        <w:t>El equipo de desarrollo de MOS-iT implementa prácticas de seguridad en el ciclo de vida del software (Secure SDLC) para prevenir la introducción de vulnerabilidades en la plataforma Komands:</w:t>
      </w:r>
    </w:p>
    <w:p w14:paraId="10CA3AD4" w14:textId="77777777" w:rsidR="00C34357" w:rsidRDefault="00000000">
      <w:pPr>
        <w:spacing w:after="160"/>
        <w:jc w:val="both"/>
      </w:pPr>
      <w:r>
        <w:rPr>
          <w:b/>
          <w:bCs/>
        </w:rPr>
        <w:t xml:space="preserve">OWASP Top 10: </w:t>
      </w:r>
      <w:r>
        <w:t>El desarrollo se adhiere a las recomendaciones del OWASP Top 10 (2021) como marco de referencia para la prevención de vulnerabilidades web. Los controles específicos implementados incluyen: validación de entrada en todas las APIs (Pydantic models con tipos estrictos en FastAPI), prevención de inyección SQL (uso de consultas parametrizadas con asyncpg, sin concatenación de strings SQL), prevención de XSS en el Portal Web (escape automático en templates React JSX), protección CSRF en formularios, y headers de seguridad HTTP (X-Content-Type-Options, X-Frame-Options, Content-Security-Policy).</w:t>
      </w:r>
    </w:p>
    <w:p w14:paraId="393F9043" w14:textId="77777777" w:rsidR="00C34357" w:rsidRDefault="00000000">
      <w:pPr>
        <w:spacing w:after="160"/>
        <w:jc w:val="both"/>
      </w:pPr>
      <w:r>
        <w:rPr>
          <w:b/>
          <w:bCs/>
        </w:rPr>
        <w:t xml:space="preserve">Análisis estático (SAST): </w:t>
      </w:r>
      <w:r>
        <w:t>El pipeline de CI/CD incluye análisis estático de código con herramientas como Bandit (seguridad Python) y SonarQube (calidad y seguridad). Los hallazgos de severidad ALTA o CRÍTICA bloquean el merge a la rama principal.</w:t>
      </w:r>
    </w:p>
    <w:p w14:paraId="568E2B7C" w14:textId="77777777" w:rsidR="00C34357" w:rsidRDefault="00000000">
      <w:pPr>
        <w:spacing w:after="160"/>
        <w:jc w:val="both"/>
      </w:pPr>
      <w:r>
        <w:rPr>
          <w:b/>
          <w:bCs/>
        </w:rPr>
        <w:t xml:space="preserve">Análisis de composición (SCA): </w:t>
      </w:r>
      <w:r>
        <w:t>Las dependencias de Python (requirements.txt) se escanean con Safety o pip-audit para detectar dependencias con vulnerabilidades conocidas (CVEs). Las imágenes Docker se escanean con Trivy antes de ser publicadas al registro de contenedores.</w:t>
      </w:r>
    </w:p>
    <w:p w14:paraId="27272963" w14:textId="77777777" w:rsidR="00C34357" w:rsidRDefault="00000000">
      <w:pPr>
        <w:spacing w:after="160"/>
        <w:jc w:val="both"/>
      </w:pPr>
      <w:r>
        <w:rPr>
          <w:b/>
          <w:bCs/>
        </w:rPr>
        <w:t xml:space="preserve">Revisión de código: </w:t>
      </w:r>
      <w:r>
        <w:t>Todo merge request requiere al menos una revisión de código por un desarrollador senior. Los cambios que afectan autenticación, autorización, cifrado o gestión de credenciales requieren revisión adicional por el Arquitecto de Soluciones.</w:t>
      </w:r>
    </w:p>
    <w:p w14:paraId="246B7FAD" w14:textId="77777777" w:rsidR="00C34357" w:rsidRDefault="00000000">
      <w:pPr>
        <w:spacing w:after="160"/>
        <w:jc w:val="both"/>
      </w:pPr>
      <w:r>
        <w:rPr>
          <w:b/>
          <w:bCs/>
        </w:rPr>
        <w:t xml:space="preserve">Imágenes Docker: </w:t>
      </w:r>
      <w:r>
        <w:t>Los microservicios utilizan imágenes base oficiales (python:3.13-slim) con mínima superficie de ataque. Se ejecutan como usuario no-root dentro del contenedor. Las imágenes no incluyen herramientas de desarrollo ni shells interactivos en producción.</w:t>
      </w:r>
    </w:p>
    <w:p w14:paraId="4B0DD8FA" w14:textId="77777777" w:rsidR="00C34357" w:rsidRDefault="00000000">
      <w:pPr>
        <w:pStyle w:val="Ttulo2"/>
      </w:pPr>
      <w:bookmarkStart w:id="233" w:name="_Toc226042000"/>
      <w:r>
        <w:t>15.10 Auditoría, trazabilidad y logging</w:t>
      </w:r>
      <w:bookmarkEnd w:id="233"/>
    </w:p>
    <w:p w14:paraId="6D49D372" w14:textId="77777777" w:rsidR="00C34357" w:rsidRDefault="00000000">
      <w:pPr>
        <w:spacing w:after="160"/>
        <w:jc w:val="both"/>
      </w:pPr>
      <w:r>
        <w:t>Komands implementa un sistema de auditoría y trazabilidad que registra todas las operaciones relevantes para seguridad y cumplimiento normativo. Los registros de auditoría son inmutables (solo inserción, sin actualización ni eliminación) y se retienen por 365 días.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3800"/>
        <w:gridCol w:w="1800"/>
        <w:gridCol w:w="1960"/>
      </w:tblGrid>
      <w:tr w:rsidR="00C34357" w14:paraId="46031865"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441BA72" w14:textId="77777777" w:rsidR="00C34357" w:rsidRDefault="00000000">
            <w:pPr>
              <w:jc w:val="center"/>
            </w:pPr>
            <w:r>
              <w:rPr>
                <w:b/>
                <w:bCs/>
                <w:color w:val="FFFFFF"/>
                <w:sz w:val="18"/>
                <w:szCs w:val="18"/>
              </w:rPr>
              <w:t>Evento</w:t>
            </w:r>
          </w:p>
        </w:tc>
        <w:tc>
          <w:tcPr>
            <w:tcW w:w="3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89A6EF9" w14:textId="77777777" w:rsidR="00C34357" w:rsidRDefault="00000000">
            <w:pPr>
              <w:jc w:val="center"/>
            </w:pPr>
            <w:r>
              <w:rPr>
                <w:b/>
                <w:bCs/>
                <w:color w:val="FFFFFF"/>
                <w:sz w:val="18"/>
                <w:szCs w:val="18"/>
              </w:rPr>
              <w:t>Detalle registrado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7A00BD7" w14:textId="77777777" w:rsidR="00C34357" w:rsidRDefault="00000000">
            <w:pPr>
              <w:jc w:val="center"/>
            </w:pPr>
            <w:r>
              <w:rPr>
                <w:b/>
                <w:bCs/>
                <w:color w:val="FFFFFF"/>
                <w:sz w:val="18"/>
                <w:szCs w:val="18"/>
              </w:rPr>
              <w:t>Almacenamiento</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1F31896" w14:textId="77777777" w:rsidR="00C34357" w:rsidRDefault="00000000">
            <w:pPr>
              <w:jc w:val="center"/>
            </w:pPr>
            <w:r>
              <w:rPr>
                <w:b/>
                <w:bCs/>
                <w:color w:val="FFFFFF"/>
                <w:sz w:val="18"/>
                <w:szCs w:val="18"/>
              </w:rPr>
              <w:t>Retención</w:t>
            </w:r>
          </w:p>
        </w:tc>
      </w:tr>
      <w:tr w:rsidR="00C34357" w14:paraId="46DFB36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CBB5BA" w14:textId="77777777" w:rsidR="00C34357" w:rsidRDefault="00000000">
            <w:r>
              <w:rPr>
                <w:b/>
                <w:bCs/>
                <w:color w:val="000000"/>
                <w:sz w:val="17"/>
                <w:szCs w:val="17"/>
              </w:rPr>
              <w:t>Autenticación portal</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079502" w14:textId="77777777" w:rsidR="00C34357" w:rsidRDefault="00000000">
            <w:r>
              <w:rPr>
                <w:color w:val="000000"/>
                <w:sz w:val="17"/>
                <w:szCs w:val="17"/>
              </w:rPr>
              <w:t>Todos los intentos de login (exitosos y fallidos), logouts, bloqueos de cuenta, desbloqueos.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EEC520E" w14:textId="77777777" w:rsidR="00C34357" w:rsidRDefault="00000000">
            <w:r>
              <w:rPr>
                <w:color w:val="000000"/>
                <w:sz w:val="17"/>
                <w:szCs w:val="17"/>
              </w:rPr>
              <w:t>audit_log</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14C53E" w14:textId="77777777" w:rsidR="00C34357" w:rsidRDefault="00000000">
            <w:pPr>
              <w:jc w:val="center"/>
            </w:pPr>
            <w:r>
              <w:rPr>
                <w:color w:val="000000"/>
                <w:sz w:val="17"/>
                <w:szCs w:val="17"/>
              </w:rPr>
              <w:t>365 días</w:t>
            </w:r>
          </w:p>
        </w:tc>
      </w:tr>
      <w:tr w:rsidR="00C34357" w14:paraId="4B7A5C89"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F2C5D3" w14:textId="77777777" w:rsidR="00C34357" w:rsidRDefault="00000000">
            <w:r>
              <w:rPr>
                <w:b/>
                <w:bCs/>
                <w:color w:val="000000"/>
                <w:sz w:val="17"/>
                <w:szCs w:val="17"/>
              </w:rPr>
              <w:t>Cambios de configuración</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9BDABD" w14:textId="77777777" w:rsidR="00C34357" w:rsidRDefault="00000000">
            <w:r>
              <w:rPr>
                <w:color w:val="000000"/>
                <w:sz w:val="17"/>
                <w:szCs w:val="17"/>
              </w:rPr>
              <w:t>templates CLI, perfiles de velocidad, configuración de VNOs, parámetros del sistema.</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234926" w14:textId="77777777" w:rsidR="00C34357" w:rsidRDefault="00000000">
            <w:r>
              <w:rPr>
                <w:color w:val="000000"/>
                <w:sz w:val="17"/>
                <w:szCs w:val="17"/>
              </w:rPr>
              <w:t>audit_log</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B9EB07" w14:textId="77777777" w:rsidR="00C34357" w:rsidRDefault="00000000">
            <w:pPr>
              <w:jc w:val="center"/>
            </w:pPr>
            <w:r>
              <w:rPr>
                <w:color w:val="000000"/>
                <w:sz w:val="17"/>
                <w:szCs w:val="17"/>
              </w:rPr>
              <w:t>365 días</w:t>
            </w:r>
          </w:p>
        </w:tc>
      </w:tr>
      <w:tr w:rsidR="00C34357" w14:paraId="6F2E71A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3CD8B3" w14:textId="77777777" w:rsidR="00C34357" w:rsidRDefault="00000000">
            <w:r>
              <w:rPr>
                <w:b/>
                <w:bCs/>
                <w:color w:val="000000"/>
                <w:sz w:val="17"/>
                <w:szCs w:val="17"/>
              </w:rPr>
              <w:t>Gestión de usuarios</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521835" w14:textId="77777777" w:rsidR="00C34357" w:rsidRDefault="00000000">
            <w:r>
              <w:rPr>
                <w:color w:val="000000"/>
                <w:sz w:val="17"/>
                <w:szCs w:val="17"/>
              </w:rPr>
              <w:t>Creación, modificación, eliminación de usuarios. Cambios de rol. Reset de 2FA.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77602D" w14:textId="77777777" w:rsidR="00C34357" w:rsidRDefault="00000000">
            <w:r>
              <w:rPr>
                <w:color w:val="000000"/>
                <w:sz w:val="17"/>
                <w:szCs w:val="17"/>
              </w:rPr>
              <w:t>audit_log</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B17DA7" w14:textId="77777777" w:rsidR="00C34357" w:rsidRDefault="00000000">
            <w:pPr>
              <w:jc w:val="center"/>
            </w:pPr>
            <w:r>
              <w:rPr>
                <w:color w:val="000000"/>
                <w:sz w:val="17"/>
                <w:szCs w:val="17"/>
              </w:rPr>
              <w:t>365 días</w:t>
            </w:r>
          </w:p>
        </w:tc>
      </w:tr>
      <w:tr w:rsidR="00C34357" w14:paraId="6196B7C7"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CB8CA7" w14:textId="77777777" w:rsidR="00C34357" w:rsidRDefault="00000000">
            <w:r>
              <w:rPr>
                <w:b/>
                <w:bCs/>
                <w:color w:val="000000"/>
                <w:sz w:val="17"/>
                <w:szCs w:val="17"/>
              </w:rPr>
              <w:t>Credenciales SSH</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DFD34A" w14:textId="77777777" w:rsidR="00C34357" w:rsidRDefault="00000000">
            <w:r>
              <w:rPr>
                <w:color w:val="000000"/>
                <w:sz w:val="17"/>
                <w:szCs w:val="17"/>
              </w:rPr>
              <w:t>Registro, modificación, eliminación de credenciales SSH de OLTs. Sin log del valor de la credencial.</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B97196" w14:textId="77777777" w:rsidR="00C34357" w:rsidRDefault="00000000">
            <w:r>
              <w:rPr>
                <w:color w:val="000000"/>
                <w:sz w:val="17"/>
                <w:szCs w:val="17"/>
              </w:rPr>
              <w:t>audit_log</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4747B4" w14:textId="77777777" w:rsidR="00C34357" w:rsidRDefault="00000000">
            <w:pPr>
              <w:jc w:val="center"/>
            </w:pPr>
            <w:r>
              <w:rPr>
                <w:color w:val="000000"/>
                <w:sz w:val="17"/>
                <w:szCs w:val="17"/>
              </w:rPr>
              <w:t>365 días</w:t>
            </w:r>
          </w:p>
        </w:tc>
      </w:tr>
      <w:tr w:rsidR="00C34357" w14:paraId="25DDB8A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154301" w14:textId="77777777" w:rsidR="00C34357" w:rsidRDefault="00000000">
            <w:r>
              <w:rPr>
                <w:b/>
                <w:bCs/>
                <w:color w:val="000000"/>
                <w:sz w:val="17"/>
                <w:szCs w:val="17"/>
              </w:rPr>
              <w:t>Transacciones API</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B864EA" w14:textId="77777777" w:rsidR="00C34357" w:rsidRDefault="00000000">
            <w:r>
              <w:rPr>
                <w:color w:val="000000"/>
                <w:sz w:val="17"/>
                <w:szCs w:val="17"/>
              </w:rPr>
              <w:t>Cada transacción REST recibida: UUID, operación, VNO, OLT destino, estado, duración, detalle por paso.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04400B" w14:textId="77777777" w:rsidR="00C34357" w:rsidRDefault="00000000">
            <w:r>
              <w:rPr>
                <w:color w:val="000000"/>
                <w:sz w:val="17"/>
                <w:szCs w:val="17"/>
              </w:rPr>
              <w:t>transactions + steps</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19DA70" w14:textId="77777777" w:rsidR="00C34357" w:rsidRDefault="00000000">
            <w:pPr>
              <w:jc w:val="center"/>
            </w:pPr>
            <w:r>
              <w:rPr>
                <w:color w:val="000000"/>
                <w:sz w:val="17"/>
                <w:szCs w:val="17"/>
              </w:rPr>
              <w:t>90 días</w:t>
            </w:r>
          </w:p>
        </w:tc>
      </w:tr>
      <w:tr w:rsidR="00C34357" w14:paraId="59F5A0CA"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01C0D3" w14:textId="77777777" w:rsidR="00C34357" w:rsidRDefault="00000000">
            <w:r>
              <w:rPr>
                <w:b/>
                <w:bCs/>
                <w:color w:val="000000"/>
                <w:sz w:val="17"/>
                <w:szCs w:val="17"/>
              </w:rPr>
              <w:t>Callbacks</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4F368B" w14:textId="77777777" w:rsidR="00C34357" w:rsidRDefault="00000000">
            <w:r>
              <w:rPr>
                <w:color w:val="000000"/>
                <w:sz w:val="17"/>
                <w:szCs w:val="17"/>
              </w:rPr>
              <w:t>Envío de callbacks a Axway/SN: intentos, estado HTTP, reintentos, resultado final.</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EC4ED0" w14:textId="77777777" w:rsidR="00C34357" w:rsidRDefault="00000000">
            <w:r>
              <w:rPr>
                <w:color w:val="000000"/>
                <w:sz w:val="17"/>
                <w:szCs w:val="17"/>
              </w:rPr>
              <w:t>listener_log</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982CA6" w14:textId="77777777" w:rsidR="00C34357" w:rsidRDefault="00000000">
            <w:pPr>
              <w:jc w:val="center"/>
            </w:pPr>
            <w:r>
              <w:rPr>
                <w:color w:val="000000"/>
                <w:sz w:val="17"/>
                <w:szCs w:val="17"/>
              </w:rPr>
              <w:t>90 días</w:t>
            </w:r>
          </w:p>
        </w:tc>
      </w:tr>
      <w:tr w:rsidR="00C34357" w14:paraId="2FE644E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263FF9" w14:textId="77777777" w:rsidR="00C34357" w:rsidRDefault="00000000">
            <w:r>
              <w:rPr>
                <w:b/>
                <w:bCs/>
                <w:color w:val="000000"/>
                <w:sz w:val="17"/>
                <w:szCs w:val="17"/>
              </w:rPr>
              <w:t>Comandos SSH ejecutados</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70FE16" w14:textId="77777777" w:rsidR="00C34357" w:rsidRDefault="00000000">
            <w:r>
              <w:rPr>
                <w:color w:val="000000"/>
                <w:sz w:val="17"/>
                <w:szCs w:val="17"/>
              </w:rPr>
              <w:t>Cada comando CLI enviado a una OLT y la respuesta recibida (para debugging y paridad).</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D06889" w14:textId="77777777" w:rsidR="00C34357" w:rsidRDefault="00000000">
            <w:r>
              <w:rPr>
                <w:color w:val="000000"/>
                <w:sz w:val="17"/>
                <w:szCs w:val="17"/>
              </w:rPr>
              <w:t>transaction_steps</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4721BD" w14:textId="77777777" w:rsidR="00C34357" w:rsidRDefault="00000000">
            <w:pPr>
              <w:jc w:val="center"/>
            </w:pPr>
            <w:r>
              <w:rPr>
                <w:color w:val="000000"/>
                <w:sz w:val="17"/>
                <w:szCs w:val="17"/>
              </w:rPr>
              <w:t>90 días</w:t>
            </w:r>
          </w:p>
        </w:tc>
      </w:tr>
      <w:tr w:rsidR="00C34357" w14:paraId="7323C801"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EEF5D7" w14:textId="77777777" w:rsidR="00C34357" w:rsidRDefault="00000000">
            <w:r>
              <w:rPr>
                <w:b/>
                <w:bCs/>
                <w:color w:val="000000"/>
                <w:sz w:val="17"/>
                <w:szCs w:val="17"/>
              </w:rPr>
              <w:lastRenderedPageBreak/>
              <w:t>Acceso administrativo</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5A065A" w14:textId="77777777" w:rsidR="00C34357" w:rsidRDefault="00000000">
            <w:r>
              <w:rPr>
                <w:color w:val="000000"/>
                <w:sz w:val="17"/>
                <w:szCs w:val="17"/>
              </w:rPr>
              <w:t>Conexiones SSH a Bastion Hosts, acceso a PostgreSQL, operaciones de mantenimiento.</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B2B551" w14:textId="77777777" w:rsidR="00C34357" w:rsidRDefault="00000000">
            <w:r>
              <w:rPr>
                <w:color w:val="000000"/>
                <w:sz w:val="17"/>
                <w:szCs w:val="17"/>
              </w:rPr>
              <w:t>syslog IFX</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E29967" w14:textId="77777777" w:rsidR="00C34357" w:rsidRDefault="00000000">
            <w:pPr>
              <w:jc w:val="center"/>
            </w:pPr>
            <w:r>
              <w:rPr>
                <w:color w:val="000000"/>
                <w:sz w:val="17"/>
                <w:szCs w:val="17"/>
              </w:rPr>
              <w:t>365 días</w:t>
            </w:r>
          </w:p>
        </w:tc>
      </w:tr>
    </w:tbl>
    <w:p w14:paraId="3EBCB910" w14:textId="77777777" w:rsidR="00C34357" w:rsidRDefault="00000000">
      <w:pPr>
        <w:spacing w:after="160"/>
        <w:jc w:val="both"/>
      </w:pPr>
      <w:r>
        <w:t>La trazabilidad end-to-end se garantiza mediante el UUID de transacción generado por el API Gateway de Komands. Este UUID se propaga a través de toda la cadena de ejecución (Orchestrator, Config Engine, Adapters, Service Listener) y se incluye en todos los registros de log, permitiendo reconstruir la secuencia completa de eventos de cualquier transacción. Los logs se centralizan en el volumen NFS de Log Storage (500 GB SSD) y son accesibles vía Dynatrace para correlación y análisis.</w:t>
      </w:r>
    </w:p>
    <w:p w14:paraId="69146776" w14:textId="77777777" w:rsidR="00C34357" w:rsidRDefault="00000000">
      <w:r>
        <w:br w:type="page"/>
      </w:r>
    </w:p>
    <w:p w14:paraId="4ED2131A" w14:textId="77777777" w:rsidR="00C34357" w:rsidRDefault="00000000">
      <w:pPr>
        <w:pStyle w:val="Ttulo2"/>
      </w:pPr>
      <w:bookmarkStart w:id="234" w:name="_Toc226042001"/>
      <w:r>
        <w:lastRenderedPageBreak/>
        <w:t>15.11 Cumplimiento normativo</w:t>
      </w:r>
      <w:bookmarkEnd w:id="234"/>
    </w:p>
    <w:p w14:paraId="6C33A23C" w14:textId="77777777" w:rsidR="00C34357" w:rsidRDefault="00000000">
      <w:pPr>
        <w:spacing w:after="160"/>
        <w:jc w:val="both"/>
      </w:pPr>
      <w:r>
        <w:t>La plataforma Komands procesa exclusivamente datos técnicos de provisión de servicios de fibra óptica (serial ONT, VLANs, velocidades, direcciones IP de OLTs) y no procesa información personal identificable (PII) de clientes finales. Los datos personales de los clientes (nombre, RUT, dirección, teléfono) son gestionados por ServiceNow y nunca llegan a Komands. Sin embargo, la plataforma se adhiere a los siguientes marcos normativos y políticas:</w:t>
      </w:r>
    </w:p>
    <w:p w14:paraId="13E3D72E" w14:textId="77777777" w:rsidR="00C34357" w:rsidRDefault="00000000">
      <w:pPr>
        <w:spacing w:after="160"/>
        <w:jc w:val="both"/>
      </w:pPr>
      <w:r>
        <w:rPr>
          <w:b/>
          <w:bCs/>
        </w:rPr>
        <w:t xml:space="preserve">Ley 19.628 (Protección de Datos Personales, Chile): </w:t>
      </w:r>
      <w:r>
        <w:t>Aunque Komands no procesa datos personales directamente, la plataforma cumple con los principios de la ley en lo que respecta a: limitación de propósito (los datos técnicos se utilizan exclusivamente para provisión de servicios), minimización de datos (Komands solo almacena los datos estrictamente necesarios para la ejecución de comandos CLI), y retención limitada (las transacciones se eliminan automáticamente después de 90 días, los logs de auditoría después de 365 días).</w:t>
      </w:r>
    </w:p>
    <w:p w14:paraId="26C2AB19" w14:textId="77777777" w:rsidR="00C34357" w:rsidRDefault="00000000">
      <w:pPr>
        <w:spacing w:after="160"/>
        <w:jc w:val="both"/>
      </w:pPr>
      <w:r>
        <w:rPr>
          <w:b/>
          <w:bCs/>
        </w:rPr>
        <w:t xml:space="preserve">Políticas corporativas ON·NET: </w:t>
      </w:r>
      <w:r>
        <w:t>La seguridad de Komands se alinea con las políticas internas de ON·NET Fibra que cubren: gestión de accesos (principio de menor privilegio, RBAC), gestión de credenciales (cifrado obligatorio, rotación periódica), gestión de incidentes de seguridad (notificación al CISO en caso de brecha), y clasificación de información (los datos de configuración de red son clasificados como CONFIDENCIAL).</w:t>
      </w:r>
    </w:p>
    <w:p w14:paraId="152A9814" w14:textId="77777777" w:rsidR="00C34357" w:rsidRDefault="00000000">
      <w:pPr>
        <w:spacing w:after="160"/>
        <w:jc w:val="both"/>
      </w:pPr>
      <w:r>
        <w:rPr>
          <w:b/>
          <w:bCs/>
        </w:rPr>
        <w:t xml:space="preserve">Segregación de funciones: </w:t>
      </w:r>
      <w:r>
        <w:t>El modelo RBAC de Komands implementa segregación de funciones entre roles operacionales (OPERATOR ejecuta operaciones), roles administrativos (ADMIN configura la plataforma), roles de solo lectura (VIEWER consulta estadísticas), y roles de auditoría (AUDITOR revisa logs). Ningún rol combina la capacidad de configurar la plataforma Y auditar sus propias acciones.</w:t>
      </w:r>
    </w:p>
    <w:p w14:paraId="1E19015F" w14:textId="77777777" w:rsidR="00C34357" w:rsidRDefault="00000000">
      <w:pPr>
        <w:spacing w:after="160"/>
        <w:jc w:val="both"/>
      </w:pPr>
      <w:r>
        <w:t>La siguiente tabla resume los controles de seguridad implementados por capa: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600"/>
        <w:gridCol w:w="5560"/>
        <w:gridCol w:w="2200"/>
      </w:tblGrid>
      <w:tr w:rsidR="00C34357" w14:paraId="119C7741"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05665A4" w14:textId="77777777" w:rsidR="00C34357" w:rsidRDefault="00000000">
            <w:pPr>
              <w:jc w:val="center"/>
            </w:pPr>
            <w:r>
              <w:rPr>
                <w:b/>
                <w:bCs/>
                <w:color w:val="FFFFFF"/>
                <w:sz w:val="18"/>
                <w:szCs w:val="18"/>
              </w:rPr>
              <w:t>Capa</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D860D09" w14:textId="77777777" w:rsidR="00C34357" w:rsidRDefault="00000000">
            <w:pPr>
              <w:jc w:val="center"/>
            </w:pPr>
            <w:r>
              <w:rPr>
                <w:b/>
                <w:bCs/>
                <w:color w:val="FFFFFF"/>
                <w:sz w:val="18"/>
                <w:szCs w:val="18"/>
              </w:rPr>
              <w:t>Controles implementados</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AAEDE8C" w14:textId="77777777" w:rsidR="00C34357" w:rsidRDefault="00000000">
            <w:pPr>
              <w:jc w:val="center"/>
            </w:pPr>
            <w:r>
              <w:rPr>
                <w:b/>
                <w:bCs/>
                <w:color w:val="FFFFFF"/>
                <w:sz w:val="18"/>
                <w:szCs w:val="18"/>
              </w:rPr>
              <w:t>Responsable</w:t>
            </w:r>
          </w:p>
        </w:tc>
      </w:tr>
      <w:tr w:rsidR="00C34357" w14:paraId="3D6BCCDC"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97BCA6" w14:textId="77777777" w:rsidR="00C34357" w:rsidRDefault="00000000">
            <w:r>
              <w:rPr>
                <w:b/>
                <w:bCs/>
                <w:color w:val="000000"/>
                <w:sz w:val="18"/>
                <w:szCs w:val="18"/>
              </w:rPr>
              <w:t>Red/Perimetral</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2D0372" w14:textId="77777777" w:rsidR="00C34357" w:rsidRPr="005D78BF" w:rsidRDefault="00000000">
            <w:pPr>
              <w:rPr>
                <w:lang w:val="en-US"/>
              </w:rPr>
            </w:pPr>
            <w:r>
              <w:rPr>
                <w:color w:val="000000"/>
                <w:sz w:val="17"/>
                <w:szCs w:val="17"/>
                <w:lang w:val="en-US"/>
              </w:rPr>
              <w:t>Firewall, WAF, DDoS, VPN S2S IPSec, IPs /29, SSL/TLS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EA0FC5" w14:textId="77777777" w:rsidR="00C34357" w:rsidRDefault="00000000">
            <w:r>
              <w:rPr>
                <w:color w:val="000000"/>
                <w:sz w:val="17"/>
                <w:szCs w:val="17"/>
              </w:rPr>
              <w:t>IFX + ON·NET</w:t>
            </w:r>
          </w:p>
        </w:tc>
      </w:tr>
      <w:tr w:rsidR="00C34357" w14:paraId="7D878C2A"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9EFB05" w14:textId="77777777" w:rsidR="00C34357" w:rsidRDefault="00000000">
            <w:r>
              <w:rPr>
                <w:b/>
                <w:bCs/>
                <w:color w:val="000000"/>
                <w:sz w:val="18"/>
                <w:szCs w:val="18"/>
              </w:rPr>
              <w:t>API Management</w:t>
            </w:r>
          </w:p>
        </w:tc>
        <w:tc>
          <w:tcPr>
            <w:tcW w:w="5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10EC9F" w14:textId="77777777" w:rsidR="00C34357" w:rsidRPr="005D78BF" w:rsidRDefault="00000000">
            <w:pPr>
              <w:rPr>
                <w:lang w:val="en-US"/>
              </w:rPr>
            </w:pPr>
            <w:r>
              <w:rPr>
                <w:color w:val="000000"/>
                <w:sz w:val="17"/>
                <w:szCs w:val="17"/>
                <w:lang w:val="en-US"/>
              </w:rPr>
              <w:t>OAuth 2.0/JWT, rate limiting, throttling, logging</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5268B4" w14:textId="77777777" w:rsidR="00C34357" w:rsidRDefault="00000000">
            <w:r>
              <w:rPr>
                <w:color w:val="000000"/>
                <w:sz w:val="17"/>
                <w:szCs w:val="17"/>
              </w:rPr>
              <w:t>Axway APIM</w:t>
            </w:r>
          </w:p>
        </w:tc>
      </w:tr>
      <w:tr w:rsidR="00C34357" w14:paraId="725C1796"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193219" w14:textId="77777777" w:rsidR="00C34357" w:rsidRDefault="00000000">
            <w:r>
              <w:rPr>
                <w:b/>
                <w:bCs/>
                <w:color w:val="000000"/>
                <w:sz w:val="18"/>
                <w:szCs w:val="18"/>
              </w:rPr>
              <w:t>Aplicación</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A3D93F" w14:textId="77777777" w:rsidR="00C34357" w:rsidRDefault="00000000">
            <w:r>
              <w:rPr>
                <w:color w:val="000000"/>
                <w:sz w:val="17"/>
                <w:szCs w:val="17"/>
              </w:rPr>
              <w:t>JWT validación, 2FA/TOTP, RBAC 4 roles, CSRF, input validation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D242DE" w14:textId="77777777" w:rsidR="00C34357" w:rsidRDefault="00000000">
            <w:r>
              <w:rPr>
                <w:color w:val="000000"/>
                <w:sz w:val="17"/>
                <w:szCs w:val="17"/>
              </w:rPr>
              <w:t>Komands</w:t>
            </w:r>
          </w:p>
        </w:tc>
      </w:tr>
      <w:tr w:rsidR="00C34357" w14:paraId="1E81531B"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201C6A2" w14:textId="77777777" w:rsidR="00C34357" w:rsidRDefault="00000000">
            <w:r>
              <w:rPr>
                <w:b/>
                <w:bCs/>
                <w:color w:val="000000"/>
                <w:sz w:val="18"/>
                <w:szCs w:val="18"/>
              </w:rPr>
              <w:t>Datos</w:t>
            </w:r>
          </w:p>
        </w:tc>
        <w:tc>
          <w:tcPr>
            <w:tcW w:w="5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2E197B" w14:textId="77777777" w:rsidR="00C34357" w:rsidRPr="005D78BF" w:rsidRDefault="00000000">
            <w:pPr>
              <w:rPr>
                <w:lang w:val="en-US"/>
              </w:rPr>
            </w:pPr>
            <w:r>
              <w:rPr>
                <w:color w:val="000000"/>
                <w:sz w:val="17"/>
                <w:szCs w:val="17"/>
                <w:lang w:val="en-US"/>
              </w:rPr>
              <w:t>AES-256 credenciales SSH, bcrypt passwords, pg_hba.conf, K8s Secrets</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945B59" w14:textId="77777777" w:rsidR="00C34357" w:rsidRDefault="00000000">
            <w:r>
              <w:rPr>
                <w:color w:val="000000"/>
                <w:sz w:val="17"/>
                <w:szCs w:val="17"/>
              </w:rPr>
              <w:t>Komands + K8s</w:t>
            </w:r>
          </w:p>
        </w:tc>
      </w:tr>
      <w:tr w:rsidR="00C34357" w14:paraId="06E35DC7"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5DEA41" w14:textId="77777777" w:rsidR="00C34357" w:rsidRDefault="00000000">
            <w:r>
              <w:rPr>
                <w:b/>
                <w:bCs/>
                <w:color w:val="000000"/>
                <w:sz w:val="18"/>
                <w:szCs w:val="18"/>
              </w:rPr>
              <w:t>Desarrollo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F0A956" w14:textId="77777777" w:rsidR="00C34357" w:rsidRPr="005D78BF" w:rsidRDefault="00000000">
            <w:pPr>
              <w:rPr>
                <w:lang w:val="en-US"/>
              </w:rPr>
            </w:pPr>
            <w:r>
              <w:rPr>
                <w:color w:val="000000"/>
                <w:sz w:val="17"/>
                <w:szCs w:val="17"/>
                <w:lang w:val="en-US"/>
              </w:rPr>
              <w:t>OWASP Top 10, SAST (Bandit/SonarQube), SCA (Safety/Trivy), code review</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9D2D64" w14:textId="77777777" w:rsidR="00C34357" w:rsidRDefault="00000000">
            <w:r>
              <w:rPr>
                <w:color w:val="000000"/>
                <w:sz w:val="17"/>
                <w:szCs w:val="17"/>
              </w:rPr>
              <w:t>MOS-iT</w:t>
            </w:r>
          </w:p>
        </w:tc>
      </w:tr>
      <w:tr w:rsidR="00C34357" w14:paraId="48BFB599"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9145ED" w14:textId="77777777" w:rsidR="00C34357" w:rsidRDefault="00000000">
            <w:r>
              <w:rPr>
                <w:b/>
                <w:bCs/>
                <w:color w:val="000000"/>
                <w:sz w:val="18"/>
                <w:szCs w:val="18"/>
              </w:rPr>
              <w:t>Auditoría</w:t>
            </w:r>
          </w:p>
        </w:tc>
        <w:tc>
          <w:tcPr>
            <w:tcW w:w="5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347C7F" w14:textId="77777777" w:rsidR="00C34357" w:rsidRDefault="00000000">
            <w:r>
              <w:rPr>
                <w:color w:val="000000"/>
                <w:sz w:val="17"/>
                <w:szCs w:val="17"/>
              </w:rPr>
              <w:t>Logging inmutable, trazabilidad UUID E2E, retención 90/365 días, Dynatrace</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990773" w14:textId="77777777" w:rsidR="00C34357" w:rsidRDefault="00000000">
            <w:r>
              <w:rPr>
                <w:color w:val="000000"/>
                <w:sz w:val="17"/>
                <w:szCs w:val="17"/>
              </w:rPr>
              <w:t>Komands + Dynatrace</w:t>
            </w:r>
          </w:p>
        </w:tc>
      </w:tr>
      <w:tr w:rsidR="00C34357" w14:paraId="111470F5"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A67ADB" w14:textId="77777777" w:rsidR="00C34357" w:rsidRDefault="00000000">
            <w:r>
              <w:rPr>
                <w:b/>
                <w:bCs/>
                <w:color w:val="000000"/>
                <w:sz w:val="18"/>
                <w:szCs w:val="18"/>
              </w:rPr>
              <w:t>Cumplimiento</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C42050" w14:textId="77777777" w:rsidR="00C34357" w:rsidRDefault="00000000">
            <w:r>
              <w:rPr>
                <w:color w:val="000000"/>
                <w:sz w:val="17"/>
                <w:szCs w:val="17"/>
              </w:rPr>
              <w:t>Ley 19.628, políticas CISO ON·NET, segregación de funciones, clasificación datos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188789" w14:textId="77777777" w:rsidR="00C34357" w:rsidRDefault="00000000">
            <w:r>
              <w:rPr>
                <w:color w:val="000000"/>
                <w:sz w:val="17"/>
                <w:szCs w:val="17"/>
              </w:rPr>
              <w:t>ON·NET + MOS-iT</w:t>
            </w:r>
          </w:p>
        </w:tc>
      </w:tr>
    </w:tbl>
    <w:p w14:paraId="583E26D7" w14:textId="77777777" w:rsidR="00C34357" w:rsidRDefault="00000000">
      <w:pPr>
        <w:pBdr>
          <w:left w:val="single" w:sz="12" w:space="8" w:color="4472C4"/>
        </w:pBdr>
        <w:spacing w:before="100" w:after="160"/>
        <w:ind w:left="360" w:right="360"/>
      </w:pPr>
      <w:r>
        <w:rPr>
          <w:i/>
          <w:iCs/>
          <w:color w:val="444444"/>
          <w:sz w:val="20"/>
          <w:szCs w:val="20"/>
        </w:rPr>
        <w:t>Nota: La realización de pruebas de penetración (pentesting) antes del Go-Live es una recomendación del Arquitecto de Soluciones y está sujeta a la aprobación del CISO ON·NET (CISO ON·NET). Si se requiere, las pruebas deben ejecutarse sobre el ambiente QA o un ambiente de staging dedicado, nunca directamente sobre producción.</w:t>
      </w:r>
    </w:p>
    <w:p w14:paraId="6364FD04" w14:textId="77777777" w:rsidR="00C34357" w:rsidRPr="005D78BF" w:rsidRDefault="00000000">
      <w:pPr>
        <w:pStyle w:val="Ttulo2"/>
        <w:rPr>
          <w:lang w:val="en-US"/>
        </w:rPr>
      </w:pPr>
      <w:bookmarkStart w:id="235" w:name="_Toc226042002"/>
      <w:r>
        <w:rPr>
          <w:lang w:val="en-US"/>
        </w:rPr>
        <w:t>15.12 Proceso de patching post-Go-Live</w:t>
      </w:r>
      <w:bookmarkEnd w:id="235"/>
    </w:p>
    <w:p w14:paraId="344B6669" w14:textId="77777777" w:rsidR="00C34357" w:rsidRDefault="00000000">
      <w:pPr>
        <w:spacing w:after="160"/>
        <w:jc w:val="both"/>
      </w:pPr>
      <w:r>
        <w:t>Los parches de seguridad se clasifican en tres niveles con responsables y ventanas diferenciadas:</w:t>
      </w:r>
    </w:p>
    <w:p w14:paraId="4BA48975" w14:textId="77777777" w:rsidR="00C34357" w:rsidRDefault="00000000">
      <w:pPr>
        <w:pStyle w:val="Prrafodelista"/>
        <w:spacing w:after="80"/>
        <w:ind w:left="720" w:hanging="360"/>
      </w:pPr>
      <w:r>
        <w:lastRenderedPageBreak/>
        <w:t>• Parches de OS/infraestructura (VMs, red, firewalls): Responsabilidad de IFX. Se aplican en la ventana de mantenimiento definida (domingos 02:00-06:00 hrs Chile). IFX coordina con ON·NET para cambios que requieran reinicio de VMs.</w:t>
      </w:r>
    </w:p>
    <w:p w14:paraId="023A3A01" w14:textId="77777777" w:rsidR="00C34357" w:rsidRDefault="00000000">
      <w:pPr>
        <w:pStyle w:val="Prrafodelista"/>
        <w:spacing w:after="80"/>
        <w:ind w:left="720" w:hanging="360"/>
      </w:pPr>
      <w:r>
        <w:t>• Parches de plataforma (Kubernetes, PostgreSQL, Redis, PgBouncer): Responsabilidad de MOS-iT durante la garantía y de ON·NET post-garantía. Se aplican en la ventana de mantenimiento. Los upgrades menores (patch version) se ejecutan con rolling restart; los upgrades mayores (minor/major version) requieren ventana de mantenimiento completa.</w:t>
      </w:r>
    </w:p>
    <w:p w14:paraId="0ECFEC71" w14:textId="77777777" w:rsidR="00C34357" w:rsidRDefault="00000000">
      <w:pPr>
        <w:pStyle w:val="Prrafodelista"/>
        <w:spacing w:after="80"/>
        <w:ind w:left="720" w:hanging="360"/>
      </w:pPr>
      <w:r>
        <w:t>• Parches de aplicación (microservicios Komands): Se despliegan mediante rolling update de Kubernetes sin ventana de mantenimiento (zero-downtime). El pipeline CI/CD ejecuta la suite de tests de regresión antes de cada despliegue.</w:t>
      </w:r>
    </w:p>
    <w:p w14:paraId="59AE67BE" w14:textId="77777777" w:rsidR="00C34357" w:rsidRDefault="00000000">
      <w:pPr>
        <w:pBdr>
          <w:left w:val="single" w:sz="12" w:space="8" w:color="4472C4"/>
        </w:pBdr>
        <w:spacing w:before="100" w:after="160"/>
        <w:ind w:left="360" w:right="360"/>
      </w:pPr>
      <w:r>
        <w:rPr>
          <w:i/>
          <w:iCs/>
          <w:color w:val="444444"/>
          <w:sz w:val="20"/>
          <w:szCs w:val="20"/>
        </w:rPr>
        <w:t>Nota: Los parches críticos de seguridad (CVE con severidad CRITICAL o HIGH que afecten componentes expuestos) se aplican en un máximo de 72 horas independientemente de la ventana de mantenimiento programada. Las dependencias de Python (requirements.txt) se escanean con pip-audit y las imágenes Docker con Trivy antes de cada despliegue.</w:t>
      </w:r>
    </w:p>
    <w:p w14:paraId="12CED9D0" w14:textId="77777777" w:rsidR="00C34357" w:rsidRDefault="00000000">
      <w:pPr>
        <w:pStyle w:val="Ttulo1"/>
      </w:pPr>
      <w:bookmarkStart w:id="236" w:name="_Toc226042003"/>
      <w:r>
        <w:t>16. OBSERVABILIDAD Y MONITOREO</w:t>
      </w:r>
      <w:bookmarkEnd w:id="236"/>
    </w:p>
    <w:p w14:paraId="2486C8B8" w14:textId="77777777" w:rsidR="00C34357" w:rsidRDefault="00000000">
      <w:pPr>
        <w:spacing w:after="160"/>
        <w:jc w:val="both"/>
      </w:pPr>
      <w:r>
        <w:t>Esta sección documenta la estrategia de observabilidad de la plataforma Komands, incluyendo la instrumentación APM, las métricas de negocio y técnicas, el modelo de logging estructurado, los dashboards operacionales y la definición de SLIs/SLOs/SLAs. La observabilidad es un habilitador crítico del proyecto Sunset BluePlanet: permite validar que Komands produce los mismos resultados que BluePlanet (paridad funcional), detectar degradaciones de rendimiento durante la migración progresiva por VNO, y operar la plataforma de forma proactiva después del Go-Live.</w:t>
      </w:r>
    </w:p>
    <w:p w14:paraId="61CF119C" w14:textId="77777777" w:rsidR="00C34357" w:rsidRDefault="00000000">
      <w:pPr>
        <w:spacing w:after="160"/>
        <w:jc w:val="both"/>
      </w:pPr>
      <w:r>
        <w:t>El diseño de observabilidad se basa en los tres pilares de la observabilidad moderna: métricas (qué está pasando), logs (por qué está pasando) y trazas distribuidas (dónde está pasando). Dynatrace es la plataforma de APM seleccionada por ON·NET Fibra para la instrumentación de Komands.</w:t>
      </w:r>
    </w:p>
    <w:p w14:paraId="5FE3748C" w14:textId="77777777" w:rsidR="00C34357" w:rsidRDefault="00000000">
      <w:pPr>
        <w:pStyle w:val="Ttulo2"/>
      </w:pPr>
      <w:bookmarkStart w:id="237" w:name="_Toc226042004"/>
      <w:r>
        <w:t>16.1 Estrategia de observabilidad</w:t>
      </w:r>
      <w:bookmarkEnd w:id="237"/>
    </w:p>
    <w:p w14:paraId="33FB07C3" w14:textId="77777777" w:rsidR="00C34357" w:rsidRDefault="00000000">
      <w:pPr>
        <w:spacing w:after="160"/>
        <w:jc w:val="both"/>
      </w:pPr>
      <w:r>
        <w:t>La estrategia de observabilidad de Komands se organiza en torno a los tres pilares clásicos, cada uno con un propósito específico y herramientas dedicadas:</w:t>
      </w:r>
    </w:p>
    <w:p w14:paraId="406582B4" w14:textId="77777777" w:rsidR="00C34357" w:rsidRDefault="00000000">
      <w:pPr>
        <w:spacing w:after="160"/>
        <w:jc w:val="both"/>
      </w:pPr>
      <w:r>
        <w:rPr>
          <w:b/>
          <w:bCs/>
        </w:rPr>
        <w:t xml:space="preserve">Pilar 1 — Métricas: </w:t>
      </w:r>
      <w:r>
        <w:t>Valores numéricos agregados en el tiempo que responden a la pregunta ¿qué está pasando? Las métricas incluyen indicadores de negocio (transacciones por hora, tasa de éxito por VNO, tiempo medio de provisión) e indicadores técnicos (latencia API P50/P95/P99, uso de CPU/memoria por pod, conexiones activas PostgreSQL, profundidad de cola Redis). Las métricas se recolectan cada 10 segundos por los agentes Dynatrace y se almacenan con retención de 35 días en Dynatrace SaaS. Para retención extendida (3-6 meses), los datos se exportan al NAS de ON·NET Fibra como repositorio de largo plazo. Las métricas de negocio se exponen también vía endpoint /metrics de cada microservicio en formato compatible con Prometheus.</w:t>
      </w:r>
    </w:p>
    <w:p w14:paraId="11541C71" w14:textId="77777777" w:rsidR="00C34357" w:rsidRDefault="00000000">
      <w:pPr>
        <w:spacing w:after="160"/>
        <w:jc w:val="both"/>
      </w:pPr>
      <w:r>
        <w:rPr>
          <w:b/>
          <w:bCs/>
        </w:rPr>
        <w:t xml:space="preserve">Pilar 2 — Logs: </w:t>
      </w:r>
      <w:r>
        <w:t xml:space="preserve">Registros detallados de eventos que responden a la pregunta ¿por qué está pasando? Los logs de Komands son estructurados en formato JSON con campos estandarizados (timestamp, level, service, uuid, message, metadata). Cada microservicio emite logs a stdout (práctica estándar de contenedores), que son recolectados por el runtime de Kubernetes y </w:t>
      </w:r>
      <w:r>
        <w:lastRenderedPageBreak/>
        <w:t>centralizados en el volumen NFS de Log Storage (500 GB SSD). Dynatrace ingesta los logs para correlación con métricas y trazas. Retención local: 90 días para transacciones, 365 días para auditoría.</w:t>
      </w:r>
    </w:p>
    <w:p w14:paraId="62D3E7DA" w14:textId="77777777" w:rsidR="00C34357" w:rsidRDefault="00000000">
      <w:pPr>
        <w:spacing w:after="160"/>
        <w:jc w:val="both"/>
      </w:pPr>
      <w:r>
        <w:rPr>
          <w:b/>
          <w:bCs/>
        </w:rPr>
        <w:t xml:space="preserve">Pilar 3 — Trazas distribuidas: </w:t>
      </w:r>
      <w:r>
        <w:t>Propagación del contexto de ejecución a través de múltiples microservicios que responde a la pregunta ¿dónde está pasando? El UUID de transacción generado por el API Gateway se propaga como header (X-Transaction-Id) en todas las invocaciones REST internas entre microservicios. Dynatrace utiliza este UUID más su propia instrumentación automática (OneAgent) para construir el mapa de dependencias y el flamegraph de cada transacción, permitiendo identificar cuellos de botella en la cadena API Gateway → Orchestrator → Config Engine → Adapter → OLT → Service Listener.</w:t>
      </w:r>
    </w:p>
    <w:p w14:paraId="76727700" w14:textId="77777777" w:rsidR="00C34357" w:rsidRDefault="00000000">
      <w:pPr>
        <w:spacing w:after="160"/>
        <w:jc w:val="both"/>
      </w:pPr>
      <w:r>
        <w:t>La siguiente tabla resume los tres pilares con sus herramientas y responsables: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000"/>
        <w:gridCol w:w="2000"/>
        <w:gridCol w:w="1800"/>
        <w:gridCol w:w="2000"/>
        <w:gridCol w:w="2560"/>
      </w:tblGrid>
      <w:tr w:rsidR="00C34357" w14:paraId="55DEEEDB"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04C2EEB" w14:textId="77777777" w:rsidR="00C34357" w:rsidRDefault="00000000">
            <w:pPr>
              <w:jc w:val="center"/>
            </w:pPr>
            <w:r>
              <w:rPr>
                <w:b/>
                <w:bCs/>
                <w:color w:val="FFFFFF"/>
                <w:sz w:val="18"/>
                <w:szCs w:val="18"/>
              </w:rPr>
              <w:t>Pilar</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5B0A0D9" w14:textId="77777777" w:rsidR="00C34357" w:rsidRDefault="00000000">
            <w:pPr>
              <w:jc w:val="center"/>
            </w:pPr>
            <w:r>
              <w:rPr>
                <w:b/>
                <w:bCs/>
                <w:color w:val="FFFFFF"/>
                <w:sz w:val="18"/>
                <w:szCs w:val="18"/>
              </w:rPr>
              <w:t>Herramienta</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4177682" w14:textId="77777777" w:rsidR="00C34357" w:rsidRDefault="00000000">
            <w:pPr>
              <w:jc w:val="center"/>
            </w:pPr>
            <w:r>
              <w:rPr>
                <w:b/>
                <w:bCs/>
                <w:color w:val="FFFFFF"/>
                <w:sz w:val="18"/>
                <w:szCs w:val="18"/>
              </w:rPr>
              <w:t>Retención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32A0C41" w14:textId="77777777" w:rsidR="00C34357" w:rsidRDefault="00000000">
            <w:pPr>
              <w:jc w:val="center"/>
            </w:pPr>
            <w:r>
              <w:rPr>
                <w:b/>
                <w:bCs/>
                <w:color w:val="FFFFFF"/>
                <w:sz w:val="18"/>
                <w:szCs w:val="18"/>
              </w:rPr>
              <w:t>Uso principal</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F24E7D6" w14:textId="77777777" w:rsidR="00C34357" w:rsidRDefault="00000000">
            <w:pPr>
              <w:jc w:val="center"/>
            </w:pPr>
            <w:r>
              <w:rPr>
                <w:b/>
                <w:bCs/>
                <w:color w:val="FFFFFF"/>
                <w:sz w:val="18"/>
                <w:szCs w:val="18"/>
              </w:rPr>
              <w:t>Responsable</w:t>
            </w:r>
          </w:p>
        </w:tc>
      </w:tr>
      <w:tr w:rsidR="00C34357" w:rsidRPr="00CB3C92" w14:paraId="1A9B3ED8"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7E39E6" w14:textId="77777777" w:rsidR="00C34357" w:rsidRDefault="00000000">
            <w:r>
              <w:rPr>
                <w:b/>
                <w:bCs/>
                <w:color w:val="000000"/>
                <w:sz w:val="18"/>
                <w:szCs w:val="18"/>
              </w:rPr>
              <w:t>Métricas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800D70" w14:textId="77777777" w:rsidR="00C34357" w:rsidRDefault="00000000">
            <w:r>
              <w:rPr>
                <w:color w:val="000000"/>
                <w:sz w:val="17"/>
                <w:szCs w:val="17"/>
              </w:rPr>
              <w:t>Dynatrace + /metrics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905635" w14:textId="77777777" w:rsidR="00C34357" w:rsidRDefault="00000000">
            <w:r>
              <w:rPr>
                <w:color w:val="000000"/>
                <w:sz w:val="17"/>
                <w:szCs w:val="17"/>
              </w:rPr>
              <w:t>Dynatrace SaaS (35 días)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4804E5" w14:textId="77777777" w:rsidR="00C34357" w:rsidRDefault="00000000">
            <w:r>
              <w:rPr>
                <w:color w:val="000000"/>
                <w:sz w:val="17"/>
                <w:szCs w:val="17"/>
              </w:rPr>
              <w:t>Dashboards, alertas, tendencias</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F0B6A2" w14:textId="77777777" w:rsidR="00C34357" w:rsidRPr="005D78BF" w:rsidRDefault="00000000">
            <w:pPr>
              <w:rPr>
                <w:lang w:val="en-US"/>
              </w:rPr>
            </w:pPr>
            <w:r>
              <w:rPr>
                <w:color w:val="000000"/>
                <w:sz w:val="17"/>
                <w:szCs w:val="17"/>
                <w:lang w:val="en-US"/>
              </w:rPr>
              <w:t>ON·NET (dashboards) + MOS-iT (instrumentación)</w:t>
            </w:r>
          </w:p>
        </w:tc>
      </w:tr>
      <w:tr w:rsidR="00C34357" w:rsidRPr="00CB3C92" w14:paraId="58974B9F"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C69DB7" w14:textId="77777777" w:rsidR="00C34357" w:rsidRDefault="00000000">
            <w:r>
              <w:rPr>
                <w:b/>
                <w:bCs/>
                <w:color w:val="000000"/>
                <w:sz w:val="18"/>
                <w:szCs w:val="18"/>
              </w:rPr>
              <w:t>Logs</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9D46A0" w14:textId="77777777" w:rsidR="00C34357" w:rsidRPr="005D78BF" w:rsidRDefault="00000000">
            <w:pPr>
              <w:rPr>
                <w:lang w:val="en-US"/>
              </w:rPr>
            </w:pPr>
            <w:r>
              <w:rPr>
                <w:color w:val="000000"/>
                <w:sz w:val="17"/>
                <w:szCs w:val="17"/>
                <w:lang w:val="en-US"/>
              </w:rPr>
              <w:t>JSON stdout → K8s → NFS → Dynatrace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AB5D77" w14:textId="77777777" w:rsidR="00C34357" w:rsidRDefault="00000000">
            <w:r>
              <w:rPr>
                <w:color w:val="000000"/>
                <w:sz w:val="17"/>
                <w:szCs w:val="17"/>
              </w:rPr>
              <w:t>NFS 500 GB (90/365 días)</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2D6317" w14:textId="77777777" w:rsidR="00C34357" w:rsidRDefault="00000000">
            <w:r>
              <w:rPr>
                <w:color w:val="000000"/>
                <w:sz w:val="17"/>
                <w:szCs w:val="17"/>
              </w:rPr>
              <w:t>Debugging, auditoría, troubleshooting</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3F406D" w14:textId="77777777" w:rsidR="00C34357" w:rsidRPr="005D78BF" w:rsidRDefault="00000000">
            <w:pPr>
              <w:rPr>
                <w:lang w:val="en-US"/>
              </w:rPr>
            </w:pPr>
            <w:r>
              <w:rPr>
                <w:color w:val="000000"/>
                <w:sz w:val="17"/>
                <w:szCs w:val="17"/>
                <w:lang w:val="en-US"/>
              </w:rPr>
              <w:t>MOS-iT (formato) + ON·NET (retención)</w:t>
            </w:r>
          </w:p>
        </w:tc>
      </w:tr>
      <w:tr w:rsidR="00C34357" w14:paraId="3199205B"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3CEB2D" w14:textId="77777777" w:rsidR="00C34357" w:rsidRDefault="00000000">
            <w:r>
              <w:rPr>
                <w:b/>
                <w:bCs/>
                <w:color w:val="000000"/>
                <w:sz w:val="18"/>
                <w:szCs w:val="18"/>
              </w:rPr>
              <w:t>Trazas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170414" w14:textId="77777777" w:rsidR="00C34357" w:rsidRPr="005D78BF" w:rsidRDefault="00000000">
            <w:pPr>
              <w:rPr>
                <w:lang w:val="en-US"/>
              </w:rPr>
            </w:pPr>
            <w:r>
              <w:rPr>
                <w:color w:val="000000"/>
                <w:sz w:val="17"/>
                <w:szCs w:val="17"/>
                <w:lang w:val="en-US"/>
              </w:rPr>
              <w:t>Dynatrace OneAgent + X-Transaction-Id</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0427DD" w14:textId="77777777" w:rsidR="00C34357" w:rsidRDefault="00000000">
            <w:r>
              <w:rPr>
                <w:color w:val="000000"/>
                <w:sz w:val="17"/>
                <w:szCs w:val="17"/>
              </w:rPr>
              <w:t>Dynatrace SaaS (10 días)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7A36C2" w14:textId="77777777" w:rsidR="00C34357" w:rsidRDefault="00000000">
            <w:r>
              <w:rPr>
                <w:color w:val="000000"/>
                <w:sz w:val="17"/>
                <w:szCs w:val="17"/>
              </w:rPr>
              <w:t>Latencia E2E, dependencias, bottlenecks</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93726B" w14:textId="77777777" w:rsidR="00C34357" w:rsidRDefault="00000000">
            <w:r>
              <w:rPr>
                <w:color w:val="000000"/>
                <w:sz w:val="17"/>
                <w:szCs w:val="17"/>
              </w:rPr>
              <w:t>MOS-iT (propagación UUID)</w:t>
            </w:r>
          </w:p>
        </w:tc>
      </w:tr>
    </w:tbl>
    <w:p w14:paraId="5A7B0059" w14:textId="77777777" w:rsidR="00C34357" w:rsidRDefault="00000000">
      <w:r>
        <w:br w:type="page"/>
      </w:r>
    </w:p>
    <w:p w14:paraId="3BC94680" w14:textId="77777777" w:rsidR="00C34357" w:rsidRDefault="00000000">
      <w:pPr>
        <w:pStyle w:val="Ttulo2"/>
      </w:pPr>
      <w:bookmarkStart w:id="238" w:name="_Toc226042005"/>
      <w:r>
        <w:lastRenderedPageBreak/>
        <w:t>16.2 Instrumentación APM (Dynatrace)</w:t>
      </w:r>
      <w:bookmarkEnd w:id="238"/>
    </w:p>
    <w:p w14:paraId="33A2731E" w14:textId="77777777" w:rsidR="00C34357" w:rsidRDefault="00000000">
      <w:pPr>
        <w:spacing w:after="160"/>
        <w:jc w:val="both"/>
      </w:pPr>
      <w:r>
        <w:t>Dynatrace es la plataforma de Application Performance Monitoring (APM) seleccionada por ON·NET para la observabilidad de Komands. La instrumentación se realiza mediante Dynatrace OneAgent, un agente ligero que se despliega como DaemonSet en el cluster Kubernetes y se inyecta automáticamente en cada contenedor de los 7 microservicios.</w:t>
      </w:r>
    </w:p>
    <w:p w14:paraId="7A271ED6" w14:textId="77777777" w:rsidR="00C34357" w:rsidRDefault="00000000">
      <w:pPr>
        <w:spacing w:after="160"/>
        <w:jc w:val="both"/>
      </w:pPr>
      <w:r>
        <w:rPr>
          <w:b/>
          <w:bCs/>
        </w:rPr>
        <w:t xml:space="preserve">Despliegue del agente: </w:t>
      </w:r>
      <w:r>
        <w:t>OneAgent se instala como DaemonSet en Kubernetes, asegurando que cada Worker Node tiene un agente activo. El agente se inyecta automáticamente en los pods de los microservicios mediante el operador de Dynatrace (Dynatrace Operator). No se requiere modificación del código de los microservicios para la instrumentación básica (auto-instrumentation). La VM dedicada de Dynatrace Collector (8 GB, 4 vCPU, 100 GB SSD) actúa como ActiveGate local, procesando y comprimiendo los datos antes de enviarlos al cluster Dynatrace SaaS. La implementación de Dynatrace SaaS requiere aprobación del CISO de ON·NET para el envío de datos de telemetría (métricas, trazas, logs que pueden contener IPs de OLTs, access_ids, UUIDs) a la nube de Dynatrace. Si el CISO no aprueba el modelo SaaS, la alternativa es Dynatrace Managed (on-premise en IFX) con costo de infraestructura adicional (1-2 VMs). Esta aprobación es prerequisito de la semana 8 del proyecto.</w:t>
      </w:r>
    </w:p>
    <w:p w14:paraId="49D6E8E2" w14:textId="77777777" w:rsidR="00C34357" w:rsidRDefault="00000000">
      <w:pPr>
        <w:spacing w:after="160"/>
        <w:jc w:val="both"/>
      </w:pPr>
      <w:r>
        <w:rPr>
          <w:b/>
          <w:bCs/>
        </w:rPr>
        <w:t xml:space="preserve">Capacidades de instrumentación automática: </w:t>
      </w:r>
      <w:r>
        <w:t>OneAgent detecta automáticamente las transacciones HTTP (FastAPI), las conexiones a PostgreSQL (asyncpg), las operaciones de Redis (redis-py), y las llamadas SSH (Netmiko). Para cada transacción detecta: tiempo de respuesta, throughput, tasa de error, y la cadena de dependencias entre microservicios. No se requiere instrumentación manual para estos componentes.</w:t>
      </w:r>
    </w:p>
    <w:p w14:paraId="54B10ABB" w14:textId="77777777" w:rsidR="00C34357" w:rsidRDefault="00000000">
      <w:pPr>
        <w:spacing w:after="160"/>
        <w:jc w:val="both"/>
      </w:pPr>
      <w:r>
        <w:rPr>
          <w:b/>
          <w:bCs/>
        </w:rPr>
        <w:t xml:space="preserve">Instrumentación personalizada: </w:t>
      </w:r>
      <w:r>
        <w:t>Adicionalmente a la instrumentación automática, MOS-iT implementa instrumentación personalizada para métricas de negocio específicas de Komands: transacciones por VNO, transacciones por operación, transacciones por vendor OLT, tasa de rollback, tiempo de ejecución SSH por OLT, y profundidad de cola Redis. Estas métricas se exponen vía el endpoint /metrics de cada microservicio y son ingestadas por Dynatrace.</w:t>
      </w:r>
    </w:p>
    <w:p w14:paraId="26F57F9A" w14:textId="77777777" w:rsidR="00C34357" w:rsidRDefault="00000000">
      <w:pPr>
        <w:spacing w:after="160"/>
        <w:jc w:val="both"/>
      </w:pPr>
      <w:r>
        <w:rPr>
          <w:b/>
          <w:bCs/>
        </w:rPr>
        <w:t xml:space="preserve">Topology mapping: </w:t>
      </w:r>
      <w:r>
        <w:t>Dynatrace construye automáticamente el mapa de topología de la plataforma, mostrando las relaciones entre los 7 microservicios, PostgreSQL, Redis, los Load Balancers y las conexiones SSH hacia las OLTs. Este mapa se actualiza en tiempo real y permite identificar rápidamente qué componente está causando una degradación.</w:t>
      </w:r>
    </w:p>
    <w:p w14:paraId="332CFE5A" w14:textId="77777777" w:rsidR="00C34357" w:rsidRDefault="00000000">
      <w:pPr>
        <w:spacing w:after="160"/>
        <w:jc w:val="both"/>
      </w:pPr>
      <w:r>
        <w:rPr>
          <w:b/>
          <w:bCs/>
        </w:rPr>
        <w:t xml:space="preserve">AI-powered root cause analysis: </w:t>
      </w:r>
      <w:r>
        <w:t>Dynatrace Davis AI analiza automáticamente las anomalías detectadas en las métricas, logs y trazas, y genera alertas con análisis de causa raíz. Por ejemplo, si la latencia de las transacciones aumenta, Davis puede correlacionar el incremento con un aumento de carga en PostgreSQL, identificándolo como causa probable antes de que el operador lo detecte.</w:t>
      </w:r>
    </w:p>
    <w:p w14:paraId="6026A081" w14:textId="77777777" w:rsidR="00C34357" w:rsidRDefault="00000000">
      <w:pPr>
        <w:pStyle w:val="Ttulo2"/>
      </w:pPr>
      <w:bookmarkStart w:id="239" w:name="_Toc226042006"/>
      <w:r>
        <w:t>16.3 Métricas de negocio y técnicas</w:t>
      </w:r>
      <w:bookmarkEnd w:id="239"/>
    </w:p>
    <w:p w14:paraId="44E85E96" w14:textId="77777777" w:rsidR="00C34357" w:rsidRDefault="00000000">
      <w:pPr>
        <w:spacing w:after="160"/>
        <w:jc w:val="both"/>
      </w:pPr>
      <w:r>
        <w:t>Las métricas de Komands se clasifican en dos categorías: métricas de negocio (relevantes para la operación y las VNOs) y métricas técnicas (relevantes para la operación de la plataforma). Ambas categorías alimentan los dashboards operacionales y las alertas.</w:t>
      </w:r>
    </w:p>
    <w:p w14:paraId="218185A6" w14:textId="77777777" w:rsidR="00C34357" w:rsidRDefault="00000000">
      <w:pPr>
        <w:pStyle w:val="Ttulo3"/>
      </w:pPr>
      <w:bookmarkStart w:id="240" w:name="_Toc226042007"/>
      <w:r>
        <w:t>16.3.1 Métricas de negocio</w:t>
      </w:r>
      <w:bookmarkEnd w:id="240"/>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42"/>
        <w:gridCol w:w="1791"/>
        <w:gridCol w:w="999"/>
        <w:gridCol w:w="1792"/>
        <w:gridCol w:w="2536"/>
      </w:tblGrid>
      <w:tr w:rsidR="00C34357" w14:paraId="7058AB23"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0F0ED07" w14:textId="77777777" w:rsidR="00C34357" w:rsidRDefault="00000000">
            <w:pPr>
              <w:jc w:val="center"/>
            </w:pPr>
            <w:r>
              <w:rPr>
                <w:b/>
                <w:bCs/>
                <w:color w:val="FFFFFF"/>
                <w:sz w:val="18"/>
                <w:szCs w:val="18"/>
              </w:rPr>
              <w:t>Métrica</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5C1D01A" w14:textId="77777777" w:rsidR="00C34357" w:rsidRDefault="00000000">
            <w:pPr>
              <w:jc w:val="center"/>
            </w:pPr>
            <w:r>
              <w:rPr>
                <w:b/>
                <w:bCs/>
                <w:color w:val="FFFFFF"/>
                <w:sz w:val="18"/>
                <w:szCs w:val="18"/>
              </w:rPr>
              <w:t>Descripción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75955E1" w14:textId="77777777" w:rsidR="00C34357" w:rsidRDefault="00000000">
            <w:pPr>
              <w:jc w:val="center"/>
            </w:pPr>
            <w:r>
              <w:rPr>
                <w:b/>
                <w:bCs/>
                <w:color w:val="FFFFFF"/>
                <w:sz w:val="18"/>
                <w:szCs w:val="18"/>
              </w:rPr>
              <w:t>Tipo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9407546" w14:textId="77777777" w:rsidR="00C34357" w:rsidRDefault="00000000">
            <w:pPr>
              <w:jc w:val="center"/>
            </w:pPr>
            <w:r>
              <w:rPr>
                <w:b/>
                <w:bCs/>
                <w:color w:val="FFFFFF"/>
                <w:sz w:val="18"/>
                <w:szCs w:val="18"/>
              </w:rPr>
              <w:t>Dimensiones</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8DFE4C8" w14:textId="77777777" w:rsidR="00C34357" w:rsidRDefault="00000000">
            <w:pPr>
              <w:jc w:val="center"/>
            </w:pPr>
            <w:r>
              <w:rPr>
                <w:b/>
                <w:bCs/>
                <w:color w:val="FFFFFF"/>
                <w:sz w:val="18"/>
                <w:szCs w:val="18"/>
              </w:rPr>
              <w:t>Uso</w:t>
            </w:r>
          </w:p>
        </w:tc>
      </w:tr>
      <w:tr w:rsidR="00C34357" w14:paraId="2EC4043A"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AA5FCB" w14:textId="77777777" w:rsidR="00C34357" w:rsidRDefault="00000000">
            <w:r>
              <w:rPr>
                <w:color w:val="C62828"/>
                <w:sz w:val="16"/>
                <w:szCs w:val="16"/>
              </w:rPr>
              <w:t>komands.tx.total</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29AECF" w14:textId="77777777" w:rsidR="00C34357" w:rsidRDefault="00000000">
            <w:r>
              <w:rPr>
                <w:color w:val="000000"/>
                <w:sz w:val="17"/>
                <w:szCs w:val="17"/>
              </w:rPr>
              <w:t>Transacciones totales procesadas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2420A7" w14:textId="77777777" w:rsidR="00C34357" w:rsidRDefault="00000000">
            <w:pPr>
              <w:jc w:val="center"/>
            </w:pPr>
            <w:r>
              <w:rPr>
                <w:color w:val="000000"/>
                <w:sz w:val="17"/>
                <w:szCs w:val="17"/>
              </w:rPr>
              <w:t>counter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057E43" w14:textId="77777777" w:rsidR="00C34357" w:rsidRDefault="00000000">
            <w:r>
              <w:rPr>
                <w:color w:val="000000"/>
                <w:sz w:val="17"/>
                <w:szCs w:val="17"/>
              </w:rPr>
              <w:t>Por VNO, operación, vendor</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C990C7" w14:textId="77777777" w:rsidR="00C34357" w:rsidRDefault="00000000">
            <w:r>
              <w:rPr>
                <w:color w:val="000000"/>
                <w:sz w:val="17"/>
                <w:szCs w:val="17"/>
              </w:rPr>
              <w:t>Volumen de operación por dimensión</w:t>
            </w:r>
          </w:p>
        </w:tc>
      </w:tr>
      <w:tr w:rsidR="00C34357" w14:paraId="44A39B27"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E2E822" w14:textId="77777777" w:rsidR="00C34357" w:rsidRDefault="00000000">
            <w:r>
              <w:rPr>
                <w:color w:val="C62828"/>
                <w:sz w:val="16"/>
                <w:szCs w:val="16"/>
              </w:rPr>
              <w:lastRenderedPageBreak/>
              <w:t>komands.tx.success_rate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F029A3" w14:textId="77777777" w:rsidR="00C34357" w:rsidRDefault="00000000">
            <w:r>
              <w:rPr>
                <w:color w:val="000000"/>
                <w:sz w:val="17"/>
                <w:szCs w:val="17"/>
              </w:rPr>
              <w:t>Tasa de éxito de transacciones (%)</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79F80E"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2E0083" w14:textId="77777777" w:rsidR="00C34357" w:rsidRDefault="00000000">
            <w:r>
              <w:rPr>
                <w:color w:val="000000"/>
                <w:sz w:val="17"/>
                <w:szCs w:val="17"/>
              </w:rPr>
              <w:t>Por VNO, operación, vendor</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8D669BF" w14:textId="77777777" w:rsidR="00C34357" w:rsidRDefault="00000000">
            <w:r>
              <w:rPr>
                <w:color w:val="000000"/>
                <w:sz w:val="17"/>
                <w:szCs w:val="17"/>
              </w:rPr>
              <w:t>SLI principal de calidad</w:t>
            </w:r>
          </w:p>
        </w:tc>
      </w:tr>
      <w:tr w:rsidR="00C34357" w14:paraId="062BD59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840E0B" w14:textId="77777777" w:rsidR="00C34357" w:rsidRDefault="00000000">
            <w:r>
              <w:rPr>
                <w:color w:val="C62828"/>
                <w:sz w:val="16"/>
                <w:szCs w:val="16"/>
              </w:rPr>
              <w:t>komands.tx.duration_ms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1BA4E6" w14:textId="77777777" w:rsidR="00C34357" w:rsidRDefault="00000000">
            <w:r>
              <w:rPr>
                <w:color w:val="000000"/>
                <w:sz w:val="17"/>
                <w:szCs w:val="17"/>
              </w:rPr>
              <w:t>Duración total de transacción (ms)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91CA6C" w14:textId="77777777" w:rsidR="00C34357" w:rsidRDefault="00000000">
            <w:pPr>
              <w:jc w:val="center"/>
            </w:pPr>
            <w:r>
              <w:rPr>
                <w:color w:val="000000"/>
                <w:sz w:val="17"/>
                <w:szCs w:val="17"/>
              </w:rPr>
              <w:t>histogram</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0F53EC" w14:textId="77777777" w:rsidR="00C34357" w:rsidRDefault="00000000">
            <w:r>
              <w:rPr>
                <w:color w:val="000000"/>
                <w:sz w:val="17"/>
                <w:szCs w:val="17"/>
              </w:rPr>
              <w:t>P50, P95, P99</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135189" w14:textId="77777777" w:rsidR="00C34357" w:rsidRDefault="00000000">
            <w:r>
              <w:rPr>
                <w:color w:val="000000"/>
                <w:sz w:val="17"/>
                <w:szCs w:val="17"/>
              </w:rPr>
              <w:t>SLI de rendimiento E2E</w:t>
            </w:r>
          </w:p>
        </w:tc>
      </w:tr>
      <w:tr w:rsidR="00C34357" w14:paraId="3B8EC3EC"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AD5C51" w14:textId="77777777" w:rsidR="00C34357" w:rsidRPr="005D78BF" w:rsidRDefault="00000000">
            <w:pPr>
              <w:rPr>
                <w:lang w:val="en-US"/>
              </w:rPr>
            </w:pPr>
            <w:r>
              <w:rPr>
                <w:color w:val="C62828"/>
                <w:sz w:val="16"/>
                <w:szCs w:val="16"/>
                <w:lang w:val="en-US"/>
              </w:rPr>
              <w:t>komands.tx.ssh_duration_ms</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7BB6931" w14:textId="77777777" w:rsidR="00C34357" w:rsidRDefault="00000000">
            <w:r>
              <w:rPr>
                <w:color w:val="000000"/>
                <w:sz w:val="17"/>
                <w:szCs w:val="17"/>
              </w:rPr>
              <w:t>Duración ejecución SSH en OLT (ms)</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BBF4780" w14:textId="77777777" w:rsidR="00C34357" w:rsidRDefault="00000000">
            <w:pPr>
              <w:jc w:val="center"/>
            </w:pPr>
            <w:r>
              <w:rPr>
                <w:color w:val="000000"/>
                <w:sz w:val="17"/>
                <w:szCs w:val="17"/>
              </w:rPr>
              <w:t>histogram</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26FD5F" w14:textId="77777777" w:rsidR="00C34357" w:rsidRDefault="00000000">
            <w:r>
              <w:rPr>
                <w:color w:val="000000"/>
                <w:sz w:val="17"/>
                <w:szCs w:val="17"/>
              </w:rPr>
              <w:t>Por vendor, modelo OLT</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D319BA" w14:textId="77777777" w:rsidR="00C34357" w:rsidRDefault="00000000">
            <w:r>
              <w:rPr>
                <w:color w:val="000000"/>
                <w:sz w:val="17"/>
                <w:szCs w:val="17"/>
              </w:rPr>
              <w:t>Tiempo real de provisión en red</w:t>
            </w:r>
          </w:p>
        </w:tc>
      </w:tr>
      <w:tr w:rsidR="00C34357" w14:paraId="20FABB2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FEF5EB" w14:textId="77777777" w:rsidR="00C34357" w:rsidRDefault="00000000">
            <w:r>
              <w:rPr>
                <w:color w:val="C62828"/>
                <w:sz w:val="16"/>
                <w:szCs w:val="16"/>
              </w:rPr>
              <w:t>komands.tx.rollback_count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2D399F" w14:textId="77777777" w:rsidR="00C34357" w:rsidRDefault="00000000">
            <w:r>
              <w:rPr>
                <w:color w:val="000000"/>
                <w:sz w:val="17"/>
                <w:szCs w:val="17"/>
              </w:rPr>
              <w:t>Transacciones con rollback ejecutado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086F57" w14:textId="77777777" w:rsidR="00C34357" w:rsidRDefault="00000000">
            <w:pPr>
              <w:jc w:val="center"/>
            </w:pPr>
            <w:r>
              <w:rPr>
                <w:color w:val="000000"/>
                <w:sz w:val="17"/>
                <w:szCs w:val="17"/>
              </w:rPr>
              <w:t>counter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A429A1" w14:textId="77777777" w:rsidR="00C34357" w:rsidRDefault="00000000">
            <w:r>
              <w:rPr>
                <w:color w:val="000000"/>
                <w:sz w:val="17"/>
                <w:szCs w:val="17"/>
              </w:rPr>
              <w:t>Por VNO, operación, vendor</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DDFB34" w14:textId="77777777" w:rsidR="00C34357" w:rsidRDefault="00000000">
            <w:r>
              <w:rPr>
                <w:color w:val="000000"/>
                <w:sz w:val="17"/>
                <w:szCs w:val="17"/>
              </w:rPr>
              <w:t>Indicador de problemas en red</w:t>
            </w:r>
          </w:p>
        </w:tc>
      </w:tr>
      <w:tr w:rsidR="00C34357" w14:paraId="01ED52B8"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EAA906" w14:textId="77777777" w:rsidR="00C34357" w:rsidRDefault="00000000">
            <w:r>
              <w:rPr>
                <w:color w:val="C62828"/>
                <w:sz w:val="16"/>
                <w:szCs w:val="16"/>
              </w:rPr>
              <w:t>komands.tx.callback_retry</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632D90" w14:textId="77777777" w:rsidR="00C34357" w:rsidRDefault="00000000">
            <w:r>
              <w:rPr>
                <w:color w:val="000000"/>
                <w:sz w:val="17"/>
                <w:szCs w:val="17"/>
              </w:rPr>
              <w:t>Callbacks con reintentos</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D7B3BE" w14:textId="77777777" w:rsidR="00C34357" w:rsidRDefault="00000000">
            <w:pPr>
              <w:jc w:val="center"/>
            </w:pPr>
            <w:r>
              <w:rPr>
                <w:color w:val="000000"/>
                <w:sz w:val="17"/>
                <w:szCs w:val="17"/>
              </w:rPr>
              <w:t>counter</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177656" w14:textId="77777777" w:rsidR="00C34357" w:rsidRDefault="00000000">
            <w:r>
              <w:rPr>
                <w:color w:val="000000"/>
                <w:sz w:val="17"/>
                <w:szCs w:val="17"/>
              </w:rPr>
              <w:t>Por número de intentos</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A2393E4" w14:textId="77777777" w:rsidR="00C34357" w:rsidRDefault="00000000">
            <w:r>
              <w:rPr>
                <w:color w:val="000000"/>
                <w:sz w:val="17"/>
                <w:szCs w:val="17"/>
              </w:rPr>
              <w:t>Salud de integración con Axway/SN</w:t>
            </w:r>
          </w:p>
        </w:tc>
      </w:tr>
      <w:tr w:rsidR="00C34357" w14:paraId="5816C506"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8B1BDD" w14:textId="77777777" w:rsidR="00C34357" w:rsidRDefault="00000000">
            <w:r>
              <w:rPr>
                <w:color w:val="C62828"/>
                <w:sz w:val="16"/>
                <w:szCs w:val="16"/>
              </w:rPr>
              <w:t>komands.tx.pending_queue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B8978C" w14:textId="77777777" w:rsidR="00C34357" w:rsidRDefault="00000000">
            <w:r>
              <w:rPr>
                <w:color w:val="000000"/>
                <w:sz w:val="17"/>
                <w:szCs w:val="17"/>
              </w:rPr>
              <w:t>Transacciones pendientes en cola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9AB169"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94F8B6" w14:textId="77777777" w:rsidR="00C34357" w:rsidRDefault="00000000">
            <w:r>
              <w:rPr>
                <w:color w:val="000000"/>
                <w:sz w:val="17"/>
                <w:szCs w:val="17"/>
              </w:rPr>
              <w:t>Global</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1649B7" w14:textId="77777777" w:rsidR="00C34357" w:rsidRDefault="00000000">
            <w:r>
              <w:rPr>
                <w:color w:val="000000"/>
                <w:sz w:val="17"/>
                <w:szCs w:val="17"/>
              </w:rPr>
              <w:t>Carga actual de trabajo</w:t>
            </w:r>
          </w:p>
        </w:tc>
      </w:tr>
      <w:tr w:rsidR="00C34357" w14:paraId="539D305F"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916552" w14:textId="77777777" w:rsidR="00C34357" w:rsidRDefault="00000000">
            <w:r>
              <w:rPr>
                <w:color w:val="C62828"/>
                <w:sz w:val="16"/>
                <w:szCs w:val="16"/>
              </w:rPr>
              <w:t>komands.tx.throughput_hour</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E8FB70" w14:textId="77777777" w:rsidR="00C34357" w:rsidRDefault="00000000">
            <w:r>
              <w:rPr>
                <w:color w:val="000000"/>
                <w:sz w:val="17"/>
                <w:szCs w:val="17"/>
              </w:rPr>
              <w:t>Transacciones procesadas por hora</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02F33F"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3A7F98" w14:textId="77777777" w:rsidR="00C34357" w:rsidRDefault="00000000">
            <w:r>
              <w:rPr>
                <w:color w:val="000000"/>
                <w:sz w:val="17"/>
                <w:szCs w:val="17"/>
              </w:rPr>
              <w:t>Global</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3DBD8A" w14:textId="77777777" w:rsidR="00C34357" w:rsidRDefault="00000000">
            <w:r>
              <w:rPr>
                <w:color w:val="000000"/>
                <w:sz w:val="17"/>
                <w:szCs w:val="17"/>
              </w:rPr>
              <w:t>Capacidad vs SLA (20K tx/h)</w:t>
            </w:r>
          </w:p>
        </w:tc>
      </w:tr>
    </w:tbl>
    <w:p w14:paraId="5055932A" w14:textId="77777777" w:rsidR="00C34357" w:rsidRDefault="00000000">
      <w:pPr>
        <w:pStyle w:val="Ttulo3"/>
      </w:pPr>
      <w:bookmarkStart w:id="241" w:name="_Toc226042008"/>
      <w:r>
        <w:t>16.3.2 Métricas técnicas</w:t>
      </w:r>
      <w:bookmarkEnd w:id="241"/>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50"/>
        <w:gridCol w:w="1786"/>
        <w:gridCol w:w="998"/>
        <w:gridCol w:w="1789"/>
        <w:gridCol w:w="2537"/>
      </w:tblGrid>
      <w:tr w:rsidR="00C34357" w14:paraId="3CF4A186"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DFB8640" w14:textId="77777777" w:rsidR="00C34357" w:rsidRDefault="00000000">
            <w:pPr>
              <w:jc w:val="center"/>
            </w:pPr>
            <w:r>
              <w:rPr>
                <w:b/>
                <w:bCs/>
                <w:color w:val="FFFFFF"/>
                <w:sz w:val="18"/>
                <w:szCs w:val="18"/>
              </w:rPr>
              <w:t>Métrica</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55A36D8" w14:textId="77777777" w:rsidR="00C34357" w:rsidRDefault="00000000">
            <w:pPr>
              <w:jc w:val="center"/>
            </w:pPr>
            <w:r>
              <w:rPr>
                <w:b/>
                <w:bCs/>
                <w:color w:val="FFFFFF"/>
                <w:sz w:val="18"/>
                <w:szCs w:val="18"/>
              </w:rPr>
              <w:t>Descripción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0F6BE08" w14:textId="77777777" w:rsidR="00C34357" w:rsidRDefault="00000000">
            <w:pPr>
              <w:jc w:val="center"/>
            </w:pPr>
            <w:r>
              <w:rPr>
                <w:b/>
                <w:bCs/>
                <w:color w:val="FFFFFF"/>
                <w:sz w:val="18"/>
                <w:szCs w:val="18"/>
              </w:rPr>
              <w:t>Tipo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4E51045" w14:textId="77777777" w:rsidR="00C34357" w:rsidRDefault="00000000">
            <w:pPr>
              <w:jc w:val="center"/>
            </w:pPr>
            <w:r>
              <w:rPr>
                <w:b/>
                <w:bCs/>
                <w:color w:val="FFFFFF"/>
                <w:sz w:val="18"/>
                <w:szCs w:val="18"/>
              </w:rPr>
              <w:t>Dimensiones</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2AE1F54" w14:textId="77777777" w:rsidR="00C34357" w:rsidRDefault="00000000">
            <w:pPr>
              <w:jc w:val="center"/>
            </w:pPr>
            <w:r>
              <w:rPr>
                <w:b/>
                <w:bCs/>
                <w:color w:val="FFFFFF"/>
                <w:sz w:val="18"/>
                <w:szCs w:val="18"/>
              </w:rPr>
              <w:t>Uso</w:t>
            </w:r>
          </w:p>
        </w:tc>
      </w:tr>
      <w:tr w:rsidR="00C34357" w14:paraId="12FBAB2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E55A83" w14:textId="77777777" w:rsidR="00C34357" w:rsidRDefault="00000000">
            <w:r>
              <w:rPr>
                <w:color w:val="C62828"/>
                <w:sz w:val="16"/>
                <w:szCs w:val="16"/>
              </w:rPr>
              <w:t>komands.api.latency_ms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CE1C58" w14:textId="77777777" w:rsidR="00C34357" w:rsidRDefault="00000000">
            <w:r>
              <w:rPr>
                <w:color w:val="000000"/>
                <w:sz w:val="17"/>
                <w:szCs w:val="17"/>
              </w:rPr>
              <w:t>Latencia del API Gateway (ACK 202)</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22441F" w14:textId="77777777" w:rsidR="00C34357" w:rsidRDefault="00000000">
            <w:pPr>
              <w:jc w:val="center"/>
            </w:pPr>
            <w:r>
              <w:rPr>
                <w:color w:val="000000"/>
                <w:sz w:val="17"/>
                <w:szCs w:val="17"/>
              </w:rPr>
              <w:t>histogram</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9C1F52" w14:textId="77777777" w:rsidR="00C34357" w:rsidRDefault="00000000">
            <w:r>
              <w:rPr>
                <w:color w:val="000000"/>
                <w:sz w:val="17"/>
                <w:szCs w:val="17"/>
              </w:rPr>
              <w:t>P50, P95, P99</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6A6043" w14:textId="77777777" w:rsidR="00C34357" w:rsidRDefault="00000000">
            <w:r>
              <w:rPr>
                <w:color w:val="000000"/>
                <w:sz w:val="17"/>
                <w:szCs w:val="17"/>
              </w:rPr>
              <w:t>SLI latencia API (&lt;500ms P95)</w:t>
            </w:r>
          </w:p>
        </w:tc>
      </w:tr>
      <w:tr w:rsidR="00C34357" w14:paraId="18145573"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E1D594" w14:textId="77777777" w:rsidR="00C34357" w:rsidRDefault="00000000">
            <w:r>
              <w:rPr>
                <w:color w:val="C62828"/>
                <w:sz w:val="16"/>
                <w:szCs w:val="16"/>
              </w:rPr>
              <w:t>komands.api.error_rate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CB6383" w14:textId="77777777" w:rsidR="00C34357" w:rsidRDefault="00000000">
            <w:r>
              <w:rPr>
                <w:color w:val="000000"/>
                <w:sz w:val="17"/>
                <w:szCs w:val="17"/>
              </w:rPr>
              <w:t>Tasa de error HTTP (4xx, 5xx)</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B55CC6"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B4FD03" w14:textId="77777777" w:rsidR="00C34357" w:rsidRDefault="00000000">
            <w:r>
              <w:rPr>
                <w:color w:val="000000"/>
                <w:sz w:val="17"/>
                <w:szCs w:val="17"/>
              </w:rPr>
              <w:t>Por código HTTP</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5B27D7" w14:textId="77777777" w:rsidR="00C34357" w:rsidRDefault="00000000">
            <w:r>
              <w:rPr>
                <w:color w:val="000000"/>
                <w:sz w:val="17"/>
                <w:szCs w:val="17"/>
              </w:rPr>
              <w:t>Salud de las APIs</w:t>
            </w:r>
          </w:p>
        </w:tc>
      </w:tr>
      <w:tr w:rsidR="00C34357" w14:paraId="308D0E63"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1ED74B" w14:textId="77777777" w:rsidR="00C34357" w:rsidRDefault="00000000">
            <w:r>
              <w:rPr>
                <w:color w:val="C62828"/>
                <w:sz w:val="16"/>
                <w:szCs w:val="16"/>
              </w:rPr>
              <w:t>komands.pg.connections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365321" w14:textId="77777777" w:rsidR="00C34357" w:rsidRDefault="00000000">
            <w:r>
              <w:rPr>
                <w:color w:val="000000"/>
                <w:sz w:val="17"/>
                <w:szCs w:val="17"/>
              </w:rPr>
              <w:t>Conexiones activas PostgreSQL</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1FEEA1"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1287EE" w14:textId="77777777" w:rsidR="00C34357" w:rsidRDefault="00000000">
            <w:r>
              <w:rPr>
                <w:color w:val="000000"/>
                <w:sz w:val="17"/>
                <w:szCs w:val="17"/>
              </w:rPr>
              <w:t>Por microservicio</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F58F73" w14:textId="77777777" w:rsidR="00C34357" w:rsidRDefault="00000000">
            <w:r>
              <w:rPr>
                <w:color w:val="000000"/>
                <w:sz w:val="17"/>
                <w:szCs w:val="17"/>
              </w:rPr>
              <w:t>Capacidad PgBouncer</w:t>
            </w:r>
          </w:p>
        </w:tc>
      </w:tr>
      <w:tr w:rsidR="00C34357" w14:paraId="67ED0B91"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6DBD1D" w14:textId="77777777" w:rsidR="00C34357" w:rsidRDefault="00000000">
            <w:r>
              <w:rPr>
                <w:color w:val="C62828"/>
                <w:sz w:val="16"/>
                <w:szCs w:val="16"/>
              </w:rPr>
              <w:t>komands.pg.query_duration</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FCD082" w14:textId="77777777" w:rsidR="00C34357" w:rsidRDefault="00000000">
            <w:r>
              <w:rPr>
                <w:color w:val="000000"/>
                <w:sz w:val="17"/>
                <w:szCs w:val="17"/>
              </w:rPr>
              <w:t>Duración de queries PostgreSQL</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D7F64C" w14:textId="77777777" w:rsidR="00C34357" w:rsidRDefault="00000000">
            <w:pPr>
              <w:jc w:val="center"/>
            </w:pPr>
            <w:r>
              <w:rPr>
                <w:color w:val="000000"/>
                <w:sz w:val="17"/>
                <w:szCs w:val="17"/>
              </w:rPr>
              <w:t>histogram</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10B11B" w14:textId="77777777" w:rsidR="00C34357" w:rsidRDefault="00000000">
            <w:r>
              <w:rPr>
                <w:color w:val="000000"/>
                <w:sz w:val="17"/>
                <w:szCs w:val="17"/>
              </w:rPr>
              <w:t>Por tabla/operación</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671713" w14:textId="77777777" w:rsidR="00C34357" w:rsidRDefault="00000000">
            <w:r>
              <w:rPr>
                <w:color w:val="000000"/>
                <w:sz w:val="17"/>
                <w:szCs w:val="17"/>
              </w:rPr>
              <w:t>Performance base de datos</w:t>
            </w:r>
          </w:p>
        </w:tc>
      </w:tr>
      <w:tr w:rsidR="00C34357" w14:paraId="75C9452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E1A773" w14:textId="77777777" w:rsidR="00C34357" w:rsidRDefault="00000000">
            <w:r>
              <w:rPr>
                <w:color w:val="C62828"/>
                <w:sz w:val="16"/>
                <w:szCs w:val="16"/>
              </w:rPr>
              <w:t>komands.redis.queue_depth</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E19E39" w14:textId="77777777" w:rsidR="00C34357" w:rsidRDefault="00000000">
            <w:r>
              <w:rPr>
                <w:color w:val="000000"/>
                <w:sz w:val="17"/>
                <w:szCs w:val="17"/>
              </w:rPr>
              <w:t>Profundidad de cola Redis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7FDA6E"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EB932F" w14:textId="77777777" w:rsidR="00C34357" w:rsidRDefault="00000000">
            <w:r>
              <w:rPr>
                <w:color w:val="000000"/>
                <w:sz w:val="17"/>
                <w:szCs w:val="17"/>
              </w:rPr>
              <w:t>Por cola (tx, callback)</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7A8191" w14:textId="77777777" w:rsidR="00C34357" w:rsidRDefault="00000000">
            <w:r>
              <w:rPr>
                <w:color w:val="000000"/>
                <w:sz w:val="17"/>
                <w:szCs w:val="17"/>
              </w:rPr>
              <w:t>Backpressure</w:t>
            </w:r>
          </w:p>
        </w:tc>
      </w:tr>
      <w:tr w:rsidR="00C34357" w14:paraId="6F93B16F"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6EF330" w14:textId="77777777" w:rsidR="00C34357" w:rsidRDefault="00000000">
            <w:r>
              <w:rPr>
                <w:color w:val="C62828"/>
                <w:sz w:val="16"/>
                <w:szCs w:val="16"/>
              </w:rPr>
              <w:t>komands.redis.hit_rate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744264" w14:textId="77777777" w:rsidR="00C34357" w:rsidRDefault="00000000">
            <w:r>
              <w:rPr>
                <w:color w:val="000000"/>
                <w:sz w:val="17"/>
                <w:szCs w:val="17"/>
              </w:rPr>
              <w:t>Tasa de acierto cache Redis</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23DAE2"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90E0CD" w14:textId="77777777" w:rsidR="00C34357" w:rsidRDefault="00000000">
            <w:r>
              <w:rPr>
                <w:color w:val="000000"/>
                <w:sz w:val="17"/>
                <w:szCs w:val="17"/>
              </w:rPr>
              <w:t>Por tipo (catálogo, sesiones)</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0CE401" w14:textId="77777777" w:rsidR="00C34357" w:rsidRDefault="00000000">
            <w:r>
              <w:rPr>
                <w:color w:val="000000"/>
                <w:sz w:val="17"/>
                <w:szCs w:val="17"/>
              </w:rPr>
              <w:t>Eficiencia de cache</w:t>
            </w:r>
          </w:p>
        </w:tc>
      </w:tr>
      <w:tr w:rsidR="00C34357" w14:paraId="5456686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0ADC93" w14:textId="77777777" w:rsidR="00C34357" w:rsidRDefault="00000000">
            <w:r>
              <w:rPr>
                <w:color w:val="C62828"/>
                <w:sz w:val="16"/>
                <w:szCs w:val="16"/>
              </w:rPr>
              <w:t>komands.ssh.pool_active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BCA096" w14:textId="77777777" w:rsidR="00C34357" w:rsidRDefault="00000000">
            <w:r>
              <w:rPr>
                <w:color w:val="000000"/>
                <w:sz w:val="17"/>
                <w:szCs w:val="17"/>
              </w:rPr>
              <w:t>Conexiones SSH activas por OLT</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696246"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EBF1B9" w14:textId="77777777" w:rsidR="00C34357" w:rsidRDefault="00000000">
            <w:r>
              <w:rPr>
                <w:color w:val="000000"/>
                <w:sz w:val="17"/>
                <w:szCs w:val="17"/>
              </w:rPr>
              <w:t>Por OLT, vendor</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A4F4F6" w14:textId="77777777" w:rsidR="00C34357" w:rsidRDefault="00000000">
            <w:r>
              <w:rPr>
                <w:color w:val="000000"/>
                <w:sz w:val="17"/>
                <w:szCs w:val="17"/>
              </w:rPr>
              <w:t>Pool de conexiones</w:t>
            </w:r>
          </w:p>
        </w:tc>
      </w:tr>
      <w:tr w:rsidR="00C34357" w14:paraId="17905E84"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EFBB3E" w14:textId="77777777" w:rsidR="00C34357" w:rsidRDefault="00000000">
            <w:r>
              <w:rPr>
                <w:color w:val="C62828"/>
                <w:sz w:val="16"/>
                <w:szCs w:val="16"/>
              </w:rPr>
              <w:t>komands.ssh.timeout_count</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EEF71E" w14:textId="77777777" w:rsidR="00C34357" w:rsidRDefault="00000000">
            <w:r>
              <w:rPr>
                <w:color w:val="000000"/>
                <w:sz w:val="17"/>
                <w:szCs w:val="17"/>
              </w:rPr>
              <w:t>Timeouts de conexión SSH</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8AF936" w14:textId="77777777" w:rsidR="00C34357" w:rsidRDefault="00000000">
            <w:pPr>
              <w:jc w:val="center"/>
            </w:pPr>
            <w:r>
              <w:rPr>
                <w:color w:val="000000"/>
                <w:sz w:val="17"/>
                <w:szCs w:val="17"/>
              </w:rPr>
              <w:t>counter</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487791D" w14:textId="77777777" w:rsidR="00C34357" w:rsidRDefault="00000000">
            <w:r>
              <w:rPr>
                <w:color w:val="000000"/>
                <w:sz w:val="17"/>
                <w:szCs w:val="17"/>
              </w:rPr>
              <w:t>Por OLT</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3E27FA" w14:textId="77777777" w:rsidR="00C34357" w:rsidRDefault="00000000">
            <w:r>
              <w:rPr>
                <w:color w:val="000000"/>
                <w:sz w:val="17"/>
                <w:szCs w:val="17"/>
              </w:rPr>
              <w:t>Problemas de red/OLTs</w:t>
            </w:r>
          </w:p>
        </w:tc>
      </w:tr>
      <w:tr w:rsidR="00C34357" w14:paraId="436694D0"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86A660" w14:textId="77777777" w:rsidR="00C34357" w:rsidRDefault="00000000">
            <w:r>
              <w:rPr>
                <w:color w:val="C62828"/>
                <w:sz w:val="16"/>
                <w:szCs w:val="16"/>
              </w:rPr>
              <w:t>komands.k8s.pod_restarts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A9821A" w14:textId="77777777" w:rsidR="00C34357" w:rsidRDefault="00000000">
            <w:r>
              <w:rPr>
                <w:color w:val="000000"/>
                <w:sz w:val="17"/>
                <w:szCs w:val="17"/>
              </w:rPr>
              <w:t>Reinicios de pods</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F0CF07" w14:textId="77777777" w:rsidR="00C34357" w:rsidRDefault="00000000">
            <w:pPr>
              <w:jc w:val="center"/>
            </w:pPr>
            <w:r>
              <w:rPr>
                <w:color w:val="000000"/>
                <w:sz w:val="17"/>
                <w:szCs w:val="17"/>
              </w:rPr>
              <w:t>counter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430023" w14:textId="77777777" w:rsidR="00C34357" w:rsidRDefault="00000000">
            <w:r>
              <w:rPr>
                <w:color w:val="000000"/>
                <w:sz w:val="17"/>
                <w:szCs w:val="17"/>
              </w:rPr>
              <w:t>Por microservicio</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68ED5B" w14:textId="77777777" w:rsidR="00C34357" w:rsidRDefault="00000000">
            <w:r>
              <w:rPr>
                <w:color w:val="000000"/>
                <w:sz w:val="17"/>
                <w:szCs w:val="17"/>
              </w:rPr>
              <w:t>Estabilidad de pods</w:t>
            </w:r>
          </w:p>
        </w:tc>
      </w:tr>
      <w:tr w:rsidR="00C34357" w14:paraId="6EA6CAEB"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67BC23" w14:textId="77777777" w:rsidR="00C34357" w:rsidRDefault="00000000">
            <w:r>
              <w:rPr>
                <w:color w:val="C62828"/>
                <w:sz w:val="16"/>
                <w:szCs w:val="16"/>
              </w:rPr>
              <w:t>komands.k8s.cpu_usage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A97CFC" w14:textId="77777777" w:rsidR="00C34357" w:rsidRDefault="00000000">
            <w:r>
              <w:rPr>
                <w:color w:val="000000"/>
                <w:sz w:val="17"/>
                <w:szCs w:val="17"/>
              </w:rPr>
              <w:t>Uso de CPU por pod (%)</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2C8318"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AE2EBA" w14:textId="77777777" w:rsidR="00C34357" w:rsidRDefault="00000000">
            <w:r>
              <w:rPr>
                <w:color w:val="000000"/>
                <w:sz w:val="17"/>
                <w:szCs w:val="17"/>
              </w:rPr>
              <w:t>Por microservicio</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43447A" w14:textId="77777777" w:rsidR="00C34357" w:rsidRDefault="00000000">
            <w:r>
              <w:rPr>
                <w:color w:val="000000"/>
                <w:sz w:val="17"/>
                <w:szCs w:val="17"/>
              </w:rPr>
              <w:t>Dimensionamiento</w:t>
            </w:r>
          </w:p>
        </w:tc>
      </w:tr>
      <w:tr w:rsidR="00C34357" w14:paraId="5943AB14"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C387F8" w14:textId="77777777" w:rsidR="00C34357" w:rsidRDefault="00000000">
            <w:r>
              <w:rPr>
                <w:color w:val="C62828"/>
                <w:sz w:val="16"/>
                <w:szCs w:val="16"/>
              </w:rPr>
              <w:t>komands.k8s.memory_usage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43EC77" w14:textId="77777777" w:rsidR="00C34357" w:rsidRDefault="00000000">
            <w:r>
              <w:rPr>
                <w:color w:val="000000"/>
                <w:sz w:val="17"/>
                <w:szCs w:val="17"/>
              </w:rPr>
              <w:t>Uso de memoria por pod (%)</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D373FC" w14:textId="77777777" w:rsidR="00C34357" w:rsidRDefault="00000000">
            <w:pPr>
              <w:jc w:val="center"/>
            </w:pPr>
            <w:r>
              <w:rPr>
                <w:color w:val="000000"/>
                <w:sz w:val="17"/>
                <w:szCs w:val="17"/>
              </w:rPr>
              <w:t>gauge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1573D2" w14:textId="77777777" w:rsidR="00C34357" w:rsidRDefault="00000000">
            <w:r>
              <w:rPr>
                <w:color w:val="000000"/>
                <w:sz w:val="17"/>
                <w:szCs w:val="17"/>
              </w:rPr>
              <w:t>Por microservicio</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0920FE" w14:textId="77777777" w:rsidR="00C34357" w:rsidRDefault="00000000">
            <w:r>
              <w:rPr>
                <w:color w:val="000000"/>
                <w:sz w:val="17"/>
                <w:szCs w:val="17"/>
              </w:rPr>
              <w:t>Dimensionamiento</w:t>
            </w:r>
          </w:p>
        </w:tc>
      </w:tr>
    </w:tbl>
    <w:p w14:paraId="1407134E" w14:textId="77777777" w:rsidR="00C34357" w:rsidRDefault="00000000">
      <w:r>
        <w:br w:type="page"/>
      </w:r>
    </w:p>
    <w:p w14:paraId="6E7C6688" w14:textId="77777777" w:rsidR="00C34357" w:rsidRDefault="00000000">
      <w:pPr>
        <w:pStyle w:val="Ttulo2"/>
      </w:pPr>
      <w:bookmarkStart w:id="242" w:name="_Toc226042009"/>
      <w:r>
        <w:lastRenderedPageBreak/>
        <w:t>16.4 Logging estructurado y trazabilidad de transacciones</w:t>
      </w:r>
      <w:bookmarkEnd w:id="242"/>
    </w:p>
    <w:p w14:paraId="35766F62" w14:textId="77777777" w:rsidR="00C34357" w:rsidRDefault="00000000">
      <w:pPr>
        <w:spacing w:after="160"/>
        <w:jc w:val="both"/>
      </w:pPr>
      <w:r>
        <w:t>Todos los microservicios de Komands emiten logs en formato JSON estructurado, lo que permite su procesamiento automático por Dynatrace y herramientas de análisis. El formato estándar de cada entrada de log incluye los siguientes campos: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1600"/>
        <w:gridCol w:w="2200"/>
        <w:gridCol w:w="4160"/>
      </w:tblGrid>
      <w:tr w:rsidR="00C34357" w14:paraId="74CD0FB4"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B9BE5BC" w14:textId="77777777" w:rsidR="00C34357" w:rsidRDefault="00000000">
            <w:pPr>
              <w:jc w:val="center"/>
            </w:pPr>
            <w:r>
              <w:rPr>
                <w:b/>
                <w:bCs/>
                <w:color w:val="FFFFFF"/>
                <w:sz w:val="18"/>
                <w:szCs w:val="18"/>
              </w:rPr>
              <w:t>Campo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6C91CB0" w14:textId="77777777" w:rsidR="00C34357" w:rsidRDefault="00000000">
            <w:pPr>
              <w:jc w:val="center"/>
            </w:pPr>
            <w:r>
              <w:rPr>
                <w:b/>
                <w:bCs/>
                <w:color w:val="FFFFFF"/>
                <w:sz w:val="18"/>
                <w:szCs w:val="18"/>
              </w:rPr>
              <w:t>Formato</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5E590A" w14:textId="77777777" w:rsidR="00C34357" w:rsidRDefault="00000000">
            <w:pPr>
              <w:jc w:val="center"/>
            </w:pPr>
            <w:r>
              <w:rPr>
                <w:b/>
                <w:bCs/>
                <w:color w:val="FFFFFF"/>
                <w:sz w:val="18"/>
                <w:szCs w:val="18"/>
              </w:rPr>
              <w:t>Ejemplo</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A8AAAF3" w14:textId="77777777" w:rsidR="00C34357" w:rsidRDefault="00000000">
            <w:pPr>
              <w:jc w:val="center"/>
            </w:pPr>
            <w:r>
              <w:rPr>
                <w:b/>
                <w:bCs/>
                <w:color w:val="FFFFFF"/>
                <w:sz w:val="18"/>
                <w:szCs w:val="18"/>
              </w:rPr>
              <w:t>Propósito</w:t>
            </w:r>
          </w:p>
        </w:tc>
      </w:tr>
      <w:tr w:rsidR="00C34357" w14:paraId="7E0D251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E06E03" w14:textId="77777777" w:rsidR="00C34357" w:rsidRDefault="00000000">
            <w:r>
              <w:rPr>
                <w:b/>
                <w:bCs/>
                <w:color w:val="C62828"/>
                <w:sz w:val="17"/>
                <w:szCs w:val="17"/>
              </w:rPr>
              <w:t>timestamp</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E97296" w14:textId="77777777" w:rsidR="00C34357" w:rsidRDefault="00000000">
            <w:r>
              <w:rPr>
                <w:color w:val="000000"/>
                <w:sz w:val="17"/>
                <w:szCs w:val="17"/>
              </w:rPr>
              <w:t>ISO 8601 (UTC)</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DDA3F4" w14:textId="77777777" w:rsidR="00C34357" w:rsidRDefault="00000000">
            <w:r>
              <w:rPr>
                <w:color w:val="000000"/>
                <w:sz w:val="16"/>
                <w:szCs w:val="16"/>
              </w:rPr>
              <w:t>2026-08-15T14:23:45.123Z</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E7C213" w14:textId="77777777" w:rsidR="00C34357" w:rsidRDefault="00000000">
            <w:r>
              <w:rPr>
                <w:color w:val="000000"/>
                <w:sz w:val="17"/>
                <w:szCs w:val="17"/>
              </w:rPr>
              <w:t>Momento exacto del evento</w:t>
            </w:r>
          </w:p>
        </w:tc>
      </w:tr>
      <w:tr w:rsidR="00C34357" w14:paraId="0ACF4073"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5513E3" w14:textId="77777777" w:rsidR="00C34357" w:rsidRDefault="00000000">
            <w:r>
              <w:rPr>
                <w:b/>
                <w:bCs/>
                <w:color w:val="C62828"/>
                <w:sz w:val="17"/>
                <w:szCs w:val="17"/>
              </w:rPr>
              <w:t>level</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E8C335" w14:textId="77777777" w:rsidR="00C34357" w:rsidRDefault="00000000">
            <w:r>
              <w:rPr>
                <w:color w:val="000000"/>
                <w:sz w:val="17"/>
                <w:szCs w:val="17"/>
              </w:rPr>
              <w:t>ERROR, WARN, INFO, DEBUG</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9596A2" w14:textId="77777777" w:rsidR="00C34357" w:rsidRDefault="00000000">
            <w:r>
              <w:rPr>
                <w:color w:val="000000"/>
                <w:sz w:val="16"/>
                <w:szCs w:val="16"/>
              </w:rPr>
              <w:t>INFO</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C0782D" w14:textId="77777777" w:rsidR="00C34357" w:rsidRDefault="00000000">
            <w:r>
              <w:rPr>
                <w:color w:val="000000"/>
                <w:sz w:val="17"/>
                <w:szCs w:val="17"/>
              </w:rPr>
              <w:t>Severidad del evento</w:t>
            </w:r>
          </w:p>
        </w:tc>
      </w:tr>
      <w:tr w:rsidR="00C34357" w14:paraId="55DD8824"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E8370C" w14:textId="77777777" w:rsidR="00C34357" w:rsidRDefault="00000000">
            <w:r>
              <w:rPr>
                <w:b/>
                <w:bCs/>
                <w:color w:val="C62828"/>
                <w:sz w:val="17"/>
                <w:szCs w:val="17"/>
              </w:rPr>
              <w:t>service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9494D6" w14:textId="77777777" w:rsidR="00C34357" w:rsidRDefault="00000000">
            <w:r>
              <w:rPr>
                <w:color w:val="000000"/>
                <w:sz w:val="17"/>
                <w:szCs w:val="17"/>
              </w:rPr>
              <w:t>Nombre del microservicio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1EA88A" w14:textId="77777777" w:rsidR="00C34357" w:rsidRDefault="00000000">
            <w:r>
              <w:rPr>
                <w:color w:val="000000"/>
                <w:sz w:val="16"/>
                <w:szCs w:val="16"/>
              </w:rPr>
              <w:t>orchestrator</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3484F6" w14:textId="77777777" w:rsidR="00C34357" w:rsidRDefault="00000000">
            <w:r>
              <w:rPr>
                <w:color w:val="000000"/>
                <w:sz w:val="17"/>
                <w:szCs w:val="17"/>
              </w:rPr>
              <w:t>Microservicio que emite el log</w:t>
            </w:r>
          </w:p>
        </w:tc>
      </w:tr>
      <w:tr w:rsidR="00C34357" w14:paraId="1D6210DC"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BC9E74" w14:textId="77777777" w:rsidR="00C34357" w:rsidRDefault="00000000">
            <w:r>
              <w:rPr>
                <w:b/>
                <w:bCs/>
                <w:color w:val="C62828"/>
                <w:sz w:val="17"/>
                <w:szCs w:val="17"/>
              </w:rPr>
              <w:t>uuid</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1785A9" w14:textId="77777777" w:rsidR="00C34357" w:rsidRDefault="00000000">
            <w:r>
              <w:rPr>
                <w:color w:val="000000"/>
                <w:sz w:val="17"/>
                <w:szCs w:val="17"/>
              </w:rPr>
              <w:t>UUID de transacción (UUIDv4)</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6F5CBE" w14:textId="77777777" w:rsidR="00C34357" w:rsidRDefault="00000000">
            <w:r>
              <w:rPr>
                <w:color w:val="000000"/>
                <w:sz w:val="16"/>
                <w:szCs w:val="16"/>
              </w:rPr>
              <w:t>a1b2c3d4-e5f6-...</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45AF47" w14:textId="77777777" w:rsidR="00C34357" w:rsidRDefault="00000000">
            <w:r>
              <w:rPr>
                <w:color w:val="000000"/>
                <w:sz w:val="17"/>
                <w:szCs w:val="17"/>
              </w:rPr>
              <w:t>Correlación E2E de la transacción</w:t>
            </w:r>
          </w:p>
        </w:tc>
      </w:tr>
      <w:tr w:rsidR="00C34357" w14:paraId="5EAB1BB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2D8822" w14:textId="77777777" w:rsidR="00C34357" w:rsidRDefault="00000000">
            <w:r>
              <w:rPr>
                <w:b/>
                <w:bCs/>
                <w:color w:val="C62828"/>
                <w:sz w:val="17"/>
                <w:szCs w:val="17"/>
              </w:rPr>
              <w:t>operation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CC73BE" w14:textId="77777777" w:rsidR="00C34357" w:rsidRDefault="00000000">
            <w:r>
              <w:rPr>
                <w:color w:val="000000"/>
                <w:sz w:val="17"/>
                <w:szCs w:val="17"/>
              </w:rPr>
              <w:t>Tipo de operación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810F5F" w14:textId="77777777" w:rsidR="00C34357" w:rsidRDefault="00000000">
            <w:r>
              <w:rPr>
                <w:color w:val="000000"/>
                <w:sz w:val="16"/>
                <w:szCs w:val="16"/>
              </w:rPr>
              <w:t>ACTIVATION</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379710" w14:textId="77777777" w:rsidR="00C34357" w:rsidRDefault="00000000">
            <w:r>
              <w:rPr>
                <w:color w:val="000000"/>
                <w:sz w:val="17"/>
                <w:szCs w:val="17"/>
              </w:rPr>
              <w:t>Contexto de negocio</w:t>
            </w:r>
          </w:p>
        </w:tc>
      </w:tr>
      <w:tr w:rsidR="00C34357" w14:paraId="236FEE4D"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528887" w14:textId="77777777" w:rsidR="00C34357" w:rsidRDefault="00000000">
            <w:r>
              <w:rPr>
                <w:b/>
                <w:bCs/>
                <w:color w:val="C62828"/>
                <w:sz w:val="17"/>
                <w:szCs w:val="17"/>
              </w:rPr>
              <w:t>vno</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4C8F77" w14:textId="77777777" w:rsidR="00C34357" w:rsidRDefault="00000000">
            <w:r>
              <w:rPr>
                <w:color w:val="000000"/>
                <w:sz w:val="17"/>
                <w:szCs w:val="17"/>
              </w:rPr>
              <w:t>VNO del request</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289BB3" w14:textId="77777777" w:rsidR="00C34357" w:rsidRDefault="00000000">
            <w:r>
              <w:rPr>
                <w:color w:val="000000"/>
                <w:sz w:val="16"/>
                <w:szCs w:val="16"/>
              </w:rPr>
              <w:t>CLAROVTR</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EA0933" w14:textId="77777777" w:rsidR="00C34357" w:rsidRDefault="00000000">
            <w:r>
              <w:rPr>
                <w:color w:val="000000"/>
                <w:sz w:val="17"/>
                <w:szCs w:val="17"/>
              </w:rPr>
              <w:t>Dimensión de negocio</w:t>
            </w:r>
          </w:p>
        </w:tc>
      </w:tr>
      <w:tr w:rsidR="00C34357" w14:paraId="74149C6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15D4B8" w14:textId="77777777" w:rsidR="00C34357" w:rsidRDefault="00000000">
            <w:r>
              <w:rPr>
                <w:b/>
                <w:bCs/>
                <w:color w:val="C62828"/>
                <w:sz w:val="17"/>
                <w:szCs w:val="17"/>
              </w:rPr>
              <w:t>olt_ip</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8E5B08" w14:textId="77777777" w:rsidR="00C34357" w:rsidRDefault="00000000">
            <w:r>
              <w:rPr>
                <w:color w:val="000000"/>
                <w:sz w:val="17"/>
                <w:szCs w:val="17"/>
              </w:rPr>
              <w:t>IP de la OLT destino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47009F" w14:textId="77777777" w:rsidR="00C34357" w:rsidRDefault="00000000">
            <w:r>
              <w:rPr>
                <w:color w:val="000000"/>
                <w:sz w:val="16"/>
                <w:szCs w:val="16"/>
              </w:rPr>
              <w:t>10.1.2.3</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EFAEE0" w14:textId="77777777" w:rsidR="00C34357" w:rsidRDefault="00000000">
            <w:r>
              <w:rPr>
                <w:color w:val="000000"/>
                <w:sz w:val="17"/>
                <w:szCs w:val="17"/>
              </w:rPr>
              <w:t>Equipo de red involucrado</w:t>
            </w:r>
          </w:p>
        </w:tc>
      </w:tr>
      <w:tr w:rsidR="00C34357" w14:paraId="72493F0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C194EE" w14:textId="77777777" w:rsidR="00C34357" w:rsidRDefault="00000000">
            <w:r>
              <w:rPr>
                <w:b/>
                <w:bCs/>
                <w:color w:val="C62828"/>
                <w:sz w:val="17"/>
                <w:szCs w:val="17"/>
              </w:rPr>
              <w:t>step</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7B4334" w14:textId="77777777" w:rsidR="00C34357" w:rsidRDefault="00000000">
            <w:r>
              <w:rPr>
                <w:color w:val="000000"/>
                <w:sz w:val="17"/>
                <w:szCs w:val="17"/>
              </w:rPr>
              <w:t>Paso actual de ejecución</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CE0C70" w14:textId="77777777" w:rsidR="00C34357" w:rsidRDefault="00000000">
            <w:r>
              <w:rPr>
                <w:color w:val="000000"/>
                <w:sz w:val="16"/>
                <w:szCs w:val="16"/>
              </w:rPr>
              <w:t>3/7</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C009EA" w14:textId="77777777" w:rsidR="00C34357" w:rsidRDefault="00000000">
            <w:r>
              <w:rPr>
                <w:color w:val="000000"/>
                <w:sz w:val="17"/>
                <w:szCs w:val="17"/>
              </w:rPr>
              <w:t>Progreso de la transacción</w:t>
            </w:r>
          </w:p>
        </w:tc>
      </w:tr>
      <w:tr w:rsidR="00C34357" w14:paraId="636B44F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04EF3F" w14:textId="77777777" w:rsidR="00C34357" w:rsidRDefault="00000000">
            <w:r>
              <w:rPr>
                <w:b/>
                <w:bCs/>
                <w:color w:val="C62828"/>
                <w:sz w:val="17"/>
                <w:szCs w:val="17"/>
              </w:rPr>
              <w:t>duration_ms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5B4B21" w14:textId="77777777" w:rsidR="00C34357" w:rsidRDefault="00000000">
            <w:r>
              <w:rPr>
                <w:color w:val="000000"/>
                <w:sz w:val="17"/>
                <w:szCs w:val="17"/>
              </w:rPr>
              <w:t>Duración del evento (ms)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5E2BF1" w14:textId="77777777" w:rsidR="00C34357" w:rsidRDefault="00000000">
            <w:r>
              <w:rPr>
                <w:color w:val="000000"/>
                <w:sz w:val="16"/>
                <w:szCs w:val="16"/>
              </w:rPr>
              <w:t>1523</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C8BF9A" w14:textId="77777777" w:rsidR="00C34357" w:rsidRDefault="00000000">
            <w:r>
              <w:rPr>
                <w:color w:val="000000"/>
                <w:sz w:val="17"/>
                <w:szCs w:val="17"/>
              </w:rPr>
              <w:t>Rendimiento del paso</w:t>
            </w:r>
          </w:p>
        </w:tc>
      </w:tr>
      <w:tr w:rsidR="00C34357" w14:paraId="798A0FD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40D520" w14:textId="77777777" w:rsidR="00C34357" w:rsidRDefault="00000000">
            <w:r>
              <w:rPr>
                <w:b/>
                <w:bCs/>
                <w:color w:val="C62828"/>
                <w:sz w:val="17"/>
                <w:szCs w:val="17"/>
              </w:rPr>
              <w:t>message</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3D04F7" w14:textId="77777777" w:rsidR="00C34357" w:rsidRDefault="00000000">
            <w:r>
              <w:rPr>
                <w:color w:val="000000"/>
                <w:sz w:val="17"/>
                <w:szCs w:val="17"/>
              </w:rPr>
              <w:t>Descripción del evento</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F4577E" w14:textId="77777777" w:rsidR="00C34357" w:rsidRDefault="00000000">
            <w:r>
              <w:rPr>
                <w:color w:val="000000"/>
                <w:sz w:val="16"/>
                <w:szCs w:val="16"/>
              </w:rPr>
              <w:t>SSH command executed</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CD357F" w14:textId="77777777" w:rsidR="00C34357" w:rsidRDefault="00000000">
            <w:r>
              <w:rPr>
                <w:color w:val="000000"/>
                <w:sz w:val="17"/>
                <w:szCs w:val="17"/>
              </w:rPr>
              <w:t>Detalle legible</w:t>
            </w:r>
          </w:p>
        </w:tc>
      </w:tr>
      <w:tr w:rsidR="00C34357" w14:paraId="7949998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8FA378" w14:textId="77777777" w:rsidR="00C34357" w:rsidRDefault="00000000">
            <w:r>
              <w:rPr>
                <w:b/>
                <w:bCs/>
                <w:color w:val="C62828"/>
                <w:sz w:val="17"/>
                <w:szCs w:val="17"/>
              </w:rPr>
              <w:t>error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7F1B1E" w14:textId="77777777" w:rsidR="00C34357" w:rsidRDefault="00000000">
            <w:r>
              <w:rPr>
                <w:color w:val="000000"/>
                <w:sz w:val="17"/>
                <w:szCs w:val="17"/>
              </w:rPr>
              <w:t>Detalle de error (si aplica)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4036A5" w14:textId="77777777" w:rsidR="00C34357" w:rsidRDefault="00000000">
            <w:r>
              <w:rPr>
                <w:color w:val="000000"/>
                <w:sz w:val="16"/>
                <w:szCs w:val="16"/>
              </w:rPr>
              <w:t>Connection refused</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7D5599" w14:textId="77777777" w:rsidR="00C34357" w:rsidRDefault="00000000">
            <w:r>
              <w:rPr>
                <w:color w:val="000000"/>
                <w:sz w:val="17"/>
                <w:szCs w:val="17"/>
              </w:rPr>
              <w:t>Información de diagnóstico</w:t>
            </w:r>
          </w:p>
        </w:tc>
      </w:tr>
    </w:tbl>
    <w:p w14:paraId="179302A5" w14:textId="77777777" w:rsidR="00C34357" w:rsidRDefault="00000000">
      <w:pPr>
        <w:spacing w:after="160"/>
        <w:jc w:val="both"/>
      </w:pPr>
      <w:r>
        <w:t>La trazabilidad end-to-end se garantiza mediante el campo uuid, que se genera en el API Gateway al recibir el request y se propaga como header HTTP (X-Transaction-Id) en todas las invocaciones internas entre microservicios. Este UUID permite reconstruir la secuencia completa de eventos de cualquier transacción filtrando por uuid en Dynatrace o en los logs locales.</w:t>
      </w:r>
    </w:p>
    <w:p w14:paraId="7DD93580" w14:textId="77777777" w:rsidR="00C34357" w:rsidRDefault="00000000">
      <w:pPr>
        <w:spacing w:after="160"/>
        <w:jc w:val="both"/>
      </w:pPr>
      <w:r>
        <w:rPr>
          <w:b/>
          <w:bCs/>
        </w:rPr>
        <w:t xml:space="preserve">Niveles de log por ambiente: </w:t>
      </w:r>
      <w:r>
        <w:t>En producción, el nivel de log por defecto es INFO, que registra el inicio y fin de cada transacción, cada paso de ejecución SSH, y los eventos de callback. El nivel DEBUG se activa bajo demanda (vía Feature Flag o variable de entorno) para troubleshooting específico, e incluye el detalle completo de los comandos CLI enviados y las respuestas de las OLTs. En ambientes DEV y QA, el nivel por defecto es DEBUG.</w:t>
      </w:r>
    </w:p>
    <w:p w14:paraId="10E66D3C" w14:textId="77777777" w:rsidR="00C34357" w:rsidRDefault="00000000">
      <w:pPr>
        <w:spacing w:after="160"/>
        <w:jc w:val="both"/>
      </w:pPr>
      <w:r>
        <w:rPr>
          <w:b/>
          <w:bCs/>
        </w:rPr>
        <w:t xml:space="preserve">Rotación y retención: </w:t>
      </w:r>
      <w:r>
        <w:t>Los logs se almacenan en el volumen NFS compartido de Log Storage (500 GB SSD). La rotación es automática: los archivos se rotan cada 100 MB o cada 24 horas. Los logs de transacciones se retienen 90 días y los logs de auditoría 365 días. La función fn_cleanup_old_records() ejecutada vía pg_cron a las 03:00 UTC elimina automáticamente los registros que exceden la retención configurada en PostgreSQL.</w:t>
      </w:r>
    </w:p>
    <w:p w14:paraId="72F9427A" w14:textId="77777777" w:rsidR="00C34357" w:rsidRDefault="00000000">
      <w:pPr>
        <w:pStyle w:val="Ttulo2"/>
      </w:pPr>
      <w:bookmarkStart w:id="243" w:name="_Toc226042010"/>
      <w:r>
        <w:t>16.5 Dashboards operacionales</w:t>
      </w:r>
      <w:bookmarkEnd w:id="243"/>
    </w:p>
    <w:p w14:paraId="5F783E8D" w14:textId="77777777" w:rsidR="00C34357" w:rsidRDefault="00000000">
      <w:pPr>
        <w:spacing w:after="160"/>
        <w:jc w:val="both"/>
      </w:pPr>
      <w:r>
        <w:t>La configuración de dashboards en Dynatrace es responsabilidad del equipo de ON·NET con apoyo del proveedor Dynatrace, utilizando las métricas instrumentadas por MOS-iT. Se definen 4 dashboards principales que cubren las diferentes audiencias y necesidades operacionales: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600"/>
        <w:gridCol w:w="1600"/>
        <w:gridCol w:w="4360"/>
        <w:gridCol w:w="1800"/>
      </w:tblGrid>
      <w:tr w:rsidR="00C34357" w14:paraId="5DB8A7B3"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304875C" w14:textId="77777777" w:rsidR="00C34357" w:rsidRDefault="00000000">
            <w:pPr>
              <w:jc w:val="center"/>
            </w:pPr>
            <w:r>
              <w:rPr>
                <w:b/>
                <w:bCs/>
                <w:color w:val="FFFFFF"/>
                <w:sz w:val="18"/>
                <w:szCs w:val="18"/>
              </w:rPr>
              <w:t>Dashboard</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FC9899E" w14:textId="77777777" w:rsidR="00C34357" w:rsidRDefault="00000000">
            <w:pPr>
              <w:jc w:val="center"/>
            </w:pPr>
            <w:r>
              <w:rPr>
                <w:b/>
                <w:bCs/>
                <w:color w:val="FFFFFF"/>
                <w:sz w:val="18"/>
                <w:szCs w:val="18"/>
              </w:rPr>
              <w:t>Audiencia</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1B17140" w14:textId="77777777" w:rsidR="00C34357" w:rsidRDefault="00000000">
            <w:pPr>
              <w:jc w:val="center"/>
            </w:pPr>
            <w:r>
              <w:rPr>
                <w:b/>
                <w:bCs/>
                <w:color w:val="FFFFFF"/>
                <w:sz w:val="18"/>
                <w:szCs w:val="18"/>
              </w:rPr>
              <w:t>Contenido principal</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F529205" w14:textId="77777777" w:rsidR="00C34357" w:rsidRDefault="00000000">
            <w:pPr>
              <w:jc w:val="center"/>
            </w:pPr>
            <w:r>
              <w:rPr>
                <w:b/>
                <w:bCs/>
                <w:color w:val="FFFFFF"/>
                <w:sz w:val="18"/>
                <w:szCs w:val="18"/>
              </w:rPr>
              <w:t>Frecuencia</w:t>
            </w:r>
          </w:p>
        </w:tc>
      </w:tr>
      <w:tr w:rsidR="00C34357" w14:paraId="633CF47B"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066EB9" w14:textId="77777777" w:rsidR="00C34357" w:rsidRDefault="00000000">
            <w:r>
              <w:rPr>
                <w:b/>
                <w:bCs/>
                <w:color w:val="000000"/>
                <w:sz w:val="18"/>
                <w:szCs w:val="18"/>
              </w:rPr>
              <w:lastRenderedPageBreak/>
              <w:t>Executive Overview</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D269E0" w14:textId="77777777" w:rsidR="00C34357" w:rsidRDefault="00000000">
            <w:r>
              <w:rPr>
                <w:color w:val="000000"/>
                <w:sz w:val="17"/>
                <w:szCs w:val="17"/>
              </w:rPr>
              <w:t>Gerencia Sistemas ON·NET</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3498D4" w14:textId="77777777" w:rsidR="00C34357" w:rsidRDefault="00000000">
            <w:r>
              <w:rPr>
                <w:color w:val="000000"/>
                <w:sz w:val="17"/>
                <w:szCs w:val="17"/>
              </w:rPr>
              <w:t>Transacciones totales, tasa de éxito global, throughput vs SLA, disponibilidad de la plataforma, tendencia últimos 30 días. Una vista por VNO con semáforo (verde/amarillo/rojo).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D7F0C7" w14:textId="77777777" w:rsidR="00C34357" w:rsidRDefault="00000000">
            <w:r>
              <w:rPr>
                <w:color w:val="000000"/>
                <w:sz w:val="17"/>
                <w:szCs w:val="17"/>
              </w:rPr>
              <w:t>Renovación automática cada 5 minutos</w:t>
            </w:r>
          </w:p>
        </w:tc>
      </w:tr>
      <w:tr w:rsidR="00C34357" w14:paraId="194BA914"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7C0BFE" w14:textId="77777777" w:rsidR="00C34357" w:rsidRDefault="00000000">
            <w:r>
              <w:rPr>
                <w:b/>
                <w:bCs/>
                <w:color w:val="000000"/>
                <w:sz w:val="18"/>
                <w:szCs w:val="18"/>
              </w:rPr>
              <w:t>Operations Center</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E4EC0A" w14:textId="77777777" w:rsidR="00C34357" w:rsidRDefault="00000000">
            <w:r>
              <w:rPr>
                <w:color w:val="000000"/>
                <w:sz w:val="17"/>
                <w:szCs w:val="17"/>
              </w:rPr>
              <w:t>Mesa de Operaciones ON·NET</w:t>
            </w:r>
          </w:p>
        </w:tc>
        <w:tc>
          <w:tcPr>
            <w:tcW w:w="4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3FEA2B" w14:textId="77777777" w:rsidR="00C34357" w:rsidRDefault="00000000">
            <w:r>
              <w:rPr>
                <w:color w:val="000000"/>
                <w:sz w:val="17"/>
                <w:szCs w:val="17"/>
              </w:rPr>
              <w:t>Transacciones en tiempo real, cola pendiente, tasa de éxito por VNO y operación, últimos errores, callbacks fallidos, OLTs con timeout. Tabla de transacciones activas con estado.</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071F61" w14:textId="77777777" w:rsidR="00C34357" w:rsidRDefault="00000000">
            <w:r>
              <w:rPr>
                <w:color w:val="000000"/>
                <w:sz w:val="17"/>
                <w:szCs w:val="17"/>
              </w:rPr>
              <w:t>Tiempo real (10 segundos)</w:t>
            </w:r>
          </w:p>
        </w:tc>
      </w:tr>
      <w:tr w:rsidR="00C34357" w14:paraId="1BEDD9C8"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A219C5" w14:textId="77777777" w:rsidR="00C34357" w:rsidRDefault="00000000">
            <w:r>
              <w:rPr>
                <w:b/>
                <w:bCs/>
                <w:color w:val="000000"/>
                <w:sz w:val="18"/>
                <w:szCs w:val="18"/>
              </w:rPr>
              <w:t>Platform Health</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C34235" w14:textId="77777777" w:rsidR="00C34357" w:rsidRDefault="00000000">
            <w:r>
              <w:rPr>
                <w:color w:val="000000"/>
                <w:sz w:val="17"/>
                <w:szCs w:val="17"/>
              </w:rPr>
              <w:t>MOS-iT Ingenieros, SRE</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CFA21A" w14:textId="77777777" w:rsidR="00C34357" w:rsidRDefault="00000000">
            <w:r>
              <w:rPr>
                <w:color w:val="000000"/>
                <w:sz w:val="17"/>
                <w:szCs w:val="17"/>
              </w:rPr>
              <w:t>Salud de microservicios (CPU, memoria, reinicios), conexiones PostgreSQL, profundidad cola Redis, latencia API P95, pool SSH activo, estado pods K8s, errores por microservicio.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8A97C9" w14:textId="77777777" w:rsidR="00C34357" w:rsidRDefault="00000000">
            <w:r>
              <w:rPr>
                <w:color w:val="000000"/>
                <w:sz w:val="17"/>
                <w:szCs w:val="17"/>
              </w:rPr>
              <w:t>Tiempo real (10 segundos)</w:t>
            </w:r>
          </w:p>
        </w:tc>
      </w:tr>
      <w:tr w:rsidR="00C34357" w14:paraId="2076FC07"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C88688" w14:textId="77777777" w:rsidR="00C34357" w:rsidRDefault="00000000">
            <w:r>
              <w:rPr>
                <w:b/>
                <w:bCs/>
                <w:color w:val="000000"/>
                <w:sz w:val="18"/>
                <w:szCs w:val="18"/>
              </w:rPr>
              <w:t>Migration Tracker</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DDBDB6" w14:textId="77777777" w:rsidR="00C34357" w:rsidRDefault="00000000">
            <w:r>
              <w:rPr>
                <w:color w:val="000000"/>
                <w:sz w:val="17"/>
                <w:szCs w:val="17"/>
              </w:rPr>
              <w:t>Comité Proyecto, Arquitecto</w:t>
            </w:r>
          </w:p>
        </w:tc>
        <w:tc>
          <w:tcPr>
            <w:tcW w:w="4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C3D2B2" w14:textId="77777777" w:rsidR="00C34357" w:rsidRDefault="00000000">
            <w:r>
              <w:rPr>
                <w:color w:val="000000"/>
                <w:sz w:val="17"/>
                <w:szCs w:val="17"/>
              </w:rPr>
              <w:t>Volumen de transacciones Komands vs BluePlanet, tasa de éxito comparativa, cobertura de migración (% tráfico por Komands). Nota: El estado de Feature Flags se consulta directamente en ServiceNow.</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76DFDD" w14:textId="77777777" w:rsidR="00C34357" w:rsidRDefault="00000000">
            <w:r>
              <w:rPr>
                <w:color w:val="000000"/>
                <w:sz w:val="17"/>
                <w:szCs w:val="17"/>
              </w:rPr>
              <w:t>Renovación cada 15 minutos</w:t>
            </w:r>
          </w:p>
        </w:tc>
      </w:tr>
    </w:tbl>
    <w:p w14:paraId="0FAF4AC0" w14:textId="77777777" w:rsidR="00C34357" w:rsidRDefault="00000000">
      <w:pPr>
        <w:spacing w:after="160"/>
        <w:jc w:val="both"/>
      </w:pPr>
      <w:r>
        <w:t>Adicionalmente, el Portal Web de Komands incluye un módulo de Estadísticas integrado (ya operativo desde la plataforma ADC) que muestra métricas básicas de transacciones sin requerir acceso a Dynatrace. Este módulo está disponible para usuarios con roles OPERATOR, VIEWER y ADMIN, y consulta directamente PostgreSQL para las métricas históricas y Redis para las métricas en tiempo real.</w:t>
      </w:r>
    </w:p>
    <w:p w14:paraId="52D34FB0" w14:textId="77777777" w:rsidR="00C34357" w:rsidRDefault="00000000">
      <w:r>
        <w:br w:type="page"/>
      </w:r>
    </w:p>
    <w:p w14:paraId="0FA4E5A9" w14:textId="77777777" w:rsidR="00C34357" w:rsidRDefault="00000000">
      <w:pPr>
        <w:pStyle w:val="Ttulo2"/>
      </w:pPr>
      <w:bookmarkStart w:id="244" w:name="_Toc226042011"/>
      <w:r>
        <w:lastRenderedPageBreak/>
        <w:t>16.6 SLIs / SLOs / SLAs</w:t>
      </w:r>
      <w:bookmarkEnd w:id="244"/>
    </w:p>
    <w:p w14:paraId="440B4C40" w14:textId="77777777" w:rsidR="00C34357" w:rsidRDefault="00000000">
      <w:pPr>
        <w:spacing w:after="160"/>
        <w:jc w:val="both"/>
      </w:pPr>
      <w:r>
        <w:t>La definición de Service Level Indicators (SLIs), Service Level Objectives (SLOs) y Service Level Agreements (SLAs) proporciona un marco cuantitativo para medir la calidad del servicio de la plataforma Komands. Los SLIs son las métricas que se miden, los SLOs son los objetivos internos que el equipo se compromete a cumplir, y los SLAs son los compromisos contractuales con ON·NET.</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32"/>
        <w:gridCol w:w="1586"/>
        <w:gridCol w:w="1967"/>
        <w:gridCol w:w="1181"/>
        <w:gridCol w:w="1179"/>
        <w:gridCol w:w="2115"/>
      </w:tblGrid>
      <w:tr w:rsidR="00C34357" w14:paraId="44DD3DCE"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0791483" w14:textId="77777777" w:rsidR="00C34357" w:rsidRDefault="00000000">
            <w:pPr>
              <w:jc w:val="center"/>
            </w:pPr>
            <w:r>
              <w:rPr>
                <w:b/>
                <w:bCs/>
                <w:color w:val="FFFFFF"/>
                <w:sz w:val="18"/>
                <w:szCs w:val="18"/>
              </w:rPr>
              <w:t>SLI</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0149039" w14:textId="77777777" w:rsidR="00C34357" w:rsidRDefault="00000000">
            <w:pPr>
              <w:jc w:val="center"/>
            </w:pPr>
            <w:r>
              <w:rPr>
                <w:b/>
                <w:bCs/>
                <w:color w:val="FFFFFF"/>
                <w:sz w:val="18"/>
                <w:szCs w:val="18"/>
              </w:rPr>
              <w:t>Descripción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FEDC21B" w14:textId="77777777" w:rsidR="00C34357" w:rsidRDefault="00000000">
            <w:pPr>
              <w:jc w:val="center"/>
            </w:pPr>
            <w:r>
              <w:rPr>
                <w:b/>
                <w:bCs/>
                <w:color w:val="FFFFFF"/>
                <w:sz w:val="18"/>
                <w:szCs w:val="18"/>
              </w:rPr>
              <w:t>Cálculo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F3C8497" w14:textId="77777777" w:rsidR="00C34357" w:rsidRDefault="00000000">
            <w:pPr>
              <w:jc w:val="center"/>
            </w:pPr>
            <w:r>
              <w:rPr>
                <w:b/>
                <w:bCs/>
                <w:color w:val="FFFFFF"/>
                <w:sz w:val="16"/>
                <w:szCs w:val="16"/>
              </w:rPr>
              <w:t>SLO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FB75539" w14:textId="77777777" w:rsidR="00C34357" w:rsidRDefault="00000000">
            <w:pPr>
              <w:jc w:val="center"/>
            </w:pPr>
            <w:r>
              <w:rPr>
                <w:b/>
                <w:bCs/>
                <w:color w:val="FFFFFF"/>
                <w:sz w:val="16"/>
                <w:szCs w:val="16"/>
              </w:rPr>
              <w:t>SLA</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74D204E" w14:textId="77777777" w:rsidR="00C34357" w:rsidRDefault="00000000">
            <w:pPr>
              <w:jc w:val="center"/>
            </w:pPr>
            <w:r>
              <w:rPr>
                <w:b/>
                <w:bCs/>
                <w:color w:val="FFFFFF"/>
                <w:sz w:val="18"/>
                <w:szCs w:val="18"/>
              </w:rPr>
              <w:t>Referencia</w:t>
            </w:r>
          </w:p>
        </w:tc>
      </w:tr>
      <w:tr w:rsidR="00C34357" w14:paraId="64445751"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98F022" w14:textId="77777777" w:rsidR="00C34357" w:rsidRDefault="00000000">
            <w:r>
              <w:rPr>
                <w:b/>
                <w:bCs/>
                <w:color w:val="000000"/>
                <w:sz w:val="17"/>
                <w:szCs w:val="17"/>
              </w:rPr>
              <w:t>Disponibilidad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41428F" w14:textId="77777777" w:rsidR="00C34357" w:rsidRDefault="00000000">
            <w:r>
              <w:rPr>
                <w:color w:val="000000"/>
                <w:sz w:val="16"/>
                <w:szCs w:val="16"/>
              </w:rPr>
              <w:t>Porcentaje de tiempo que el API Gateway responde exitosamente a health checks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A34BAE" w14:textId="77777777" w:rsidR="00C34357" w:rsidRDefault="00000000">
            <w:r>
              <w:rPr>
                <w:color w:val="000000"/>
                <w:sz w:val="16"/>
                <w:szCs w:val="16"/>
              </w:rPr>
              <w:t>(requests exitosos / requests totales) × 100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9B22FC" w14:textId="77777777" w:rsidR="00C34357" w:rsidRDefault="00000000">
            <w:pPr>
              <w:jc w:val="center"/>
            </w:pPr>
            <w:r>
              <w:rPr>
                <w:b/>
                <w:bCs/>
                <w:color w:val="2E7D32"/>
                <w:sz w:val="17"/>
                <w:szCs w:val="17"/>
              </w:rPr>
              <w:t>99.95%</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99F00B" w14:textId="77777777" w:rsidR="00C34357" w:rsidRDefault="00000000">
            <w:pPr>
              <w:jc w:val="center"/>
            </w:pPr>
            <w:r>
              <w:rPr>
                <w:b/>
                <w:bCs/>
                <w:color w:val="C62828"/>
                <w:sz w:val="17"/>
                <w:szCs w:val="17"/>
              </w:rPr>
              <w:t>99.9%</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9AAF4F" w14:textId="77777777" w:rsidR="00C34357" w:rsidRDefault="00000000">
            <w:r>
              <w:rPr>
                <w:color w:val="000000"/>
                <w:sz w:val="16"/>
                <w:szCs w:val="16"/>
              </w:rPr>
              <w:t>8.76 h/año max downtime</w:t>
            </w:r>
          </w:p>
        </w:tc>
      </w:tr>
      <w:tr w:rsidR="00C34357" w14:paraId="6B91613D"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D6B4AA" w14:textId="77777777" w:rsidR="00C34357" w:rsidRDefault="00000000">
            <w:r>
              <w:rPr>
                <w:b/>
                <w:bCs/>
                <w:color w:val="000000"/>
                <w:sz w:val="17"/>
                <w:szCs w:val="17"/>
              </w:rPr>
              <w:t>Latencia API (ACK)</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DDA95C" w14:textId="77777777" w:rsidR="00C34357" w:rsidRDefault="00000000">
            <w:r>
              <w:rPr>
                <w:color w:val="000000"/>
                <w:sz w:val="16"/>
                <w:szCs w:val="16"/>
              </w:rPr>
              <w:t>Tiempo desde recepción del request hasta envío del ACK 202</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B712D4" w14:textId="77777777" w:rsidR="00C34357" w:rsidRDefault="00000000">
            <w:r>
              <w:rPr>
                <w:color w:val="000000"/>
                <w:sz w:val="16"/>
                <w:szCs w:val="16"/>
              </w:rPr>
              <w:t>P95 del tiempo de respuesta del API Gateway</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5A11C6" w14:textId="77777777" w:rsidR="00C34357" w:rsidRDefault="00000000">
            <w:pPr>
              <w:jc w:val="center"/>
            </w:pPr>
            <w:r>
              <w:rPr>
                <w:b/>
                <w:bCs/>
                <w:color w:val="2E7D32"/>
                <w:sz w:val="17"/>
                <w:szCs w:val="17"/>
              </w:rPr>
              <w:t>&lt; 300 ms (P95)</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68D30F" w14:textId="77777777" w:rsidR="00C34357" w:rsidRDefault="00000000">
            <w:pPr>
              <w:jc w:val="center"/>
            </w:pPr>
            <w:r>
              <w:rPr>
                <w:b/>
                <w:bCs/>
                <w:color w:val="C62828"/>
                <w:sz w:val="17"/>
                <w:szCs w:val="17"/>
              </w:rPr>
              <w:t>&lt; 500 ms (P95)</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75E9A5" w14:textId="77777777" w:rsidR="00C34357" w:rsidRDefault="00000000">
            <w:r>
              <w:rPr>
                <w:color w:val="000000"/>
                <w:sz w:val="16"/>
                <w:szCs w:val="16"/>
              </w:rPr>
              <w:t>RNF-03</w:t>
            </w:r>
          </w:p>
        </w:tc>
      </w:tr>
      <w:tr w:rsidR="00C34357" w14:paraId="4F3CD61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4C5C7E" w14:textId="77777777" w:rsidR="00C34357" w:rsidRDefault="00000000">
            <w:r>
              <w:rPr>
                <w:b/>
                <w:bCs/>
                <w:color w:val="000000"/>
                <w:sz w:val="17"/>
                <w:szCs w:val="17"/>
              </w:rPr>
              <w:t>Throughput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852703" w14:textId="77777777" w:rsidR="00C34357" w:rsidRDefault="00000000">
            <w:r>
              <w:rPr>
                <w:color w:val="000000"/>
                <w:sz w:val="16"/>
                <w:szCs w:val="16"/>
              </w:rPr>
              <w:t>Capacidad de procesamiento de transacciones por hora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3684BF" w14:textId="77777777" w:rsidR="00C34357" w:rsidRDefault="00000000">
            <w:r>
              <w:rPr>
                <w:color w:val="000000"/>
                <w:sz w:val="16"/>
                <w:szCs w:val="16"/>
              </w:rPr>
              <w:t>Transacciones completadas por hora en ventana deslizante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8F4104" w14:textId="77777777" w:rsidR="00C34357" w:rsidRDefault="00000000">
            <w:pPr>
              <w:jc w:val="center"/>
            </w:pPr>
            <w:r>
              <w:rPr>
                <w:b/>
                <w:bCs/>
                <w:color w:val="2E7D32"/>
                <w:sz w:val="17"/>
                <w:szCs w:val="17"/>
              </w:rPr>
              <w:t>45.000 tx/h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BE280C" w14:textId="77777777" w:rsidR="00C34357" w:rsidRDefault="00000000">
            <w:pPr>
              <w:jc w:val="center"/>
            </w:pPr>
            <w:r>
              <w:rPr>
                <w:b/>
                <w:bCs/>
                <w:color w:val="C62828"/>
                <w:sz w:val="17"/>
                <w:szCs w:val="17"/>
              </w:rPr>
              <w:t>20.000 tx/h</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1315EC" w14:textId="77777777" w:rsidR="00C34357" w:rsidRDefault="00000000">
            <w:r>
              <w:rPr>
                <w:color w:val="000000"/>
                <w:sz w:val="16"/>
                <w:szCs w:val="16"/>
              </w:rPr>
              <w:t>RACI/TDD</w:t>
            </w:r>
          </w:p>
        </w:tc>
      </w:tr>
      <w:tr w:rsidR="00C34357" w14:paraId="483E0400"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EE7557" w14:textId="77777777" w:rsidR="00C34357" w:rsidRDefault="00000000">
            <w:r>
              <w:rPr>
                <w:b/>
                <w:bCs/>
                <w:color w:val="000000"/>
                <w:sz w:val="17"/>
                <w:szCs w:val="17"/>
              </w:rPr>
              <w:t>Tasa de éxito</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1878E7" w14:textId="77777777" w:rsidR="00C34357" w:rsidRDefault="00000000">
            <w:r>
              <w:rPr>
                <w:color w:val="000000"/>
                <w:sz w:val="16"/>
                <w:szCs w:val="16"/>
              </w:rPr>
              <w:t>Porcentaje de transacciones completadas exitosamente (COMPLETED)</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E2F7C7" w14:textId="77777777" w:rsidR="00C34357" w:rsidRDefault="00000000">
            <w:r>
              <w:rPr>
                <w:color w:val="000000"/>
                <w:sz w:val="16"/>
                <w:szCs w:val="16"/>
              </w:rPr>
              <w:t>(tx COMPLETED / tx totales) × 100, excluyendo errores de red OLT</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488089" w14:textId="77777777" w:rsidR="00C34357" w:rsidRDefault="00000000">
            <w:pPr>
              <w:jc w:val="center"/>
            </w:pPr>
            <w:r>
              <w:rPr>
                <w:b/>
                <w:bCs/>
                <w:color w:val="2E7D32"/>
                <w:sz w:val="17"/>
                <w:szCs w:val="17"/>
              </w:rPr>
              <w:t>≥ 99%</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77C92F" w14:textId="77777777" w:rsidR="00C34357" w:rsidRDefault="00000000">
            <w:pPr>
              <w:jc w:val="center"/>
            </w:pPr>
            <w:r>
              <w:rPr>
                <w:b/>
                <w:bCs/>
                <w:color w:val="C62828"/>
                <w:sz w:val="17"/>
                <w:szCs w:val="17"/>
              </w:rPr>
              <w:t>≥ 98%</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6DD982" w14:textId="77777777" w:rsidR="00C34357" w:rsidRDefault="00000000">
            <w:r>
              <w:rPr>
                <w:color w:val="000000"/>
                <w:sz w:val="16"/>
                <w:szCs w:val="16"/>
              </w:rPr>
              <w:t>Paridad con BluePlanet</w:t>
            </w:r>
          </w:p>
        </w:tc>
      </w:tr>
      <w:tr w:rsidR="00C34357" w14:paraId="4469BADD"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2C618C" w14:textId="77777777" w:rsidR="00C34357" w:rsidRDefault="00000000">
            <w:r>
              <w:rPr>
                <w:b/>
                <w:bCs/>
                <w:color w:val="000000"/>
                <w:sz w:val="17"/>
                <w:szCs w:val="17"/>
              </w:rPr>
              <w:t>Callback delivery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A700C3" w14:textId="77777777" w:rsidR="00C34357" w:rsidRDefault="00000000">
            <w:r>
              <w:rPr>
                <w:color w:val="000000"/>
                <w:sz w:val="16"/>
                <w:szCs w:val="16"/>
              </w:rPr>
              <w:t>Porcentaje de callbacks entregados exitosamente a Axway/SN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D52EED" w14:textId="77777777" w:rsidR="00C34357" w:rsidRDefault="00000000">
            <w:r>
              <w:rPr>
                <w:color w:val="000000"/>
                <w:sz w:val="16"/>
                <w:szCs w:val="16"/>
              </w:rPr>
              <w:t>(callbacks SENT / callbacks totales) × 100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761E20" w14:textId="77777777" w:rsidR="00C34357" w:rsidRDefault="00000000">
            <w:pPr>
              <w:jc w:val="center"/>
            </w:pPr>
            <w:r>
              <w:rPr>
                <w:b/>
                <w:bCs/>
                <w:color w:val="2E7D32"/>
                <w:sz w:val="17"/>
                <w:szCs w:val="17"/>
              </w:rPr>
              <w:t>≥ 99.9%</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6E9E46" w14:textId="77777777" w:rsidR="00C34357" w:rsidRDefault="00000000">
            <w:pPr>
              <w:jc w:val="center"/>
            </w:pPr>
            <w:r>
              <w:rPr>
                <w:b/>
                <w:bCs/>
                <w:color w:val="C62828"/>
                <w:sz w:val="17"/>
                <w:szCs w:val="17"/>
              </w:rPr>
              <w:t>≥ 99.5%</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BAA571" w14:textId="77777777" w:rsidR="00C34357" w:rsidRDefault="00000000">
            <w:r>
              <w:rPr>
                <w:color w:val="000000"/>
                <w:sz w:val="16"/>
                <w:szCs w:val="16"/>
              </w:rPr>
              <w:t>Integridad flujo</w:t>
            </w:r>
          </w:p>
        </w:tc>
      </w:tr>
      <w:tr w:rsidR="00C34357" w14:paraId="5CC5911C"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328FD2" w14:textId="77777777" w:rsidR="00C34357" w:rsidRDefault="00000000">
            <w:r>
              <w:rPr>
                <w:b/>
                <w:bCs/>
                <w:color w:val="000000"/>
                <w:sz w:val="17"/>
                <w:szCs w:val="17"/>
              </w:rPr>
              <w:t>RPO</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C43578" w14:textId="77777777" w:rsidR="00C34357" w:rsidRDefault="00000000">
            <w:r>
              <w:rPr>
                <w:color w:val="000000"/>
                <w:sz w:val="16"/>
                <w:szCs w:val="16"/>
              </w:rPr>
              <w:t>Máxima pérdida de datos aceptable</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440FB0" w14:textId="77777777" w:rsidR="00C34357" w:rsidRDefault="00000000">
            <w:r>
              <w:rPr>
                <w:color w:val="000000"/>
                <w:sz w:val="16"/>
                <w:szCs w:val="16"/>
              </w:rPr>
              <w:t>Tiempo entre último backup de WAL y punto de falla</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1ABDA2" w14:textId="77777777" w:rsidR="00C34357" w:rsidRDefault="00000000">
            <w:pPr>
              <w:jc w:val="center"/>
            </w:pPr>
            <w:r>
              <w:rPr>
                <w:b/>
                <w:bCs/>
                <w:color w:val="2E7D32"/>
                <w:sz w:val="17"/>
                <w:szCs w:val="17"/>
              </w:rPr>
              <w:t>&lt; 30 min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1E9E2DE" w14:textId="77777777" w:rsidR="00C34357" w:rsidRDefault="00000000">
            <w:pPr>
              <w:jc w:val="center"/>
            </w:pPr>
            <w:r>
              <w:rPr>
                <w:b/>
                <w:bCs/>
                <w:color w:val="C62828"/>
                <w:sz w:val="17"/>
                <w:szCs w:val="17"/>
              </w:rPr>
              <w:t>&lt; 1 hora</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4B13185" w14:textId="77777777" w:rsidR="00C34357" w:rsidRDefault="00000000">
            <w:r>
              <w:rPr>
                <w:color w:val="000000"/>
                <w:sz w:val="16"/>
                <w:szCs w:val="16"/>
              </w:rPr>
              <w:t>Continuidad</w:t>
            </w:r>
          </w:p>
        </w:tc>
      </w:tr>
      <w:tr w:rsidR="00C34357" w14:paraId="15DE47D8"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5CB830" w14:textId="77777777" w:rsidR="00C34357" w:rsidRDefault="00000000">
            <w:r>
              <w:rPr>
                <w:b/>
                <w:bCs/>
                <w:color w:val="000000"/>
                <w:sz w:val="17"/>
                <w:szCs w:val="17"/>
              </w:rPr>
              <w:t>RTO</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12DB2F" w14:textId="77777777" w:rsidR="00C34357" w:rsidRDefault="00000000">
            <w:r>
              <w:rPr>
                <w:color w:val="000000"/>
                <w:sz w:val="16"/>
                <w:szCs w:val="16"/>
              </w:rPr>
              <w:t>Tiempo máximo de recuperación ante falla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6F7A6F" w14:textId="77777777" w:rsidR="00C34357" w:rsidRDefault="00000000">
            <w:r>
              <w:rPr>
                <w:color w:val="000000"/>
                <w:sz w:val="16"/>
                <w:szCs w:val="16"/>
              </w:rPr>
              <w:t>Tiempo desde detección de falla hasta servicio restaurado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B8BE6D" w14:textId="77777777" w:rsidR="00C34357" w:rsidRDefault="00000000">
            <w:pPr>
              <w:jc w:val="center"/>
            </w:pPr>
            <w:r>
              <w:rPr>
                <w:b/>
                <w:bCs/>
                <w:color w:val="2E7D32"/>
                <w:sz w:val="17"/>
                <w:szCs w:val="17"/>
              </w:rPr>
              <w:t>&lt; 2 horas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6E4E17" w14:textId="77777777" w:rsidR="00C34357" w:rsidRDefault="00000000">
            <w:pPr>
              <w:jc w:val="center"/>
            </w:pPr>
            <w:r>
              <w:rPr>
                <w:b/>
                <w:bCs/>
                <w:color w:val="C62828"/>
                <w:sz w:val="17"/>
                <w:szCs w:val="17"/>
              </w:rPr>
              <w:t>&lt; 4 horas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B690D0" w14:textId="77777777" w:rsidR="00C34357" w:rsidRDefault="00000000">
            <w:r>
              <w:rPr>
                <w:color w:val="000000"/>
                <w:sz w:val="16"/>
                <w:szCs w:val="16"/>
              </w:rPr>
              <w:t>Continuidad</w:t>
            </w:r>
          </w:p>
        </w:tc>
      </w:tr>
    </w:tbl>
    <w:p w14:paraId="0B76D980" w14:textId="77777777" w:rsidR="00C34357" w:rsidRDefault="00000000">
      <w:pPr>
        <w:spacing w:after="160"/>
        <w:jc w:val="both"/>
      </w:pPr>
      <w:r>
        <w:t>Los SLOs son objetivos internos del equipo MOS-iT, más estrictos que los SLAs contractuales. Esto proporciona un margen de seguridad (error budget) que permite al equipo detectar y corregir degradaciones antes de que afecten el SLA. Por ejemplo, si el SLO de disponibilidad es 99.95% y el SLA es 99.9%, el equipo tiene un error budget de 0.05% (aproximadamente 26 minutos por mes) para responder a incidentes antes de impactar el compromiso contractual.</w:t>
      </w:r>
    </w:p>
    <w:p w14:paraId="6982C788" w14:textId="77777777" w:rsidR="00C34357" w:rsidRDefault="00000000">
      <w:pPr>
        <w:spacing w:after="160"/>
        <w:jc w:val="both"/>
      </w:pPr>
      <w:r>
        <w:rPr>
          <w:b/>
          <w:bCs/>
        </w:rPr>
        <w:t xml:space="preserve">Alertas basadas en SLOs: </w:t>
      </w:r>
      <w:r>
        <w:t>Dynatrace se configura con alertas escalonadas basadas en los SLOs definidos. Cuando un SLI cruza el umbral de alerta temprana (80% del error budget consumido), se genera una alerta de severidad WARN que notifica al equipo de MOS-iT. Cuando el SLI cruza el umbral crítico (90% del error budget consumido), se genera una alerta de severidad CRITICAL que notifica a la Mesa de Operaciones de ON·NET y al equipo de MOS-iT simultáneamente. Las notificaciones se envían por email y, durante Hypercare, también por mensajería instantánea.</w:t>
      </w:r>
    </w:p>
    <w:p w14:paraId="592DA9E9" w14:textId="77777777" w:rsidR="00C34357" w:rsidRDefault="00000000">
      <w:pPr>
        <w:spacing w:after="160"/>
        <w:jc w:val="both"/>
      </w:pPr>
      <w:r>
        <w:rPr>
          <w:b/>
          <w:bCs/>
        </w:rPr>
        <w:t xml:space="preserve">Medición y reporte: </w:t>
      </w:r>
      <w:r>
        <w:t>Los SLIs se miden continuamente por Dynatrace y se reportan mensualmente durante la fase de garantía. El reporte incluye: valor del SLI por mes, cumplimiento del SLO y SLA, error budget consumido, incidentes que impactaron el SLI, y acciones correctivas implementadas. El dashboard Executive Overview muestra los SLIs en tiempo real con semáforo: verde (dentro de SLO), amarillo (entre SLO y SLA), rojo (SLA violado).</w:t>
      </w:r>
    </w:p>
    <w:p w14:paraId="47DC3300" w14:textId="77777777" w:rsidR="00C34357" w:rsidRDefault="00000000">
      <w:pPr>
        <w:pBdr>
          <w:left w:val="single" w:sz="12" w:space="8" w:color="4472C4"/>
        </w:pBdr>
        <w:spacing w:before="100" w:after="160"/>
        <w:ind w:left="360" w:right="360"/>
      </w:pPr>
      <w:r>
        <w:rPr>
          <w:i/>
          <w:iCs/>
          <w:color w:val="444444"/>
          <w:sz w:val="20"/>
          <w:szCs w:val="20"/>
        </w:rPr>
        <w:lastRenderedPageBreak/>
        <w:t>Nota: Los SLAs definidos en esta tabla son los compromisos establecidos en la propuesta técnica v1.1 y validados en el documento RACI/TDD. Cualquier modificación de los SLAs requiere aprobación del Comité Directivo del proyecto (Juan Carlos Martinez, Rodrigo Cancino). Los SLOs internos pueden ser ajustados por el Arquitecto de Soluciones sin aprobación adicional.</w:t>
      </w:r>
    </w:p>
    <w:p w14:paraId="659D5B4B" w14:textId="77777777" w:rsidR="00C34357" w:rsidRDefault="00000000">
      <w:r>
        <w:br w:type="page"/>
      </w:r>
    </w:p>
    <w:p w14:paraId="60C43359" w14:textId="77777777" w:rsidR="00C34357" w:rsidRDefault="00000000">
      <w:pPr>
        <w:pStyle w:val="Ttulo2"/>
      </w:pPr>
      <w:bookmarkStart w:id="245" w:name="_Toc226042012"/>
      <w:r>
        <w:lastRenderedPageBreak/>
        <w:t>16.7 Monitoreo de Web Contingencia Cero</w:t>
      </w:r>
      <w:bookmarkEnd w:id="245"/>
    </w:p>
    <w:p w14:paraId="61F2B4C6" w14:textId="77777777" w:rsidR="00C34357" w:rsidRDefault="00000000">
      <w:pPr>
        <w:spacing w:after="160"/>
        <w:jc w:val="both"/>
      </w:pPr>
      <w:r>
        <w:t>Las 5 VMs de la Web Contingencia Cero se instrumentan con Dynatrace OneAgent al igual que el cluster Kubernetes principal. El OneAgent se instala directamente en cada VM (modo host, no DaemonSet K8s) y monitorea: disponibilidad del Portal Web de contingencia, estado de los procesos FastAPI/Adapter SSH, conectividad SSH a OLTs de referencia, uso de recursos (CPU, memoria, disco), y logs de las transacciones ejecutadas en modo contingencia.</w:t>
      </w:r>
    </w:p>
    <w:p w14:paraId="370DE8CC" w14:textId="77777777" w:rsidR="00C34357" w:rsidRDefault="00000000">
      <w:pPr>
        <w:spacing w:after="160"/>
        <w:jc w:val="both"/>
      </w:pPr>
      <w:r>
        <w:t>Las métricas de Web Contingencia Cero se muestran en un dashboard dedicado (Contingency Dashboard) que incluye: estado de las 5 VMs (up/down), última transacción ejecutada, número de transacciones acumuladas pendientes de reconciliación con CMDB, y alertas de conectividad SSH. Este dashboard es visible para la Mesa de Operaciones de ON·NET en todo momento.</w:t>
      </w:r>
    </w:p>
    <w:p w14:paraId="2BA89DEC" w14:textId="77777777" w:rsidR="00C34357" w:rsidRDefault="00000000">
      <w:pPr>
        <w:pStyle w:val="Ttulo2"/>
      </w:pPr>
      <w:bookmarkStart w:id="246" w:name="_Toc226042013"/>
      <w:r>
        <w:t>16.8 Alertas de anomalías de negocio</w:t>
      </w:r>
      <w:bookmarkEnd w:id="246"/>
    </w:p>
    <w:p w14:paraId="7EBF28F8" w14:textId="77777777" w:rsidR="00C34357" w:rsidRDefault="00000000">
      <w:pPr>
        <w:spacing w:after="160"/>
        <w:jc w:val="both"/>
      </w:pPr>
      <w:r>
        <w:t>Además de las alertas técnicas basadas en SLOs (sección 16.6), Dynatrace se configura con alertas específicas de anomalías de negocio que detectan desviaciones respecto al comportamiento esperado: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23"/>
        <w:gridCol w:w="1542"/>
        <w:gridCol w:w="1021"/>
        <w:gridCol w:w="1725"/>
        <w:gridCol w:w="3249"/>
      </w:tblGrid>
      <w:tr w:rsidR="00C34357" w14:paraId="356F2D51" w14:textId="77777777">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693A1D1" w14:textId="77777777" w:rsidR="00C34357" w:rsidRDefault="00000000">
            <w:pPr>
              <w:jc w:val="center"/>
            </w:pPr>
            <w:r>
              <w:rPr>
                <w:b/>
                <w:bCs/>
                <w:color w:val="FFFFFF"/>
                <w:sz w:val="18"/>
                <w:szCs w:val="18"/>
              </w:rPr>
              <w:t>Métrica</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8B37BCE" w14:textId="77777777" w:rsidR="00C34357" w:rsidRDefault="00000000">
            <w:pPr>
              <w:jc w:val="center"/>
            </w:pPr>
            <w:r>
              <w:rPr>
                <w:b/>
                <w:bCs/>
                <w:color w:val="FFFFFF"/>
                <w:sz w:val="18"/>
                <w:szCs w:val="18"/>
              </w:rPr>
              <w:t>Umbral</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8A18678" w14:textId="77777777" w:rsidR="00C34357" w:rsidRDefault="00000000">
            <w:pPr>
              <w:jc w:val="center"/>
            </w:pPr>
            <w:r>
              <w:rPr>
                <w:b/>
                <w:bCs/>
                <w:color w:val="FFFFFF"/>
                <w:sz w:val="18"/>
                <w:szCs w:val="18"/>
              </w:rPr>
              <w:t>Severidad</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7B0945D" w14:textId="77777777" w:rsidR="00C34357" w:rsidRDefault="00000000">
            <w:pPr>
              <w:jc w:val="center"/>
            </w:pPr>
            <w:r>
              <w:rPr>
                <w:b/>
                <w:bCs/>
                <w:color w:val="FFFFFF"/>
                <w:sz w:val="18"/>
                <w:szCs w:val="18"/>
              </w:rPr>
              <w:t>Notifica a</w:t>
            </w:r>
          </w:p>
        </w:tc>
        <w:tc>
          <w:tcPr>
            <w:tcW w:w="34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C38ADC5" w14:textId="77777777" w:rsidR="00C34357" w:rsidRDefault="00000000">
            <w:pPr>
              <w:jc w:val="center"/>
            </w:pPr>
            <w:r>
              <w:rPr>
                <w:b/>
                <w:bCs/>
                <w:color w:val="FFFFFF"/>
                <w:sz w:val="18"/>
                <w:szCs w:val="18"/>
              </w:rPr>
              <w:t>Acción</w:t>
            </w:r>
          </w:p>
        </w:tc>
      </w:tr>
      <w:tr w:rsidR="00C34357" w14:paraId="478CF38B"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2A5299" w14:textId="77777777" w:rsidR="00C34357" w:rsidRDefault="00000000">
            <w:r>
              <w:rPr>
                <w:b/>
                <w:bCs/>
                <w:color w:val="000000"/>
                <w:sz w:val="17"/>
                <w:szCs w:val="17"/>
              </w:rPr>
              <w:t>Tasa éxito por VNO</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AF66B6" w14:textId="77777777" w:rsidR="00C34357" w:rsidRDefault="00000000">
            <w:r>
              <w:rPr>
                <w:color w:val="000000"/>
                <w:sz w:val="17"/>
                <w:szCs w:val="17"/>
              </w:rPr>
              <w:t>&lt; 95% en ventana 1h</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04379F" w14:textId="77777777" w:rsidR="00C34357" w:rsidRDefault="00000000">
            <w:pPr>
              <w:jc w:val="center"/>
            </w:pPr>
            <w:r>
              <w:rPr>
                <w:b/>
                <w:bCs/>
                <w:color w:val="E65100"/>
                <w:sz w:val="17"/>
                <w:szCs w:val="17"/>
              </w:rPr>
              <w:t>WARNING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D6B0FF" w14:textId="77777777" w:rsidR="00C34357" w:rsidRDefault="00000000">
            <w:r>
              <w:rPr>
                <w:color w:val="000000"/>
                <w:sz w:val="17"/>
                <w:szCs w:val="17"/>
              </w:rPr>
              <w:t>Equipo L2 MOS-iT</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50DF21" w14:textId="77777777" w:rsidR="00C34357" w:rsidRDefault="00000000">
            <w:r>
              <w:rPr>
                <w:color w:val="000000"/>
                <w:sz w:val="16"/>
                <w:szCs w:val="16"/>
              </w:rPr>
              <w:t>Degradación de servicio para una VNO específica.</w:t>
            </w:r>
          </w:p>
        </w:tc>
      </w:tr>
      <w:tr w:rsidR="00C34357" w14:paraId="670AFA48"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67ED52" w14:textId="77777777" w:rsidR="00C34357" w:rsidRDefault="00000000">
            <w:r>
              <w:rPr>
                <w:b/>
                <w:bCs/>
                <w:color w:val="000000"/>
                <w:sz w:val="17"/>
                <w:szCs w:val="17"/>
              </w:rPr>
              <w:t>Tasa éxito por VNO</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0823C0" w14:textId="77777777" w:rsidR="00C34357" w:rsidRDefault="00000000">
            <w:r>
              <w:rPr>
                <w:color w:val="000000"/>
                <w:sz w:val="17"/>
                <w:szCs w:val="17"/>
              </w:rPr>
              <w:t>&lt; 90% en ventana 1h</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506918" w14:textId="77777777" w:rsidR="00C34357" w:rsidRDefault="00000000">
            <w:pPr>
              <w:jc w:val="center"/>
            </w:pPr>
            <w:r>
              <w:rPr>
                <w:b/>
                <w:bCs/>
                <w:color w:val="C62828"/>
                <w:sz w:val="17"/>
                <w:szCs w:val="17"/>
              </w:rPr>
              <w:t>CRITICAL</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DCB0BD" w14:textId="77777777" w:rsidR="00C34357" w:rsidRPr="005D78BF" w:rsidRDefault="00000000">
            <w:pPr>
              <w:rPr>
                <w:lang w:val="en-US"/>
              </w:rPr>
            </w:pPr>
            <w:r>
              <w:rPr>
                <w:color w:val="000000"/>
                <w:sz w:val="17"/>
                <w:szCs w:val="17"/>
                <w:lang w:val="en-US"/>
              </w:rPr>
              <w:t>L2 + Mesa Ops ON·NET</w:t>
            </w:r>
          </w:p>
        </w:tc>
        <w:tc>
          <w:tcPr>
            <w:tcW w:w="3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74EF3D" w14:textId="77777777" w:rsidR="00C34357" w:rsidRDefault="00000000">
            <w:r>
              <w:rPr>
                <w:color w:val="000000"/>
                <w:sz w:val="16"/>
                <w:szCs w:val="16"/>
              </w:rPr>
              <w:t>Posible falla sistemática. Evaluar Feature Flag rollback.</w:t>
            </w:r>
          </w:p>
        </w:tc>
      </w:tr>
      <w:tr w:rsidR="00C34357" w14:paraId="1899A87B"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309791" w14:textId="77777777" w:rsidR="00C34357" w:rsidRDefault="00000000">
            <w:r>
              <w:rPr>
                <w:b/>
                <w:bCs/>
                <w:color w:val="000000"/>
                <w:sz w:val="17"/>
                <w:szCs w:val="17"/>
              </w:rPr>
              <w:t>Throughput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334F60" w14:textId="77777777" w:rsidR="00C34357" w:rsidRDefault="00000000">
            <w:r>
              <w:rPr>
                <w:color w:val="000000"/>
                <w:sz w:val="17"/>
                <w:szCs w:val="17"/>
              </w:rPr>
              <w:t>&lt; 50% del baseline semanal</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78C41C" w14:textId="77777777" w:rsidR="00C34357" w:rsidRDefault="00000000">
            <w:pPr>
              <w:jc w:val="center"/>
            </w:pPr>
            <w:r>
              <w:rPr>
                <w:b/>
                <w:bCs/>
                <w:color w:val="E65100"/>
                <w:sz w:val="17"/>
                <w:szCs w:val="17"/>
              </w:rPr>
              <w:t>WARNING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081C6D" w14:textId="77777777" w:rsidR="00C34357" w:rsidRDefault="00000000">
            <w:r>
              <w:rPr>
                <w:color w:val="000000"/>
                <w:sz w:val="17"/>
                <w:szCs w:val="17"/>
              </w:rPr>
              <w:t>Equipo L2 MOS-iT</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373930" w14:textId="77777777" w:rsidR="00C34357" w:rsidRDefault="00000000">
            <w:r>
              <w:rPr>
                <w:color w:val="000000"/>
                <w:sz w:val="16"/>
                <w:szCs w:val="16"/>
              </w:rPr>
              <w:t>Caída anómala de volumen. Puede indicar problema upstream (SN/Axway).</w:t>
            </w:r>
          </w:p>
        </w:tc>
      </w:tr>
      <w:tr w:rsidR="00C34357" w14:paraId="2B615E7C"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E1328D" w14:textId="77777777" w:rsidR="00C34357" w:rsidRDefault="00000000">
            <w:r>
              <w:rPr>
                <w:b/>
                <w:bCs/>
                <w:color w:val="000000"/>
                <w:sz w:val="17"/>
                <w:szCs w:val="17"/>
              </w:rPr>
              <w:t>Latencia E2E</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5D2A15" w14:textId="77777777" w:rsidR="00C34357" w:rsidRDefault="00000000">
            <w:r>
              <w:rPr>
                <w:color w:val="000000"/>
                <w:sz w:val="17"/>
                <w:szCs w:val="17"/>
              </w:rPr>
              <w:t>&gt; 2x SLO por tipo operación</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243FD2" w14:textId="77777777" w:rsidR="00C34357" w:rsidRDefault="00000000">
            <w:pPr>
              <w:jc w:val="center"/>
            </w:pPr>
            <w:r>
              <w:rPr>
                <w:b/>
                <w:bCs/>
                <w:color w:val="E65100"/>
                <w:sz w:val="17"/>
                <w:szCs w:val="17"/>
              </w:rPr>
              <w:t>WARNING</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B12D1D" w14:textId="77777777" w:rsidR="00C34357" w:rsidRDefault="00000000">
            <w:r>
              <w:rPr>
                <w:color w:val="000000"/>
                <w:sz w:val="17"/>
                <w:szCs w:val="17"/>
              </w:rPr>
              <w:t>Equipo L2 MOS-iT</w:t>
            </w:r>
          </w:p>
        </w:tc>
        <w:tc>
          <w:tcPr>
            <w:tcW w:w="3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1C7280" w14:textId="77777777" w:rsidR="00C34357" w:rsidRDefault="00000000">
            <w:r>
              <w:rPr>
                <w:color w:val="000000"/>
                <w:sz w:val="16"/>
                <w:szCs w:val="16"/>
              </w:rPr>
              <w:t>Degradación de rendimiento. Revisar OLTs lentas o PG.</w:t>
            </w:r>
          </w:p>
        </w:tc>
      </w:tr>
      <w:tr w:rsidR="00C34357" w14:paraId="67F5F9D0"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72878C" w14:textId="77777777" w:rsidR="00C34357" w:rsidRDefault="00000000">
            <w:r>
              <w:rPr>
                <w:b/>
                <w:bCs/>
                <w:color w:val="000000"/>
                <w:sz w:val="17"/>
                <w:szCs w:val="17"/>
              </w:rPr>
              <w:t>Rollback count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C6F128" w14:textId="77777777" w:rsidR="00C34357" w:rsidRDefault="00000000">
            <w:r>
              <w:rPr>
                <w:color w:val="000000"/>
                <w:sz w:val="17"/>
                <w:szCs w:val="17"/>
              </w:rPr>
              <w:t>&gt; 5 en ventana 1h</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1E6991" w14:textId="77777777" w:rsidR="00C34357" w:rsidRDefault="00000000">
            <w:pPr>
              <w:jc w:val="center"/>
            </w:pPr>
            <w:r>
              <w:rPr>
                <w:b/>
                <w:bCs/>
                <w:color w:val="E65100"/>
                <w:sz w:val="17"/>
                <w:szCs w:val="17"/>
              </w:rPr>
              <w:t>WARNING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C4B7F2" w14:textId="77777777" w:rsidR="00C34357" w:rsidRDefault="00000000">
            <w:r>
              <w:rPr>
                <w:color w:val="000000"/>
                <w:sz w:val="17"/>
                <w:szCs w:val="17"/>
              </w:rPr>
              <w:t>Equipo L2 MOS-iT</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D17157" w14:textId="77777777" w:rsidR="00C34357" w:rsidRDefault="00000000">
            <w:r>
              <w:rPr>
                <w:color w:val="000000"/>
                <w:sz w:val="16"/>
                <w:szCs w:val="16"/>
              </w:rPr>
              <w:t>Tasa anormal de rollbacks. Posible problema de templates o firmware.</w:t>
            </w:r>
          </w:p>
        </w:tc>
      </w:tr>
      <w:tr w:rsidR="00C34357" w14:paraId="1D9875DF" w14:textId="77777777">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7D7DFF" w14:textId="77777777" w:rsidR="00C34357" w:rsidRDefault="00000000">
            <w:r>
              <w:rPr>
                <w:b/>
                <w:bCs/>
                <w:color w:val="000000"/>
                <w:sz w:val="17"/>
                <w:szCs w:val="17"/>
              </w:rPr>
              <w:t>ROLLBACK_FAILED</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578CE3" w14:textId="77777777" w:rsidR="00C34357" w:rsidRDefault="00000000">
            <w:r>
              <w:rPr>
                <w:color w:val="000000"/>
                <w:sz w:val="17"/>
                <w:szCs w:val="17"/>
              </w:rPr>
              <w:t>≥ 1 evento</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C48D7F" w14:textId="77777777" w:rsidR="00C34357" w:rsidRDefault="00000000">
            <w:pPr>
              <w:jc w:val="center"/>
            </w:pPr>
            <w:r>
              <w:rPr>
                <w:b/>
                <w:bCs/>
                <w:color w:val="C62828"/>
                <w:sz w:val="17"/>
                <w:szCs w:val="17"/>
              </w:rPr>
              <w:t>CRITICAL</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752159" w14:textId="77777777" w:rsidR="00C34357" w:rsidRDefault="00000000">
            <w:r>
              <w:rPr>
                <w:color w:val="000000"/>
                <w:sz w:val="17"/>
                <w:szCs w:val="17"/>
              </w:rPr>
              <w:t>L2 + notificación directa</w:t>
            </w:r>
          </w:p>
        </w:tc>
        <w:tc>
          <w:tcPr>
            <w:tcW w:w="3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8D0F7F" w14:textId="77777777" w:rsidR="00C34357" w:rsidRDefault="00000000">
            <w:r>
              <w:rPr>
                <w:color w:val="000000"/>
                <w:sz w:val="16"/>
                <w:szCs w:val="16"/>
              </w:rPr>
              <w:t>OLT en estado potencialmente inconsistente. Intervención manual requerida.</w:t>
            </w:r>
          </w:p>
        </w:tc>
      </w:tr>
      <w:tr w:rsidR="00C34357" w14:paraId="48E18893"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EEB3DD" w14:textId="77777777" w:rsidR="00C34357" w:rsidRDefault="00000000">
            <w:r>
              <w:rPr>
                <w:b/>
                <w:bCs/>
                <w:color w:val="000000"/>
                <w:sz w:val="17"/>
                <w:szCs w:val="17"/>
              </w:rPr>
              <w:t>Cola Redis profundidad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772CE7" w14:textId="77777777" w:rsidR="00C34357" w:rsidRDefault="00000000">
            <w:r>
              <w:rPr>
                <w:color w:val="000000"/>
                <w:sz w:val="17"/>
                <w:szCs w:val="17"/>
              </w:rPr>
              <w:t>&gt; 1000 mensajes pendientes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02916E" w14:textId="77777777" w:rsidR="00C34357" w:rsidRDefault="00000000">
            <w:pPr>
              <w:jc w:val="center"/>
            </w:pPr>
            <w:r>
              <w:rPr>
                <w:b/>
                <w:bCs/>
                <w:color w:val="E65100"/>
                <w:sz w:val="17"/>
                <w:szCs w:val="17"/>
              </w:rPr>
              <w:t>WARNING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91F804" w14:textId="77777777" w:rsidR="00C34357" w:rsidRDefault="00000000">
            <w:r>
              <w:rPr>
                <w:color w:val="000000"/>
                <w:sz w:val="17"/>
                <w:szCs w:val="17"/>
              </w:rPr>
              <w:t>Equipo L2 MOS-iT</w:t>
            </w:r>
          </w:p>
        </w:tc>
        <w:tc>
          <w:tcPr>
            <w:tcW w:w="3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E456C4" w14:textId="77777777" w:rsidR="00C34357" w:rsidRDefault="00000000">
            <w:r>
              <w:rPr>
                <w:color w:val="000000"/>
                <w:sz w:val="16"/>
                <w:szCs w:val="16"/>
              </w:rPr>
              <w:t>Backpressure excesivo. Adapters posiblemente saturados.</w:t>
            </w:r>
          </w:p>
        </w:tc>
      </w:tr>
    </w:tbl>
    <w:p w14:paraId="0F41547C" w14:textId="77777777" w:rsidR="00C34357" w:rsidRDefault="00000000">
      <w:pPr>
        <w:pStyle w:val="Ttulo2"/>
      </w:pPr>
      <w:bookmarkStart w:id="247" w:name="_Toc226042014"/>
      <w:r>
        <w:t>16.9 Costo y licenciamiento Dynatrace</w:t>
      </w:r>
      <w:bookmarkEnd w:id="247"/>
    </w:p>
    <w:p w14:paraId="5852CDCC" w14:textId="77777777" w:rsidR="00C34357" w:rsidRDefault="00000000">
      <w:pPr>
        <w:spacing w:after="160"/>
        <w:jc w:val="both"/>
      </w:pPr>
      <w:r>
        <w:t>El licenciamiento de Dynatrace (agentes OneAgent, retención de datos, volúmenes de ingestión, ActiveGate) es responsabilidad y costo de ON·NET Fibra. La estimación de costos OPEX de Dynatrace está fuera del alcance de este HLD. ON·NET debe validar con su proveedor Dynatrace (gestionado por Dynatrace ON·NET) la cobertura de licencias para: 7 microservicios en cluster K8s (20 VMs PROD), 5 VMs Web Contingencia Cero, ambientes QA (6 VMs) si se requiere instrumentación, y el volumen de datos generado por las 20.000 tx/hora en picos.</w:t>
      </w:r>
    </w:p>
    <w:p w14:paraId="7BADE026" w14:textId="77777777" w:rsidR="00C34357" w:rsidRDefault="00000000">
      <w:pPr>
        <w:pBdr>
          <w:left w:val="single" w:sz="12" w:space="8" w:color="4472C4"/>
        </w:pBdr>
        <w:spacing w:before="100" w:after="160"/>
        <w:ind w:left="360" w:right="360"/>
      </w:pPr>
      <w:r>
        <w:rPr>
          <w:i/>
          <w:iCs/>
          <w:color w:val="444444"/>
          <w:sz w:val="20"/>
          <w:szCs w:val="20"/>
        </w:rPr>
        <w:t>Nota: Las licencias de Dynatrace existentes de ON·NET pueden cubrir parcialmente los requerimientos del proyecto si ya incluyen agentes para la infraestructura de Kubernetes. La validación de cobertura con el proveedor es una dependencia de la semana 8 del proyecto, gestionada por Dynatrace ON·NET.</w:t>
      </w:r>
    </w:p>
    <w:p w14:paraId="587D183A" w14:textId="77777777" w:rsidR="00C34357" w:rsidRDefault="00000000">
      <w:pPr>
        <w:pStyle w:val="Ttulo1"/>
      </w:pPr>
      <w:bookmarkStart w:id="248" w:name="_Toc226042015"/>
      <w:r>
        <w:t>17. DISPONIBILIDAD, ESCALABILIDAD Y RENDIMIENTO</w:t>
      </w:r>
      <w:bookmarkEnd w:id="248"/>
    </w:p>
    <w:p w14:paraId="52173DD0" w14:textId="77777777" w:rsidR="00C34357" w:rsidRDefault="00000000">
      <w:pPr>
        <w:spacing w:after="160"/>
        <w:jc w:val="both"/>
      </w:pPr>
      <w:r>
        <w:lastRenderedPageBreak/>
        <w:t>Esta sección documenta los requerimientos y el diseño de disponibilidad, escalabilidad y rendimiento de la plataforma Komands. Los compromisos contractuales (SLAs) han sido establecidos en la propuesta técnica v1.1 y validados en el documento RACI/TDD. El diseño de la plataforma ha sido dimensionado para cumplir estos compromisos considerando la carga actual de ON·NET (~2 millones de clientes, ~618 OLTs activas, 4 VNOs) y un margen de crecimiento del 25% a 24 meses.</w:t>
      </w:r>
    </w:p>
    <w:p w14:paraId="60AB3F1C" w14:textId="77777777" w:rsidR="00C34357" w:rsidRDefault="00000000">
      <w:pPr>
        <w:pStyle w:val="Ttulo2"/>
      </w:pPr>
      <w:bookmarkStart w:id="249" w:name="_Toc226042016"/>
      <w:r>
        <w:t>17.1 SLA 99.9% de disponibilidad</w:t>
      </w:r>
      <w:bookmarkEnd w:id="249"/>
    </w:p>
    <w:p w14:paraId="24A0FA41" w14:textId="77777777" w:rsidR="00C34357" w:rsidRDefault="00000000">
      <w:pPr>
        <w:spacing w:after="160"/>
        <w:jc w:val="both"/>
      </w:pPr>
      <w:r>
        <w:t>La plataforma Komands se compromete a una disponibilidad del 99.9%, lo que equivale a un máximo de 8 horas y 45 minutos de indisponibilidad no planificada por año, o aproximadamente 43 minutos por mes. Este SLA aplica al servicio end-to-end medido desde la perspectiva de Axway APIM: la plataforma se considera disponible si el API Gateway de Komands responde exitosamente a los requests de Axway dentro del tiempo máximo contractual.</w:t>
      </w:r>
    </w:p>
    <w:p w14:paraId="4EAD445D" w14:textId="77777777" w:rsidR="00C34357" w:rsidRDefault="00000000">
      <w:pPr>
        <w:spacing w:after="160"/>
        <w:jc w:val="both"/>
      </w:pPr>
      <w:r>
        <w:t>La disponibilidad del 99.9% se construye sobre tres capas de redundancia:</w:t>
      </w:r>
    </w:p>
    <w:p w14:paraId="682478D4" w14:textId="77777777" w:rsidR="00C34357" w:rsidRDefault="00000000">
      <w:pPr>
        <w:spacing w:after="160"/>
        <w:jc w:val="both"/>
      </w:pPr>
      <w:r>
        <w:rPr>
          <w:b/>
          <w:bCs/>
        </w:rPr>
        <w:t xml:space="preserve">Capa de aplicación (Kubernetes): </w:t>
      </w:r>
      <w:r>
        <w:t>Cada uno de los 7 microservicios opera con un mínimo de 2 réplicas distribuidas en Workers diferentes. Si un pod falla, Kubernetes lo reinicia automáticamente (liveness probe). Si un Worker Node completo falla, los pods se replanifican en los Workers restantes. Con 3 Workers, la plataforma tolera la pérdida simultánea de 2 Workers sin degradación del servicio. El Control Plane opera con 3 nodos en quorum etcd, tolerando la pérdida de 1 nodo.</w:t>
      </w:r>
    </w:p>
    <w:p w14:paraId="5A3C3D13" w14:textId="77777777" w:rsidR="00C34357" w:rsidRDefault="00000000">
      <w:pPr>
        <w:spacing w:after="160"/>
        <w:jc w:val="both"/>
      </w:pPr>
      <w:r>
        <w:rPr>
          <w:b/>
          <w:bCs/>
        </w:rPr>
        <w:t xml:space="preserve">Capa de datos (PostgreSQL HA): </w:t>
      </w:r>
      <w:r>
        <w:t>PostgreSQL opera en configuración Primary + Standby con streaming replication síncrona gestionada por Patroni. Si el Primary falla, Patroni promueve automáticamente al Standby como nuevo Primary en menos de 30 segundos. La Read Replica (replication asíncrona) absorbe las consultas de lectura y reporting, reduciendo la carga del Primary. PgBouncer (×2) provee connection pooling con failover transparente: si un PgBouncer falla, el segundo asume la carga.</w:t>
      </w:r>
    </w:p>
    <w:p w14:paraId="53FFD67F" w14:textId="77777777" w:rsidR="00C34357" w:rsidRDefault="00000000">
      <w:pPr>
        <w:spacing w:after="160"/>
        <w:jc w:val="both"/>
      </w:pPr>
      <w:r>
        <w:rPr>
          <w:b/>
          <w:bCs/>
        </w:rPr>
        <w:t xml:space="preserve">Capa de cache y colas (Redis HA): </w:t>
      </w:r>
      <w:r>
        <w:t>Redis opera con un Primary y un nodo Sentinel/Replica. Redis Sentinel monitorea continuamente el estado del Primary y, si detecta una falla, promueve automáticamente la réplica a Primary. La degradación graceful en caso de pérdida total de Redis permite que los microservicios continúen operando (con mayor latencia al consultar PostgreSQL directamente en lugar de cache), evitando una indisponibilidad completa.</w:t>
      </w:r>
    </w:p>
    <w:p w14:paraId="18D4A2C0" w14:textId="77777777" w:rsidR="00C34357" w:rsidRDefault="00000000">
      <w:pPr>
        <w:spacing w:after="160"/>
        <w:jc w:val="both"/>
      </w:pPr>
      <w:r>
        <w:t>La siguiente tabla presenta el análisis de disponibilidad por componente:</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260"/>
        <w:gridCol w:w="1291"/>
        <w:gridCol w:w="2742"/>
        <w:gridCol w:w="797"/>
        <w:gridCol w:w="3270"/>
      </w:tblGrid>
      <w:tr w:rsidR="00C34357" w14:paraId="67BCD722"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07466B5" w14:textId="77777777" w:rsidR="00C34357" w:rsidRDefault="00000000">
            <w:pPr>
              <w:jc w:val="center"/>
            </w:pPr>
            <w:r>
              <w:rPr>
                <w:b/>
                <w:bCs/>
                <w:color w:val="FFFFFF"/>
                <w:sz w:val="18"/>
                <w:szCs w:val="18"/>
              </w:rPr>
              <w:t>Componente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C95081D" w14:textId="77777777" w:rsidR="00C34357" w:rsidRDefault="00000000">
            <w:pPr>
              <w:jc w:val="center"/>
            </w:pPr>
            <w:r>
              <w:rPr>
                <w:b/>
                <w:bCs/>
                <w:color w:val="FFFFFF"/>
                <w:sz w:val="18"/>
                <w:szCs w:val="18"/>
              </w:rPr>
              <w:t>Redundancia</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C6542FB" w14:textId="77777777" w:rsidR="00C34357" w:rsidRDefault="00000000">
            <w:pPr>
              <w:jc w:val="center"/>
            </w:pPr>
            <w:r>
              <w:rPr>
                <w:b/>
                <w:bCs/>
                <w:color w:val="FFFFFF"/>
                <w:sz w:val="18"/>
                <w:szCs w:val="18"/>
              </w:rPr>
              <w:t>Mecanismo de failover</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3C7A087" w14:textId="77777777" w:rsidR="00C34357" w:rsidRDefault="00000000">
            <w:pPr>
              <w:jc w:val="center"/>
            </w:pPr>
            <w:r>
              <w:rPr>
                <w:b/>
                <w:bCs/>
                <w:color w:val="FFFFFF"/>
                <w:sz w:val="18"/>
                <w:szCs w:val="18"/>
              </w:rPr>
              <w:t>Disp.</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6632EF" w14:textId="77777777" w:rsidR="00C34357" w:rsidRDefault="00000000">
            <w:pPr>
              <w:jc w:val="center"/>
            </w:pPr>
            <w:r>
              <w:rPr>
                <w:b/>
                <w:bCs/>
                <w:color w:val="FFFFFF"/>
                <w:sz w:val="18"/>
                <w:szCs w:val="18"/>
              </w:rPr>
              <w:t>Observación</w:t>
            </w:r>
          </w:p>
        </w:tc>
      </w:tr>
      <w:tr w:rsidR="00C34357" w14:paraId="0C0CB1F3"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962B29" w14:textId="77777777" w:rsidR="00C34357" w:rsidRDefault="00000000">
            <w:r>
              <w:rPr>
                <w:b/>
                <w:bCs/>
                <w:color w:val="000000"/>
                <w:sz w:val="17"/>
                <w:szCs w:val="17"/>
              </w:rPr>
              <w:t>API Gateway</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02AEBE" w14:textId="77777777" w:rsidR="00C34357" w:rsidRDefault="00000000">
            <w:pPr>
              <w:jc w:val="center"/>
            </w:pPr>
            <w:r>
              <w:rPr>
                <w:color w:val="000000"/>
                <w:sz w:val="17"/>
                <w:szCs w:val="17"/>
              </w:rPr>
              <w:t>2+ pods K8s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F6899D" w14:textId="77777777" w:rsidR="00C34357" w:rsidRDefault="00000000">
            <w:r>
              <w:rPr>
                <w:color w:val="000000"/>
                <w:sz w:val="16"/>
                <w:szCs w:val="16"/>
                <w:lang w:val="en-US"/>
              </w:rPr>
              <w:t xml:space="preserve">Pod falla → K8s restart auto (&lt;10s). </w:t>
            </w:r>
            <w:r>
              <w:rPr>
                <w:color w:val="000000"/>
                <w:sz w:val="16"/>
                <w:szCs w:val="16"/>
              </w:rPr>
              <w:t>Worker falla → reschedule (&lt;30s).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0A16AB"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144E4D" w14:textId="77777777" w:rsidR="00C34357" w:rsidRDefault="00000000">
            <w:r>
              <w:rPr>
                <w:color w:val="000000"/>
                <w:sz w:val="16"/>
                <w:szCs w:val="16"/>
              </w:rPr>
              <w:t>No hay punto único de falla</w:t>
            </w:r>
          </w:p>
        </w:tc>
      </w:tr>
      <w:tr w:rsidR="00C34357" w14:paraId="764AEE4F"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E136D73" w14:textId="77777777" w:rsidR="00C34357" w:rsidRDefault="00000000">
            <w:r>
              <w:rPr>
                <w:b/>
                <w:bCs/>
                <w:color w:val="000000"/>
                <w:sz w:val="17"/>
                <w:szCs w:val="17"/>
              </w:rPr>
              <w:t>Orchestrator</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5ABB22" w14:textId="77777777" w:rsidR="00C34357" w:rsidRDefault="00000000">
            <w:pPr>
              <w:jc w:val="center"/>
            </w:pPr>
            <w:r>
              <w:rPr>
                <w:color w:val="000000"/>
                <w:sz w:val="17"/>
                <w:szCs w:val="17"/>
              </w:rPr>
              <w:t>2+ pods K8s</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C9BF78" w14:textId="77777777" w:rsidR="00C34357" w:rsidRDefault="00000000">
            <w:r>
              <w:rPr>
                <w:color w:val="000000"/>
                <w:sz w:val="16"/>
                <w:szCs w:val="16"/>
              </w:rPr>
              <w:t>Mismo mecanismo que API Gateway. Cola Redis persiste transacciones pendientes.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C360AB"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60668B" w14:textId="77777777" w:rsidR="00C34357" w:rsidRDefault="00000000">
            <w:r>
              <w:rPr>
                <w:color w:val="000000"/>
                <w:sz w:val="16"/>
                <w:szCs w:val="16"/>
              </w:rPr>
              <w:t>Transacciones en cola sobreviven restart</w:t>
            </w:r>
          </w:p>
        </w:tc>
      </w:tr>
      <w:tr w:rsidR="00C34357" w14:paraId="195150D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A54ACE" w14:textId="77777777" w:rsidR="00C34357" w:rsidRDefault="00000000">
            <w:r>
              <w:rPr>
                <w:b/>
                <w:bCs/>
                <w:color w:val="000000"/>
                <w:sz w:val="17"/>
                <w:szCs w:val="17"/>
              </w:rPr>
              <w:t>Config Engine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338F49" w14:textId="77777777" w:rsidR="00C34357" w:rsidRDefault="00000000">
            <w:pPr>
              <w:jc w:val="center"/>
            </w:pPr>
            <w:r>
              <w:rPr>
                <w:color w:val="000000"/>
                <w:sz w:val="17"/>
                <w:szCs w:val="17"/>
              </w:rPr>
              <w:t>2+ pods K8s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0CC42D" w14:textId="77777777" w:rsidR="00C34357" w:rsidRDefault="00000000">
            <w:r>
              <w:rPr>
                <w:color w:val="000000"/>
                <w:sz w:val="16"/>
                <w:szCs w:val="16"/>
              </w:rPr>
              <w:t>Mismo mecanismo. Templates en cache Redis + PostgreSQL.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CED853"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E4DCA28" w14:textId="77777777" w:rsidR="00C34357" w:rsidRDefault="00000000">
            <w:r>
              <w:rPr>
                <w:color w:val="000000"/>
                <w:sz w:val="16"/>
                <w:szCs w:val="16"/>
              </w:rPr>
              <w:t>Cache Redis acelera recuperación</w:t>
            </w:r>
          </w:p>
        </w:tc>
      </w:tr>
      <w:tr w:rsidR="00C34357" w14:paraId="67DB19DC"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977962" w14:textId="77777777" w:rsidR="00C34357" w:rsidRDefault="00000000">
            <w:r>
              <w:rPr>
                <w:b/>
                <w:bCs/>
                <w:color w:val="000000"/>
                <w:sz w:val="17"/>
                <w:szCs w:val="17"/>
              </w:rPr>
              <w:t>Nokia Adapter</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189BA9" w14:textId="77777777" w:rsidR="00C34357" w:rsidRDefault="00000000">
            <w:pPr>
              <w:jc w:val="center"/>
            </w:pPr>
            <w:r>
              <w:rPr>
                <w:color w:val="000000"/>
                <w:sz w:val="17"/>
                <w:szCs w:val="17"/>
              </w:rPr>
              <w:t>2+ pods K8s</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189449" w14:textId="77777777" w:rsidR="00C34357" w:rsidRDefault="00000000">
            <w:r>
              <w:rPr>
                <w:color w:val="000000"/>
                <w:sz w:val="16"/>
                <w:szCs w:val="16"/>
              </w:rPr>
              <w:t>Mismo mecanismo. Pool SSH se reconstruye automáticamente.</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FD91F5"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D52AE4" w14:textId="77777777" w:rsidR="00C34357" w:rsidRDefault="00000000">
            <w:r>
              <w:rPr>
                <w:color w:val="000000"/>
                <w:sz w:val="16"/>
                <w:szCs w:val="16"/>
              </w:rPr>
              <w:t>Reconnección SSH automática</w:t>
            </w:r>
          </w:p>
        </w:tc>
      </w:tr>
      <w:tr w:rsidR="00C34357" w14:paraId="72060294"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7BED21" w14:textId="77777777" w:rsidR="00C34357" w:rsidRDefault="00000000">
            <w:r>
              <w:rPr>
                <w:b/>
                <w:bCs/>
                <w:color w:val="000000"/>
                <w:sz w:val="17"/>
                <w:szCs w:val="17"/>
              </w:rPr>
              <w:t>Huawei Adapter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44ED85" w14:textId="77777777" w:rsidR="00C34357" w:rsidRDefault="00000000">
            <w:pPr>
              <w:jc w:val="center"/>
            </w:pPr>
            <w:r>
              <w:rPr>
                <w:color w:val="000000"/>
                <w:sz w:val="17"/>
                <w:szCs w:val="17"/>
              </w:rPr>
              <w:t>2+ pods K8s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58DBB0" w14:textId="77777777" w:rsidR="00C34357" w:rsidRDefault="00000000">
            <w:r>
              <w:rPr>
                <w:color w:val="000000"/>
                <w:sz w:val="16"/>
                <w:szCs w:val="16"/>
              </w:rPr>
              <w:t>Mismo mecanismo. Pool SSH se reconstruye automáticamente.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F0B6A4"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9BAB43" w14:textId="77777777" w:rsidR="00C34357" w:rsidRDefault="00000000">
            <w:r>
              <w:rPr>
                <w:color w:val="000000"/>
                <w:sz w:val="16"/>
                <w:szCs w:val="16"/>
              </w:rPr>
              <w:t>Reconnección SSH automática</w:t>
            </w:r>
          </w:p>
        </w:tc>
      </w:tr>
      <w:tr w:rsidR="00C34357" w14:paraId="37D2752F"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9DCE6A" w14:textId="77777777" w:rsidR="00C34357" w:rsidRDefault="00000000">
            <w:r>
              <w:rPr>
                <w:b/>
                <w:bCs/>
                <w:color w:val="000000"/>
                <w:sz w:val="17"/>
                <w:szCs w:val="17"/>
              </w:rPr>
              <w:t>Service Listener</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004B305" w14:textId="77777777" w:rsidR="00C34357" w:rsidRDefault="00000000">
            <w:pPr>
              <w:jc w:val="center"/>
            </w:pPr>
            <w:r>
              <w:rPr>
                <w:color w:val="000000"/>
                <w:sz w:val="17"/>
                <w:szCs w:val="17"/>
              </w:rPr>
              <w:t>2+ pods K8s</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5479B1" w14:textId="77777777" w:rsidR="00C34357" w:rsidRDefault="00000000">
            <w:r>
              <w:rPr>
                <w:color w:val="000000"/>
                <w:sz w:val="16"/>
                <w:szCs w:val="16"/>
              </w:rPr>
              <w:t>Mismo mecanismo. Reintentos callback persisten en PostgreSQL.</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CD61F5"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033A1C9" w14:textId="77777777" w:rsidR="00C34357" w:rsidRDefault="00000000">
            <w:r>
              <w:rPr>
                <w:color w:val="000000"/>
                <w:sz w:val="16"/>
                <w:szCs w:val="16"/>
              </w:rPr>
              <w:t>Callbacks no se pierden</w:t>
            </w:r>
          </w:p>
        </w:tc>
      </w:tr>
      <w:tr w:rsidR="00C34357" w14:paraId="56B4896A"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E66BC3" w14:textId="77777777" w:rsidR="00C34357" w:rsidRDefault="00000000">
            <w:r>
              <w:rPr>
                <w:b/>
                <w:bCs/>
                <w:color w:val="000000"/>
                <w:sz w:val="17"/>
                <w:szCs w:val="17"/>
              </w:rPr>
              <w:lastRenderedPageBreak/>
              <w:t>PostgreSQL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C0C997" w14:textId="77777777" w:rsidR="00C34357" w:rsidRDefault="00000000">
            <w:pPr>
              <w:jc w:val="center"/>
            </w:pPr>
            <w:r>
              <w:rPr>
                <w:color w:val="000000"/>
                <w:sz w:val="17"/>
                <w:szCs w:val="17"/>
              </w:rPr>
              <w:t>Primary + Standby</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029713" w14:textId="77777777" w:rsidR="00C34357" w:rsidRDefault="00000000">
            <w:r>
              <w:rPr>
                <w:color w:val="000000"/>
                <w:sz w:val="16"/>
                <w:szCs w:val="16"/>
                <w:lang w:val="en-US"/>
              </w:rPr>
              <w:t xml:space="preserve">Primary falla → Patroni promueve Standby (&lt;30s). </w:t>
            </w:r>
            <w:r>
              <w:rPr>
                <w:color w:val="000000"/>
                <w:sz w:val="16"/>
                <w:szCs w:val="16"/>
              </w:rPr>
              <w:t>RPO &lt;1h.</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6A78FC" w14:textId="77777777" w:rsidR="00C34357" w:rsidRDefault="00000000">
            <w:pPr>
              <w:jc w:val="center"/>
            </w:pPr>
            <w:r>
              <w:rPr>
                <w:b/>
                <w:bCs/>
                <w:color w:val="2E7D32"/>
                <w:sz w:val="17"/>
                <w:szCs w:val="17"/>
              </w:rPr>
              <w:t>99.95%</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B04786" w14:textId="77777777" w:rsidR="00C34357" w:rsidRDefault="00000000">
            <w:r>
              <w:rPr>
                <w:color w:val="000000"/>
                <w:sz w:val="16"/>
                <w:szCs w:val="16"/>
              </w:rPr>
              <w:t>Patroni failover automático</w:t>
            </w:r>
          </w:p>
        </w:tc>
      </w:tr>
      <w:tr w:rsidR="00C34357" w14:paraId="2E445313"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088803" w14:textId="77777777" w:rsidR="00C34357" w:rsidRDefault="00000000">
            <w:r>
              <w:rPr>
                <w:b/>
                <w:bCs/>
                <w:color w:val="000000"/>
                <w:sz w:val="17"/>
                <w:szCs w:val="17"/>
              </w:rPr>
              <w:t>Redis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56D97E" w14:textId="77777777" w:rsidR="00C34357" w:rsidRDefault="00000000">
            <w:pPr>
              <w:jc w:val="center"/>
            </w:pPr>
            <w:r>
              <w:rPr>
                <w:color w:val="000000"/>
                <w:sz w:val="17"/>
                <w:szCs w:val="17"/>
              </w:rPr>
              <w:t>Primary + Sentinel</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E2A106" w14:textId="77777777" w:rsidR="00C34357" w:rsidRDefault="00000000">
            <w:r>
              <w:rPr>
                <w:color w:val="000000"/>
                <w:sz w:val="16"/>
                <w:szCs w:val="16"/>
              </w:rPr>
              <w:t>Primary falla → Sentinel promueve réplica. Degradación graceful si total loss.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482C62" w14:textId="77777777" w:rsidR="00C34357" w:rsidRDefault="00000000">
            <w:pPr>
              <w:jc w:val="center"/>
            </w:pPr>
            <w:r>
              <w:rPr>
                <w:b/>
                <w:bCs/>
                <w:color w:val="2E7D32"/>
                <w:sz w:val="17"/>
                <w:szCs w:val="17"/>
              </w:rPr>
              <w:t>99.9%</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DB9733" w14:textId="77777777" w:rsidR="00C34357" w:rsidRDefault="00000000">
            <w:r>
              <w:rPr>
                <w:color w:val="000000"/>
                <w:sz w:val="16"/>
                <w:szCs w:val="16"/>
              </w:rPr>
              <w:t>No crítico: fallback a PostgreSQL</w:t>
            </w:r>
          </w:p>
        </w:tc>
      </w:tr>
      <w:tr w:rsidR="00C34357" w14:paraId="2C231574"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33C7B0" w14:textId="77777777" w:rsidR="00C34357" w:rsidRDefault="00000000">
            <w:r>
              <w:rPr>
                <w:b/>
                <w:bCs/>
                <w:color w:val="000000"/>
                <w:sz w:val="17"/>
                <w:szCs w:val="17"/>
              </w:rPr>
              <w:t>Load Balancers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805EDC" w14:textId="77777777" w:rsidR="00C34357" w:rsidRDefault="00000000">
            <w:pPr>
              <w:jc w:val="center"/>
            </w:pPr>
            <w:r>
              <w:rPr>
                <w:color w:val="000000"/>
                <w:sz w:val="17"/>
                <w:szCs w:val="17"/>
              </w:rPr>
              <w:t>Primario + Secundario</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C41968" w14:textId="77777777" w:rsidR="00C34357" w:rsidRDefault="00000000">
            <w:r>
              <w:rPr>
                <w:color w:val="000000"/>
                <w:sz w:val="16"/>
                <w:szCs w:val="16"/>
              </w:rPr>
              <w:t>Keepalived VIP failover (&lt;5s). Tráfico redirigido automáticamente.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0F6B71" w14:textId="77777777" w:rsidR="00C34357" w:rsidRDefault="00000000">
            <w:pPr>
              <w:jc w:val="center"/>
            </w:pPr>
            <w:r>
              <w:rPr>
                <w:b/>
                <w:bCs/>
                <w:color w:val="2E7D32"/>
                <w:sz w:val="17"/>
                <w:szCs w:val="17"/>
              </w:rPr>
              <w:t>99.99%</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99C4E3" w14:textId="77777777" w:rsidR="00C34357" w:rsidRDefault="00000000">
            <w:r>
              <w:rPr>
                <w:color w:val="000000"/>
                <w:sz w:val="16"/>
                <w:szCs w:val="16"/>
              </w:rPr>
              <w:t>VIP shared entre LBs</w:t>
            </w:r>
          </w:p>
        </w:tc>
      </w:tr>
      <w:tr w:rsidR="00C34357" w14:paraId="560CB859"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FAC693" w14:textId="77777777" w:rsidR="00C34357" w:rsidRDefault="00000000">
            <w:r>
              <w:rPr>
                <w:b/>
                <w:bCs/>
                <w:color w:val="000000"/>
                <w:sz w:val="17"/>
                <w:szCs w:val="17"/>
              </w:rPr>
              <w:t>Bastion Hosts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A0E187" w14:textId="77777777" w:rsidR="00C34357" w:rsidRDefault="00000000">
            <w:pPr>
              <w:jc w:val="center"/>
            </w:pPr>
            <w:r>
              <w:rPr>
                <w:color w:val="000000"/>
                <w:sz w:val="17"/>
                <w:szCs w:val="17"/>
              </w:rPr>
              <w:t>Primario + Secundario</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F8AFA3" w14:textId="77777777" w:rsidR="00C34357" w:rsidRDefault="00000000">
            <w:r>
              <w:rPr>
                <w:color w:val="000000"/>
                <w:sz w:val="16"/>
                <w:szCs w:val="16"/>
              </w:rPr>
              <w:t>Solo afecta acceso administrativo, no operación de la plataforma.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76F7E1" w14:textId="77777777" w:rsidR="00C34357" w:rsidRDefault="00000000">
            <w:pPr>
              <w:jc w:val="center"/>
            </w:pPr>
            <w:r>
              <w:rPr>
                <w:b/>
                <w:bCs/>
                <w:color w:val="2E7D32"/>
                <w:sz w:val="17"/>
                <w:szCs w:val="17"/>
              </w:rPr>
              <w:t>99.9%</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10294A" w14:textId="77777777" w:rsidR="00C34357" w:rsidRDefault="00000000">
            <w:r>
              <w:rPr>
                <w:color w:val="000000"/>
                <w:sz w:val="16"/>
                <w:szCs w:val="16"/>
              </w:rPr>
              <w:t>No impacta disponibilidad del servicio</w:t>
            </w:r>
          </w:p>
        </w:tc>
      </w:tr>
    </w:tbl>
    <w:p w14:paraId="41091E93" w14:textId="77777777" w:rsidR="00C34357" w:rsidRDefault="00000000">
      <w:pPr>
        <w:pBdr>
          <w:left w:val="single" w:sz="12" w:space="8" w:color="4472C4"/>
        </w:pBdr>
        <w:spacing w:before="100" w:after="160"/>
        <w:ind w:left="360" w:right="360"/>
      </w:pPr>
      <w:r>
        <w:rPr>
          <w:i/>
          <w:iCs/>
          <w:color w:val="444444"/>
          <w:sz w:val="20"/>
          <w:szCs w:val="20"/>
        </w:rPr>
        <w:t>Nota: La disponibilidad compuesta de la plataforma Komands (excluyendo dependencias externas como Axway y ServiceNow) se estima en 99.9% para los componentes bajo responsabilidad de MOS-iT. El SLA del flujo E2E depende de todos los participantes (SN, Axway, OLTs, red) y es responsabilidad de ON·NET calcular el SLA compuesto. A título informativo: si cada componente en serie tiene 99.9%, el SLA compuesto de 4 componentes es aproximadamente 99.6%. Las ventanas de mantenimiento planificado (actualizaciones de Kubernetes, patches de seguridad, upgrades de PostgreSQL) se ejecutan con zero-downtime deployment (Rolling Update con maxSurge=1, maxUnavailable=0; el pod nuevo pasa readiness probe antes de recibir tráfico y el pod antiguo se termina después) y no se contabilizan como indisponibilidad.</w:t>
      </w:r>
    </w:p>
    <w:p w14:paraId="15E6CAFE" w14:textId="77777777" w:rsidR="00C34357" w:rsidRDefault="00000000">
      <w:r>
        <w:br w:type="page"/>
      </w:r>
    </w:p>
    <w:p w14:paraId="520620BA" w14:textId="77777777" w:rsidR="00C34357" w:rsidRDefault="00000000">
      <w:pPr>
        <w:pStyle w:val="Ttulo2"/>
      </w:pPr>
      <w:bookmarkStart w:id="250" w:name="_Toc226042017"/>
      <w:r>
        <w:lastRenderedPageBreak/>
        <w:t>17.2 RPO &lt; 1 hora, RTO &lt; 4 horas</w:t>
      </w:r>
      <w:bookmarkEnd w:id="250"/>
    </w:p>
    <w:p w14:paraId="50227116" w14:textId="77777777" w:rsidR="00C34357" w:rsidRDefault="00000000">
      <w:pPr>
        <w:spacing w:after="160"/>
        <w:jc w:val="both"/>
      </w:pPr>
      <w:r>
        <w:t>Los objetivos de Recovery Point Objective (RPO) y Recovery Time Objective (RTO) definen los límites aceptables de pérdida de datos y tiempo de recuperación ante una falla catastrófica que requiera restauración completa del sistema. Estos objetivos complementan la alta disponibilidad (que maneja fallas individuales de componentes) y se aplican a escenarios de falla mayor.</w:t>
      </w:r>
    </w:p>
    <w:p w14:paraId="545939F3" w14:textId="77777777" w:rsidR="00C34357" w:rsidRDefault="00000000">
      <w:pPr>
        <w:spacing w:after="160"/>
        <w:jc w:val="both"/>
      </w:pPr>
      <w:r>
        <w:rPr>
          <w:b/>
          <w:bCs/>
        </w:rPr>
        <w:t xml:space="preserve">RPO &lt; 1 hora: </w:t>
      </w:r>
      <w:r>
        <w:t>La máxima pérdida de datos aceptable es inferior a 1 hora. Este objetivo se cumple mediante: streaming replication síncrona de PostgreSQL (el Standby está siempre sincronizado con el Primary, RPO teórico = 0 para fallas del Primary), WAL archiving continuo con pgBackRest al Backup Server (cada segmento WAL de 16 MB se archiva inmediatamente después de completarse, RPO real &lt; 5 minutos bajo carga normal), y backups completos diarios a las 02:00 UTC con retención de 30 días. En el peor escenario (pérdida simultánea de Primary + Standby + Read Replica), la restauración desde el Backup Server + WAL archives garantiza RPO &lt; 1 hora.</w:t>
      </w:r>
    </w:p>
    <w:p w14:paraId="7E10FAC3" w14:textId="77777777" w:rsidR="00C34357" w:rsidRDefault="00000000">
      <w:pPr>
        <w:spacing w:after="160"/>
        <w:jc w:val="both"/>
      </w:pPr>
      <w:r>
        <w:rPr>
          <w:b/>
          <w:bCs/>
        </w:rPr>
        <w:t xml:space="preserve">RTO &lt; 4 horas: </w:t>
      </w:r>
      <w:r>
        <w:t>El tiempo máximo de recuperación ante falla catastrófica es inferior a 4 horas. El RTO se descompone en las siguientes fases: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000"/>
        <w:gridCol w:w="3800"/>
        <w:gridCol w:w="1200"/>
        <w:gridCol w:w="2360"/>
      </w:tblGrid>
      <w:tr w:rsidR="00C34357" w14:paraId="2178C79D"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C7102B9" w14:textId="77777777" w:rsidR="00C34357" w:rsidRDefault="00000000">
            <w:pPr>
              <w:jc w:val="center"/>
            </w:pPr>
            <w:r>
              <w:rPr>
                <w:b/>
                <w:bCs/>
                <w:color w:val="FFFFFF"/>
                <w:sz w:val="18"/>
                <w:szCs w:val="18"/>
              </w:rPr>
              <w:t>Fase</w:t>
            </w:r>
          </w:p>
        </w:tc>
        <w:tc>
          <w:tcPr>
            <w:tcW w:w="3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6826506" w14:textId="77777777" w:rsidR="00C34357" w:rsidRDefault="00000000">
            <w:pPr>
              <w:jc w:val="center"/>
            </w:pPr>
            <w:r>
              <w:rPr>
                <w:b/>
                <w:bCs/>
                <w:color w:val="FFFFFF"/>
                <w:sz w:val="18"/>
                <w:szCs w:val="18"/>
              </w:rPr>
              <w:t>Acción</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36A6DBA" w14:textId="77777777" w:rsidR="00C34357" w:rsidRDefault="00000000">
            <w:pPr>
              <w:jc w:val="center"/>
            </w:pPr>
            <w:r>
              <w:rPr>
                <w:b/>
                <w:bCs/>
                <w:color w:val="FFFFFF"/>
                <w:sz w:val="18"/>
                <w:szCs w:val="18"/>
              </w:rPr>
              <w:t>Tiempo</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500242D" w14:textId="77777777" w:rsidR="00C34357" w:rsidRDefault="00000000">
            <w:pPr>
              <w:jc w:val="center"/>
            </w:pPr>
            <w:r>
              <w:rPr>
                <w:b/>
                <w:bCs/>
                <w:color w:val="FFFFFF"/>
                <w:sz w:val="18"/>
                <w:szCs w:val="18"/>
              </w:rPr>
              <w:t>Herramienta</w:t>
            </w:r>
          </w:p>
        </w:tc>
      </w:tr>
      <w:tr w:rsidR="00C34357" w14:paraId="39FB1C9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8E8FDA" w14:textId="77777777" w:rsidR="00C34357" w:rsidRDefault="00000000">
            <w:r>
              <w:rPr>
                <w:color w:val="000000"/>
                <w:sz w:val="17"/>
                <w:szCs w:val="17"/>
              </w:rPr>
              <w:t>Detección</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31726A" w14:textId="77777777" w:rsidR="00C34357" w:rsidRDefault="00000000">
            <w:r>
              <w:rPr>
                <w:color w:val="000000"/>
                <w:sz w:val="17"/>
                <w:szCs w:val="17"/>
              </w:rPr>
              <w:t>Dynatrace detecta indisponibilidad y genera alerta CRITICAL.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FF2CA5" w14:textId="77777777" w:rsidR="00C34357" w:rsidRDefault="00000000">
            <w:pPr>
              <w:jc w:val="center"/>
            </w:pPr>
            <w:r>
              <w:rPr>
                <w:b/>
                <w:bCs/>
                <w:color w:val="000000"/>
                <w:sz w:val="17"/>
                <w:szCs w:val="17"/>
              </w:rPr>
              <w:t>&lt; 5 min</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606B25" w14:textId="77777777" w:rsidR="00C34357" w:rsidRDefault="00000000">
            <w:r>
              <w:rPr>
                <w:color w:val="000000"/>
                <w:sz w:val="17"/>
                <w:szCs w:val="17"/>
              </w:rPr>
              <w:t>Alerta automática Dynatrace</w:t>
            </w:r>
          </w:p>
        </w:tc>
      </w:tr>
      <w:tr w:rsidR="00C34357" w14:paraId="4C9EF123"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83D45E" w14:textId="77777777" w:rsidR="00C34357" w:rsidRDefault="00000000">
            <w:r>
              <w:rPr>
                <w:color w:val="000000"/>
                <w:sz w:val="17"/>
                <w:szCs w:val="17"/>
              </w:rPr>
              <w:t>Diagnóstico</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77175A" w14:textId="77777777" w:rsidR="00C34357" w:rsidRDefault="00000000">
            <w:r>
              <w:rPr>
                <w:color w:val="000000"/>
                <w:sz w:val="17"/>
                <w:szCs w:val="17"/>
              </w:rPr>
              <w:t>Equipo MOS-iT/ON·NET identifica alcance y causa de la falla.</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C7C59E" w14:textId="77777777" w:rsidR="00C34357" w:rsidRDefault="00000000">
            <w:pPr>
              <w:jc w:val="center"/>
            </w:pPr>
            <w:r>
              <w:rPr>
                <w:b/>
                <w:bCs/>
                <w:color w:val="000000"/>
                <w:sz w:val="17"/>
                <w:szCs w:val="17"/>
              </w:rPr>
              <w:t>&lt; 30 min</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F503C8" w14:textId="77777777" w:rsidR="00C34357" w:rsidRDefault="00000000">
            <w:r>
              <w:rPr>
                <w:color w:val="000000"/>
                <w:sz w:val="17"/>
                <w:szCs w:val="17"/>
              </w:rPr>
              <w:t>Runbook de incidentes</w:t>
            </w:r>
          </w:p>
        </w:tc>
      </w:tr>
      <w:tr w:rsidR="00C34357" w:rsidRPr="00CB3C92" w14:paraId="4C09CBC7"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95B19F" w14:textId="77777777" w:rsidR="00C34357" w:rsidRDefault="00000000">
            <w:r>
              <w:rPr>
                <w:color w:val="000000"/>
                <w:sz w:val="17"/>
                <w:szCs w:val="17"/>
              </w:rPr>
              <w:t>Decisión</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CBD56F" w14:textId="77777777" w:rsidR="00C34357" w:rsidRDefault="00000000">
            <w:r>
              <w:rPr>
                <w:color w:val="000000"/>
                <w:sz w:val="17"/>
                <w:szCs w:val="17"/>
              </w:rPr>
              <w:t>Decisión de restauración vs failover vs rollback a BluePlanet.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C7F7C4" w14:textId="77777777" w:rsidR="00C34357" w:rsidRDefault="00000000">
            <w:pPr>
              <w:jc w:val="center"/>
            </w:pPr>
            <w:r>
              <w:rPr>
                <w:b/>
                <w:bCs/>
                <w:color w:val="000000"/>
                <w:sz w:val="17"/>
                <w:szCs w:val="17"/>
              </w:rPr>
              <w:t>&lt; 15 min</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78D82C" w14:textId="77777777" w:rsidR="00C34357" w:rsidRPr="005D78BF" w:rsidRDefault="00000000">
            <w:pPr>
              <w:rPr>
                <w:lang w:val="en-US"/>
              </w:rPr>
            </w:pPr>
            <w:r>
              <w:rPr>
                <w:color w:val="000000"/>
                <w:sz w:val="17"/>
                <w:szCs w:val="17"/>
                <w:lang w:val="en-US"/>
              </w:rPr>
              <w:t>Escalamiento L3/L4 + Feature Flag (SN)</w:t>
            </w:r>
          </w:p>
        </w:tc>
      </w:tr>
      <w:tr w:rsidR="00C34357" w14:paraId="227B93DD"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DB692F" w14:textId="77777777" w:rsidR="00C34357" w:rsidRDefault="00000000">
            <w:r>
              <w:rPr>
                <w:color w:val="000000"/>
                <w:sz w:val="17"/>
                <w:szCs w:val="17"/>
              </w:rPr>
              <w:t>Restauración PostgreSQL</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5F0C63" w14:textId="77777777" w:rsidR="00C34357" w:rsidRDefault="00000000">
            <w:r>
              <w:rPr>
                <w:color w:val="000000"/>
                <w:sz w:val="17"/>
                <w:szCs w:val="17"/>
              </w:rPr>
              <w:t>Restauración desde backup + WAL replay (si se perdió Primary+Standby).</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6B036A" w14:textId="77777777" w:rsidR="00C34357" w:rsidRDefault="00000000">
            <w:pPr>
              <w:jc w:val="center"/>
            </w:pPr>
            <w:r>
              <w:rPr>
                <w:b/>
                <w:bCs/>
                <w:color w:val="000000"/>
                <w:sz w:val="17"/>
                <w:szCs w:val="17"/>
              </w:rPr>
              <w:t>&lt; 120 min</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6EBDFE" w14:textId="77777777" w:rsidR="00C34357" w:rsidRDefault="00000000">
            <w:r>
              <w:rPr>
                <w:color w:val="000000"/>
                <w:sz w:val="17"/>
                <w:szCs w:val="17"/>
              </w:rPr>
              <w:t>pgBackRest restore + WAL apply</w:t>
            </w:r>
          </w:p>
        </w:tc>
      </w:tr>
      <w:tr w:rsidR="00C34357" w:rsidRPr="00CB3C92" w14:paraId="26C779CF"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E44FE9" w14:textId="77777777" w:rsidR="00C34357" w:rsidRDefault="00000000">
            <w:r>
              <w:rPr>
                <w:color w:val="000000"/>
                <w:sz w:val="17"/>
                <w:szCs w:val="17"/>
              </w:rPr>
              <w:t>Restauración K8s</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DA9A8D" w14:textId="77777777" w:rsidR="00C34357" w:rsidRDefault="00000000">
            <w:r>
              <w:rPr>
                <w:color w:val="000000"/>
                <w:sz w:val="17"/>
                <w:szCs w:val="17"/>
              </w:rPr>
              <w:t>Redespliegue de pods desde manifiestos (si se perdió cluster K8s).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67E545" w14:textId="77777777" w:rsidR="00C34357" w:rsidRDefault="00000000">
            <w:pPr>
              <w:jc w:val="center"/>
            </w:pPr>
            <w:r>
              <w:rPr>
                <w:b/>
                <w:bCs/>
                <w:color w:val="000000"/>
                <w:sz w:val="17"/>
                <w:szCs w:val="17"/>
              </w:rPr>
              <w:t>&lt; 60 min</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D35DEF" w14:textId="77777777" w:rsidR="00C34357" w:rsidRPr="005D78BF" w:rsidRDefault="00000000">
            <w:pPr>
              <w:rPr>
                <w:lang w:val="en-US"/>
              </w:rPr>
            </w:pPr>
            <w:r>
              <w:rPr>
                <w:color w:val="000000"/>
                <w:sz w:val="17"/>
                <w:szCs w:val="17"/>
                <w:lang w:val="en-US"/>
              </w:rPr>
              <w:t>ArgoCD sync o kubectl apply</w:t>
            </w:r>
          </w:p>
        </w:tc>
      </w:tr>
      <w:tr w:rsidR="00C34357" w:rsidRPr="00CB3C92" w14:paraId="3BE406F5"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98C7E6" w14:textId="77777777" w:rsidR="00C34357" w:rsidRDefault="00000000">
            <w:r>
              <w:rPr>
                <w:color w:val="000000"/>
                <w:sz w:val="17"/>
                <w:szCs w:val="17"/>
              </w:rPr>
              <w:t>Validación</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939AA41" w14:textId="77777777" w:rsidR="00C34357" w:rsidRDefault="00000000">
            <w:r>
              <w:rPr>
                <w:color w:val="000000"/>
                <w:sz w:val="17"/>
                <w:szCs w:val="17"/>
              </w:rPr>
              <w:t>Pruebas de conectividad SSH a OLTs, transacción de prueba E2E.</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456870" w14:textId="77777777" w:rsidR="00C34357" w:rsidRDefault="00000000">
            <w:pPr>
              <w:jc w:val="center"/>
            </w:pPr>
            <w:r>
              <w:rPr>
                <w:b/>
                <w:bCs/>
                <w:color w:val="000000"/>
                <w:sz w:val="17"/>
                <w:szCs w:val="17"/>
              </w:rPr>
              <w:t>&lt; 30 min</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C46F05" w14:textId="77777777" w:rsidR="00C34357" w:rsidRPr="005D78BF" w:rsidRDefault="00000000">
            <w:pPr>
              <w:rPr>
                <w:lang w:val="en-US"/>
              </w:rPr>
            </w:pPr>
            <w:r>
              <w:rPr>
                <w:color w:val="000000"/>
                <w:sz w:val="17"/>
                <w:szCs w:val="17"/>
                <w:lang w:val="en-US"/>
              </w:rPr>
              <w:t>Test suite de validación post-recovery</w:t>
            </w:r>
          </w:p>
        </w:tc>
      </w:tr>
      <w:tr w:rsidR="00C34357" w14:paraId="778F28B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EBAD50" w14:textId="77777777" w:rsidR="00C34357" w:rsidRDefault="00000000">
            <w:r>
              <w:rPr>
                <w:b/>
                <w:bCs/>
                <w:color w:val="000000"/>
                <w:sz w:val="17"/>
                <w:szCs w:val="17"/>
              </w:rPr>
              <w:t>TOTAL</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649468" w14:textId="77777777" w:rsidR="00C34357" w:rsidRDefault="00C34357"/>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9E120E" w14:textId="77777777" w:rsidR="00C34357" w:rsidRDefault="00000000">
            <w:pPr>
              <w:jc w:val="center"/>
            </w:pPr>
            <w:r>
              <w:rPr>
                <w:b/>
                <w:bCs/>
                <w:color w:val="C62828"/>
                <w:sz w:val="17"/>
                <w:szCs w:val="17"/>
              </w:rPr>
              <w:t>&lt; 4 horas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27665E" w14:textId="77777777" w:rsidR="00C34357" w:rsidRDefault="00C34357"/>
        </w:tc>
      </w:tr>
    </w:tbl>
    <w:p w14:paraId="4A191AF1" w14:textId="77777777" w:rsidR="00C34357" w:rsidRDefault="00000000">
      <w:pPr>
        <w:spacing w:after="160"/>
        <w:jc w:val="both"/>
      </w:pPr>
      <w:r>
        <w:t>Durante la fase de coexistencia (hasta la decomisión de BluePlanet), el Feature Flag proporciona un mecanismo de recuperación inmediato (&lt; 5 minutos) que no requiere restauración de infraestructura: si Komands sufre una falla catastrófica, ServiceNow SOM redirige instantáneamente el tráfico a BluePlanet (ruta legacy en standby) modificando el Feature Flag. Este mecanismo es la primera línea de defensa antes de iniciar cualquier proceso de restauración de infraestructura.</w:t>
      </w:r>
    </w:p>
    <w:p w14:paraId="402B6724" w14:textId="77777777" w:rsidR="00C34357" w:rsidRDefault="00000000">
      <w:pPr>
        <w:pStyle w:val="Ttulo2"/>
      </w:pPr>
      <w:bookmarkStart w:id="251" w:name="_Toc226042018"/>
      <w:r>
        <w:t>17.3 Latencia de APIs &lt; 500 ms (P95)</w:t>
      </w:r>
      <w:bookmarkEnd w:id="251"/>
    </w:p>
    <w:p w14:paraId="5C20B6E1" w14:textId="77777777" w:rsidR="00C34357" w:rsidRDefault="00000000">
      <w:pPr>
        <w:spacing w:after="160"/>
        <w:jc w:val="both"/>
      </w:pPr>
      <w:r>
        <w:t>El requerimiento no funcional RNF-03 establece que la latencia del API Gateway de Komands debe ser inferior a 500 milisegundos en el percentil 95 (P95). Esta latencia mide el tiempo entre la recepción del request HTTP de Axway y el envío del ACK HTTP 202 Accepted, excluyendo el tiempo de ejecución de los comandos SSH en la OLT (que ocurre de forma asíncrona después del ACK).</w:t>
      </w:r>
    </w:p>
    <w:p w14:paraId="6E14B7AB" w14:textId="77777777" w:rsidR="00C34357" w:rsidRDefault="00000000">
      <w:pPr>
        <w:spacing w:after="160"/>
        <w:jc w:val="both"/>
      </w:pPr>
      <w:r>
        <w:t>El desglose estimado de la latencia del ACK 202 es el siguiente:</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400"/>
        <w:gridCol w:w="3000"/>
        <w:gridCol w:w="1200"/>
        <w:gridCol w:w="2760"/>
      </w:tblGrid>
      <w:tr w:rsidR="00C34357" w14:paraId="73CDCB0F"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BD70479" w14:textId="77777777" w:rsidR="00C34357" w:rsidRDefault="00000000">
            <w:pPr>
              <w:jc w:val="center"/>
            </w:pPr>
            <w:r>
              <w:rPr>
                <w:b/>
                <w:bCs/>
                <w:color w:val="FFFFFF"/>
                <w:sz w:val="18"/>
                <w:szCs w:val="18"/>
              </w:rPr>
              <w:t>Paso</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2D3586A" w14:textId="77777777" w:rsidR="00C34357" w:rsidRDefault="00000000">
            <w:pPr>
              <w:jc w:val="center"/>
            </w:pPr>
            <w:r>
              <w:rPr>
                <w:b/>
                <w:bCs/>
                <w:color w:val="FFFFFF"/>
                <w:sz w:val="18"/>
                <w:szCs w:val="18"/>
              </w:rPr>
              <w:t>Detalle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0F3DF22" w14:textId="77777777" w:rsidR="00C34357" w:rsidRDefault="00000000">
            <w:pPr>
              <w:jc w:val="center"/>
            </w:pPr>
            <w:r>
              <w:rPr>
                <w:b/>
                <w:bCs/>
                <w:color w:val="FFFFFF"/>
                <w:sz w:val="18"/>
                <w:szCs w:val="18"/>
              </w:rPr>
              <w:t>Tiempo</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6C3E250" w14:textId="77777777" w:rsidR="00C34357" w:rsidRDefault="00000000">
            <w:pPr>
              <w:jc w:val="center"/>
            </w:pPr>
            <w:r>
              <w:rPr>
                <w:b/>
                <w:bCs/>
                <w:color w:val="FFFFFF"/>
                <w:sz w:val="18"/>
                <w:szCs w:val="18"/>
              </w:rPr>
              <w:t>Observación</w:t>
            </w:r>
          </w:p>
        </w:tc>
      </w:tr>
      <w:tr w:rsidR="00C34357" w14:paraId="6581F34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F400E6" w14:textId="77777777" w:rsidR="00C34357" w:rsidRDefault="00000000">
            <w:r>
              <w:rPr>
                <w:color w:val="000000"/>
                <w:sz w:val="17"/>
                <w:szCs w:val="17"/>
              </w:rPr>
              <w:lastRenderedPageBreak/>
              <w:t>Recepción HTTP + parsing JSON</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D35A8A" w14:textId="77777777" w:rsidR="00C34357" w:rsidRDefault="00000000">
            <w:r>
              <w:rPr>
                <w:color w:val="000000"/>
                <w:sz w:val="17"/>
                <w:szCs w:val="17"/>
              </w:rPr>
              <w:t>FastAPI valida request con Pydantic model.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451195" w14:textId="77777777" w:rsidR="00C34357" w:rsidRDefault="00000000">
            <w:pPr>
              <w:jc w:val="center"/>
            </w:pPr>
            <w:r>
              <w:rPr>
                <w:b/>
                <w:bCs/>
                <w:color w:val="000000"/>
                <w:sz w:val="17"/>
                <w:szCs w:val="17"/>
              </w:rPr>
              <w:t>5-15 ms</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C07CD7" w14:textId="77777777" w:rsidR="00C34357" w:rsidRDefault="00000000">
            <w:r>
              <w:rPr>
                <w:color w:val="000000"/>
                <w:sz w:val="17"/>
                <w:szCs w:val="17"/>
              </w:rPr>
              <w:t>Validación tipada automática</w:t>
            </w:r>
          </w:p>
        </w:tc>
      </w:tr>
      <w:tr w:rsidR="00C34357" w14:paraId="4600B047" w14:textId="77777777">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60082C" w14:textId="77777777" w:rsidR="00C34357" w:rsidRDefault="00000000">
            <w:r>
              <w:rPr>
                <w:color w:val="000000"/>
                <w:sz w:val="17"/>
                <w:szCs w:val="17"/>
              </w:rPr>
              <w:t>Validación JWT</w:t>
            </w:r>
          </w:p>
        </w:tc>
        <w:tc>
          <w:tcPr>
            <w:tcW w:w="3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0265E19" w14:textId="77777777" w:rsidR="00C34357" w:rsidRDefault="00000000">
            <w:r>
              <w:rPr>
                <w:color w:val="000000"/>
                <w:sz w:val="17"/>
                <w:szCs w:val="17"/>
              </w:rPr>
              <w:t>Verificación de firma del token Bearer.</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F49DF4" w14:textId="77777777" w:rsidR="00C34357" w:rsidRDefault="00000000">
            <w:pPr>
              <w:jc w:val="center"/>
            </w:pPr>
            <w:r>
              <w:rPr>
                <w:b/>
                <w:bCs/>
                <w:color w:val="000000"/>
                <w:sz w:val="17"/>
                <w:szCs w:val="17"/>
              </w:rPr>
              <w:t>2-5 ms</w:t>
            </w:r>
          </w:p>
        </w:tc>
        <w:tc>
          <w:tcPr>
            <w:tcW w:w="2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5C6E50" w14:textId="77777777" w:rsidR="00C34357" w:rsidRDefault="00000000">
            <w:r>
              <w:rPr>
                <w:color w:val="000000"/>
                <w:sz w:val="17"/>
                <w:szCs w:val="17"/>
              </w:rPr>
              <w:t>Clave pública en memoria</w:t>
            </w:r>
          </w:p>
        </w:tc>
      </w:tr>
      <w:tr w:rsidR="00C34357" w14:paraId="25FD749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777CFF" w14:textId="77777777" w:rsidR="00C34357" w:rsidRDefault="00000000">
            <w:r>
              <w:rPr>
                <w:color w:val="000000"/>
                <w:sz w:val="17"/>
                <w:szCs w:val="17"/>
              </w:rPr>
              <w:t>Generación UUID</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02F703" w14:textId="77777777" w:rsidR="00C34357" w:rsidRDefault="00000000">
            <w:r>
              <w:rPr>
                <w:color w:val="000000"/>
                <w:sz w:val="17"/>
                <w:szCs w:val="17"/>
              </w:rPr>
              <w:t>UUIDv4 para identificar la transacción.</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CB06A8" w14:textId="77777777" w:rsidR="00C34357" w:rsidRDefault="00000000">
            <w:pPr>
              <w:jc w:val="center"/>
            </w:pPr>
            <w:r>
              <w:rPr>
                <w:b/>
                <w:bCs/>
                <w:color w:val="000000"/>
                <w:sz w:val="17"/>
                <w:szCs w:val="17"/>
              </w:rPr>
              <w:t>&lt; 1 ms</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CB2954" w14:textId="77777777" w:rsidR="00C34357" w:rsidRDefault="00000000">
            <w:r>
              <w:rPr>
                <w:color w:val="000000"/>
                <w:sz w:val="17"/>
                <w:szCs w:val="17"/>
              </w:rPr>
              <w:t>uuid.uuid4() en Python</w:t>
            </w:r>
          </w:p>
        </w:tc>
      </w:tr>
      <w:tr w:rsidR="00C34357" w14:paraId="20FFCA3D" w14:textId="77777777">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6EFFCE" w14:textId="77777777" w:rsidR="00C34357" w:rsidRDefault="00000000">
            <w:r>
              <w:rPr>
                <w:color w:val="000000"/>
                <w:sz w:val="17"/>
                <w:szCs w:val="17"/>
              </w:rPr>
              <w:t>INSERT PostgreSQL</w:t>
            </w:r>
          </w:p>
        </w:tc>
        <w:tc>
          <w:tcPr>
            <w:tcW w:w="3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583CBB" w14:textId="77777777" w:rsidR="00C34357" w:rsidRDefault="00000000">
            <w:r>
              <w:rPr>
                <w:color w:val="000000"/>
                <w:sz w:val="17"/>
                <w:szCs w:val="17"/>
              </w:rPr>
              <w:t>Registro de transacción en tabla transactions (vía PgBouncer).</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1EA2EE" w14:textId="77777777" w:rsidR="00C34357" w:rsidRDefault="00000000">
            <w:pPr>
              <w:jc w:val="center"/>
            </w:pPr>
            <w:r>
              <w:rPr>
                <w:b/>
                <w:bCs/>
                <w:color w:val="000000"/>
                <w:sz w:val="17"/>
                <w:szCs w:val="17"/>
              </w:rPr>
              <w:t>10-30 ms</w:t>
            </w:r>
          </w:p>
        </w:tc>
        <w:tc>
          <w:tcPr>
            <w:tcW w:w="2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5D6BDD" w14:textId="77777777" w:rsidR="00C34357" w:rsidRDefault="00000000">
            <w:r>
              <w:rPr>
                <w:color w:val="000000"/>
                <w:sz w:val="17"/>
                <w:szCs w:val="17"/>
              </w:rPr>
              <w:t>asyncpg + PgBouncer pool</w:t>
            </w:r>
          </w:p>
        </w:tc>
      </w:tr>
      <w:tr w:rsidR="00C34357" w14:paraId="7F3CA9C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FE4E8B" w14:textId="77777777" w:rsidR="00C34357" w:rsidRDefault="00000000">
            <w:r>
              <w:rPr>
                <w:color w:val="000000"/>
                <w:sz w:val="17"/>
                <w:szCs w:val="17"/>
              </w:rPr>
              <w:t>LPUSH Redis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17EFCE" w14:textId="77777777" w:rsidR="00C34357" w:rsidRDefault="00000000">
            <w:r>
              <w:rPr>
                <w:color w:val="000000"/>
                <w:sz w:val="17"/>
                <w:szCs w:val="17"/>
              </w:rPr>
              <w:t>Encolamiento de transacción en cola Redis.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578C59" w14:textId="77777777" w:rsidR="00C34357" w:rsidRDefault="00000000">
            <w:pPr>
              <w:jc w:val="center"/>
            </w:pPr>
            <w:r>
              <w:rPr>
                <w:b/>
                <w:bCs/>
                <w:color w:val="000000"/>
                <w:sz w:val="17"/>
                <w:szCs w:val="17"/>
              </w:rPr>
              <w:t>1-3 ms</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B01C5C" w14:textId="77777777" w:rsidR="00C34357" w:rsidRDefault="00000000">
            <w:r>
              <w:rPr>
                <w:color w:val="000000"/>
                <w:sz w:val="17"/>
                <w:szCs w:val="17"/>
              </w:rPr>
              <w:t>redis-py asíncrono</w:t>
            </w:r>
          </w:p>
        </w:tc>
      </w:tr>
      <w:tr w:rsidR="00C34357" w14:paraId="47949C0A" w14:textId="77777777">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4ACFAD" w14:textId="77777777" w:rsidR="00C34357" w:rsidRDefault="00000000">
            <w:r>
              <w:rPr>
                <w:color w:val="000000"/>
                <w:sz w:val="17"/>
                <w:szCs w:val="17"/>
              </w:rPr>
              <w:t>Formateo respuesta</w:t>
            </w:r>
          </w:p>
        </w:tc>
        <w:tc>
          <w:tcPr>
            <w:tcW w:w="3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0DF9B0" w14:textId="77777777" w:rsidR="00C34357" w:rsidRDefault="00000000">
            <w:r>
              <w:rPr>
                <w:color w:val="000000"/>
                <w:sz w:val="17"/>
                <w:szCs w:val="17"/>
              </w:rPr>
              <w:t>Construcción del JSON de respuesta ACK 202 + UUID.</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30A69C" w14:textId="77777777" w:rsidR="00C34357" w:rsidRDefault="00000000">
            <w:pPr>
              <w:jc w:val="center"/>
            </w:pPr>
            <w:r>
              <w:rPr>
                <w:b/>
                <w:bCs/>
                <w:color w:val="000000"/>
                <w:sz w:val="17"/>
                <w:szCs w:val="17"/>
              </w:rPr>
              <w:t>&lt; 1 ms</w:t>
            </w:r>
          </w:p>
        </w:tc>
        <w:tc>
          <w:tcPr>
            <w:tcW w:w="2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748810" w14:textId="77777777" w:rsidR="00C34357" w:rsidRDefault="00000000">
            <w:r>
              <w:rPr>
                <w:color w:val="000000"/>
                <w:sz w:val="17"/>
                <w:szCs w:val="17"/>
              </w:rPr>
              <w:t>Pydantic model</w:t>
            </w:r>
          </w:p>
        </w:tc>
      </w:tr>
      <w:tr w:rsidR="00C34357" w14:paraId="51B14C1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32F763" w14:textId="77777777" w:rsidR="00C34357" w:rsidRDefault="00000000">
            <w:r>
              <w:rPr>
                <w:b/>
                <w:bCs/>
                <w:color w:val="000000"/>
                <w:sz w:val="17"/>
                <w:szCs w:val="17"/>
              </w:rPr>
              <w:t>TOTAL estimado</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495CF1" w14:textId="77777777" w:rsidR="00C34357" w:rsidRDefault="00C34357"/>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7F6A6E" w14:textId="77777777" w:rsidR="00C34357" w:rsidRDefault="00000000">
            <w:pPr>
              <w:jc w:val="center"/>
            </w:pPr>
            <w:r>
              <w:rPr>
                <w:b/>
                <w:bCs/>
                <w:color w:val="2E7D32"/>
                <w:sz w:val="17"/>
                <w:szCs w:val="17"/>
              </w:rPr>
              <w:t>20-55 ms</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22F8D8" w14:textId="77777777" w:rsidR="00C34357" w:rsidRDefault="00000000">
            <w:r>
              <w:rPr>
                <w:color w:val="000000"/>
                <w:sz w:val="17"/>
                <w:szCs w:val="17"/>
              </w:rPr>
              <w:t>Margen amplio vs SLA 500 ms</w:t>
            </w:r>
          </w:p>
        </w:tc>
      </w:tr>
    </w:tbl>
    <w:p w14:paraId="19C1BF9E" w14:textId="77777777" w:rsidR="00C34357" w:rsidRDefault="00000000">
      <w:pPr>
        <w:spacing w:after="160"/>
        <w:jc w:val="both"/>
      </w:pPr>
      <w:r>
        <w:t>La latencia estimada de 20-55 ms para el ACK proporciona un margen de seguridad de 10x respecto al SLA de 500 ms. Este margen absorbe picos de carga, latencia de red adicional entre Axway y Komands, y degradaciones temporales de PostgreSQL o Redis. Las operaciones de consulta síncrona (Consulta de Acceso, Ocupación PON) que requieren acceso SSH a la OLT tienen un timeout máximo de 5 segundos, dado que incluyen el establecimiento de la sesión SSH y la ejecución del comando display en la OLT.</w:t>
      </w:r>
    </w:p>
    <w:p w14:paraId="38E0C406" w14:textId="77777777" w:rsidR="00C34357" w:rsidRDefault="00000000">
      <w:r>
        <w:br w:type="page"/>
      </w:r>
    </w:p>
    <w:p w14:paraId="21CCF9CA" w14:textId="77777777" w:rsidR="00C34357" w:rsidRDefault="00000000">
      <w:pPr>
        <w:pStyle w:val="Ttulo2"/>
      </w:pPr>
      <w:bookmarkStart w:id="252" w:name="_Toc226042019"/>
      <w:r>
        <w:lastRenderedPageBreak/>
        <w:t>17.4 Throughput: 20.000 transacciones por hora</w:t>
      </w:r>
      <w:bookmarkEnd w:id="252"/>
    </w:p>
    <w:p w14:paraId="4F978B88" w14:textId="77777777" w:rsidR="00C34357" w:rsidRDefault="00000000">
      <w:pPr>
        <w:spacing w:after="160"/>
        <w:jc w:val="both"/>
      </w:pPr>
      <w:r>
        <w:t>El SLA de throughput establece que la plataforma Komands debe ser capaz de procesar 20.000 transacciones por hora, equivalente a aproximadamente 11,1 transacciones por segundo de forma sostenida. Este valor fue establecido en el documento RACI/TDD como requerimiento de capacidad basado en el volumen operacional actual de ON·NET más un margen de crecimiento.</w:t>
      </w:r>
    </w:p>
    <w:p w14:paraId="03D0AF62" w14:textId="77777777" w:rsidR="00C34357" w:rsidRDefault="00000000">
      <w:pPr>
        <w:spacing w:after="160"/>
        <w:jc w:val="both"/>
      </w:pPr>
      <w:r>
        <w:rPr>
          <w:b/>
          <w:bCs/>
        </w:rPr>
        <w:t xml:space="preserve">Análisis de capacidad actual: </w:t>
      </w:r>
      <w:r>
        <w:t>El volumen operacional típico de ON·NET se estima en base a la operación con ~2 millones de clientes y 4 VNOs. El pico de actividad coincide con las campañas comerciales de las VNOs (Black Friday, Cyber Monday, inicio de temporada TV) y con las jornadas de instalación masiva de campo. El throughput de 20.000 tx/h proporciona capacidad suficiente para absorber estos picos sin degradación.</w:t>
      </w:r>
    </w:p>
    <w:p w14:paraId="77E5074F" w14:textId="77777777" w:rsidR="00C34357" w:rsidRDefault="00000000">
      <w:pPr>
        <w:spacing w:after="160"/>
        <w:jc w:val="both"/>
      </w:pPr>
      <w:r>
        <w:rPr>
          <w:b/>
          <w:bCs/>
        </w:rPr>
        <w:t xml:space="preserve">Cuello de botella: conexión SSH a OLTs. </w:t>
      </w:r>
      <w:r>
        <w:t>El factor limitante de throughput no es la capacidad de procesamiento de los microservicios (que pueden manejar miles de requests por segundo), sino la duración de las sesiones SSH a las OLTs. Cada transacción de provisión requiere establecer una sesión SSH, ejecutar entre 4 y 25 comandos CLI (dependiendo del vendor, producto y operación), y validar cada respuesta. El tiempo típico de ejecución SSH es de 5-30 segundos para FTTH y de 15-120 segundos para SSAA complejas. Para alcanzar 20.000 tx/h con un tiempo promedio de 15 segundos por transacción, se necesitan aproximadamente 167 sesiones SSH concurrentes.</w:t>
      </w:r>
    </w:p>
    <w:p w14:paraId="28565132" w14:textId="77777777" w:rsidR="00C34357" w:rsidRDefault="00000000">
      <w:pPr>
        <w:spacing w:after="160"/>
        <w:jc w:val="both"/>
      </w:pPr>
      <w:r>
        <w:rPr>
          <w:b/>
          <w:bCs/>
        </w:rPr>
        <w:t xml:space="preserve">Pool de conexiones SSH: </w:t>
      </w:r>
      <w:r>
        <w:t>Los Nokia Adapter y Huawei Adapter mantienen un pool de conexiones SSH persistentes hacia las OLTs más frecuentemente accedidas. El tamaño del pool es configurable por adapter y se dimensiona para soportar la concurrencia requerida. Con 3 Worker Nodes ejecutando 2 réplicas de cada adapter, se dispone de 10 instancias de Nokia Adapter y 10 instancias de Huawei Adapter, cada una capaz de mantener múltiples sesiones SSH concurrentes. La distribución de carga entre réplicas se gestiona por Kubernetes ClusterIP service.</w:t>
      </w:r>
    </w:p>
    <w:p w14:paraId="1275A96F" w14:textId="77777777" w:rsidR="00C34357" w:rsidRDefault="00000000">
      <w:pPr>
        <w:spacing w:after="160"/>
        <w:jc w:val="both"/>
      </w:pPr>
      <w:r>
        <w:rPr>
          <w:b/>
          <w:bCs/>
        </w:rPr>
        <w:t xml:space="preserve">Dimensionamiento de PostgreSQL: </w:t>
      </w:r>
      <w:r>
        <w:t>La capacidad de PostgreSQL ha sido dimensionada para soportar 20.000 inserciones por hora en la tabla transactions más las consultas asociadas de catálogo y estado. Con 24 GB de shared_buffers en el Primary, asyncpg como driver asíncrono, y PgBouncer para connection pooling, la base de datos puede manejar esta carga con amplio margen. La Read Replica absorbe las consultas de lectura del portal web y las consultas de estado de transacciones, liberando al Primary para escrituras.</w:t>
      </w:r>
    </w:p>
    <w:p w14:paraId="46F1B8A0" w14:textId="77777777" w:rsidR="00C34357" w:rsidRDefault="00000000">
      <w:pPr>
        <w:pStyle w:val="Ttulo2"/>
      </w:pPr>
      <w:bookmarkStart w:id="253" w:name="_Toc226042020"/>
      <w:r>
        <w:t>17.5 Alta disponibilidad Activo-Activo</w:t>
      </w:r>
      <w:bookmarkEnd w:id="253"/>
    </w:p>
    <w:p w14:paraId="4244BFE5" w14:textId="77777777" w:rsidR="00C34357" w:rsidRDefault="00000000">
      <w:pPr>
        <w:spacing w:after="160"/>
        <w:jc w:val="both"/>
      </w:pPr>
      <w:r>
        <w:t>La plataforma Komands opera en modo Activo-Activo en la capa de aplicación: todas las réplicas de cada microservicio están activas simultáneamente y procesan requests en paralelo. No existe un nodo pasivo en espera. Este modelo maximiza la utilización de recursos y proporciona failover instantáneo sin tiempo de promoción.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1200"/>
        <w:gridCol w:w="4560"/>
        <w:gridCol w:w="2200"/>
      </w:tblGrid>
      <w:tr w:rsidR="00C34357" w14:paraId="785C11C8"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2829200" w14:textId="77777777" w:rsidR="00C34357" w:rsidRDefault="00000000">
            <w:pPr>
              <w:jc w:val="center"/>
            </w:pPr>
            <w:r>
              <w:rPr>
                <w:b/>
                <w:bCs/>
                <w:color w:val="FFFFFF"/>
                <w:sz w:val="18"/>
                <w:szCs w:val="18"/>
              </w:rPr>
              <w:t>Componente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627F3B9" w14:textId="77777777" w:rsidR="00C34357" w:rsidRDefault="00000000">
            <w:pPr>
              <w:jc w:val="center"/>
            </w:pPr>
            <w:r>
              <w:rPr>
                <w:b/>
                <w:bCs/>
                <w:color w:val="FFFFFF"/>
                <w:sz w:val="18"/>
                <w:szCs w:val="18"/>
              </w:rPr>
              <w:t>Modelo HA</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5BDE55D" w14:textId="77777777" w:rsidR="00C34357" w:rsidRDefault="00000000">
            <w:pPr>
              <w:jc w:val="center"/>
            </w:pPr>
            <w:r>
              <w:rPr>
                <w:b/>
                <w:bCs/>
                <w:color w:val="FFFFFF"/>
                <w:sz w:val="18"/>
                <w:szCs w:val="18"/>
              </w:rPr>
              <w:t>Mecanismo</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114DC80" w14:textId="77777777" w:rsidR="00C34357" w:rsidRDefault="00000000">
            <w:pPr>
              <w:jc w:val="center"/>
            </w:pPr>
            <w:r>
              <w:rPr>
                <w:b/>
                <w:bCs/>
                <w:color w:val="FFFFFF"/>
                <w:sz w:val="18"/>
                <w:szCs w:val="18"/>
              </w:rPr>
              <w:t>Tiempo failover</w:t>
            </w:r>
          </w:p>
        </w:tc>
      </w:tr>
      <w:tr w:rsidR="00C34357" w14:paraId="129E7DE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232C73" w14:textId="77777777" w:rsidR="00C34357" w:rsidRDefault="00000000">
            <w:r>
              <w:rPr>
                <w:b/>
                <w:bCs/>
                <w:color w:val="000000"/>
                <w:sz w:val="17"/>
                <w:szCs w:val="17"/>
              </w:rPr>
              <w:t>Microservicios K8s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6D2F4B" w14:textId="77777777" w:rsidR="00C34357" w:rsidRDefault="00000000">
            <w:pPr>
              <w:jc w:val="center"/>
            </w:pPr>
            <w:r>
              <w:rPr>
                <w:b/>
                <w:bCs/>
                <w:color w:val="000000"/>
                <w:sz w:val="17"/>
                <w:szCs w:val="17"/>
              </w:rPr>
              <w:t>Activo-Activo</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EBBF8EF" w14:textId="77777777" w:rsidR="00C34357" w:rsidRDefault="00000000">
            <w:r>
              <w:rPr>
                <w:color w:val="000000"/>
                <w:sz w:val="16"/>
                <w:szCs w:val="16"/>
              </w:rPr>
              <w:t>2+ réplicas activas simultáneamente. K8s Service balancea requests entre réplicas. Si una falla, las restantes absorben la carga sin interrupción.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49B480" w14:textId="77777777" w:rsidR="00C34357" w:rsidRDefault="00000000">
            <w:pPr>
              <w:jc w:val="center"/>
            </w:pPr>
            <w:r>
              <w:rPr>
                <w:color w:val="2E7D32"/>
                <w:sz w:val="17"/>
                <w:szCs w:val="17"/>
              </w:rPr>
              <w:t>Instantáneo (0s)</w:t>
            </w:r>
          </w:p>
        </w:tc>
      </w:tr>
      <w:tr w:rsidR="00C34357" w14:paraId="59314DA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4FB903" w14:textId="77777777" w:rsidR="00C34357" w:rsidRDefault="00000000">
            <w:r>
              <w:rPr>
                <w:b/>
                <w:bCs/>
                <w:color w:val="000000"/>
                <w:sz w:val="17"/>
                <w:szCs w:val="17"/>
              </w:rPr>
              <w:t>Load Balancers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79A299" w14:textId="77777777" w:rsidR="00C34357" w:rsidRDefault="00000000">
            <w:pPr>
              <w:jc w:val="center"/>
            </w:pPr>
            <w:r>
              <w:rPr>
                <w:b/>
                <w:bCs/>
                <w:color w:val="000000"/>
                <w:sz w:val="17"/>
                <w:szCs w:val="17"/>
              </w:rPr>
              <w:t>Activo-Pasivo</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5FA0BF" w14:textId="77777777" w:rsidR="00C34357" w:rsidRDefault="00000000">
            <w:r>
              <w:rPr>
                <w:color w:val="000000"/>
                <w:sz w:val="16"/>
                <w:szCs w:val="16"/>
              </w:rPr>
              <w:t>LB Primario activo con VIP. Si falla, Keepalived promueve al Secundario.</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A69F11" w14:textId="77777777" w:rsidR="00C34357" w:rsidRDefault="00000000">
            <w:pPr>
              <w:jc w:val="center"/>
            </w:pPr>
            <w:r>
              <w:rPr>
                <w:color w:val="2E7D32"/>
                <w:sz w:val="17"/>
                <w:szCs w:val="17"/>
              </w:rPr>
              <w:t>&lt; 5 segundos</w:t>
            </w:r>
          </w:p>
        </w:tc>
      </w:tr>
      <w:tr w:rsidR="00C34357" w14:paraId="3A0E8AD4"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7CF0E2" w14:textId="77777777" w:rsidR="00C34357" w:rsidRDefault="00000000">
            <w:r>
              <w:rPr>
                <w:b/>
                <w:bCs/>
                <w:color w:val="000000"/>
                <w:sz w:val="17"/>
                <w:szCs w:val="17"/>
              </w:rPr>
              <w:t>PostgreSQL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31F98C" w14:textId="77777777" w:rsidR="00C34357" w:rsidRDefault="00000000">
            <w:pPr>
              <w:jc w:val="center"/>
            </w:pPr>
            <w:r>
              <w:rPr>
                <w:b/>
                <w:bCs/>
                <w:color w:val="000000"/>
                <w:sz w:val="17"/>
                <w:szCs w:val="17"/>
              </w:rPr>
              <w:t>Activo-Pasivo (escritura)</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3F5BD5" w14:textId="77777777" w:rsidR="00C34357" w:rsidRDefault="00000000">
            <w:r>
              <w:rPr>
                <w:color w:val="000000"/>
                <w:sz w:val="16"/>
                <w:szCs w:val="16"/>
              </w:rPr>
              <w:t>Primary recibe escrituras. Standby en hot standby. Patroni failover automático.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B2CA7A" w14:textId="77777777" w:rsidR="00C34357" w:rsidRDefault="00000000">
            <w:pPr>
              <w:jc w:val="center"/>
            </w:pPr>
            <w:r>
              <w:rPr>
                <w:color w:val="2E7D32"/>
                <w:sz w:val="17"/>
                <w:szCs w:val="17"/>
              </w:rPr>
              <w:t>&lt; 30 segundos</w:t>
            </w:r>
          </w:p>
        </w:tc>
      </w:tr>
      <w:tr w:rsidR="00C34357" w14:paraId="2E45ADA3"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F0BF0E" w14:textId="77777777" w:rsidR="00C34357" w:rsidRDefault="00000000">
            <w:r>
              <w:rPr>
                <w:b/>
                <w:bCs/>
                <w:color w:val="000000"/>
                <w:sz w:val="17"/>
                <w:szCs w:val="17"/>
              </w:rPr>
              <w:lastRenderedPageBreak/>
              <w:t>PostgreSQL Read</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0DE6655" w14:textId="77777777" w:rsidR="00C34357" w:rsidRDefault="00000000">
            <w:pPr>
              <w:jc w:val="center"/>
            </w:pPr>
            <w:r>
              <w:rPr>
                <w:b/>
                <w:bCs/>
                <w:color w:val="000000"/>
                <w:sz w:val="17"/>
                <w:szCs w:val="17"/>
              </w:rPr>
              <w:t>Activo (lectura)</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08BA72" w14:textId="77777777" w:rsidR="00C34357" w:rsidRDefault="00000000">
            <w:r>
              <w:rPr>
                <w:color w:val="000000"/>
                <w:sz w:val="16"/>
                <w:szCs w:val="16"/>
              </w:rPr>
              <w:t>Read Replica activa para consultas de lectura concurrentes con Primary.</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E59303" w14:textId="77777777" w:rsidR="00C34357" w:rsidRDefault="00000000">
            <w:pPr>
              <w:jc w:val="center"/>
            </w:pPr>
            <w:r>
              <w:rPr>
                <w:color w:val="2E7D32"/>
                <w:sz w:val="17"/>
                <w:szCs w:val="17"/>
              </w:rPr>
              <w:t>N/A (siempre activa)</w:t>
            </w:r>
          </w:p>
        </w:tc>
      </w:tr>
      <w:tr w:rsidR="00C34357" w14:paraId="5C3C5C3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230DFF" w14:textId="77777777" w:rsidR="00C34357" w:rsidRDefault="00000000">
            <w:r>
              <w:rPr>
                <w:b/>
                <w:bCs/>
                <w:color w:val="000000"/>
                <w:sz w:val="17"/>
                <w:szCs w:val="17"/>
              </w:rPr>
              <w:t>PgBouncer</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DCC9ED" w14:textId="77777777" w:rsidR="00C34357" w:rsidRDefault="00000000">
            <w:pPr>
              <w:jc w:val="center"/>
            </w:pPr>
            <w:r>
              <w:rPr>
                <w:b/>
                <w:bCs/>
                <w:color w:val="000000"/>
                <w:sz w:val="17"/>
                <w:szCs w:val="17"/>
              </w:rPr>
              <w:t>Activo-Activo</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3B5E38" w14:textId="77777777" w:rsidR="00C34357" w:rsidRDefault="00000000">
            <w:r>
              <w:rPr>
                <w:color w:val="000000"/>
                <w:sz w:val="16"/>
                <w:szCs w:val="16"/>
              </w:rPr>
              <w:t>2 instancias activas simultáneamente. Cada microservicio se conecta a cualquiera.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9A4B03" w14:textId="77777777" w:rsidR="00C34357" w:rsidRDefault="00000000">
            <w:pPr>
              <w:jc w:val="center"/>
            </w:pPr>
            <w:r>
              <w:rPr>
                <w:color w:val="2E7D32"/>
                <w:sz w:val="17"/>
                <w:szCs w:val="17"/>
              </w:rPr>
              <w:t>Instantáneo (0s)</w:t>
            </w:r>
          </w:p>
        </w:tc>
      </w:tr>
      <w:tr w:rsidR="00C34357" w14:paraId="1B7BCCF1"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A9ED84" w14:textId="77777777" w:rsidR="00C34357" w:rsidRDefault="00000000">
            <w:r>
              <w:rPr>
                <w:b/>
                <w:bCs/>
                <w:color w:val="000000"/>
                <w:sz w:val="17"/>
                <w:szCs w:val="17"/>
              </w:rPr>
              <w:t>Redis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09A464" w14:textId="77777777" w:rsidR="00C34357" w:rsidRDefault="00000000">
            <w:pPr>
              <w:jc w:val="center"/>
            </w:pPr>
            <w:r>
              <w:rPr>
                <w:b/>
                <w:bCs/>
                <w:color w:val="000000"/>
                <w:sz w:val="17"/>
                <w:szCs w:val="17"/>
              </w:rPr>
              <w:t>Activo-Pasivo</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F45616" w14:textId="77777777" w:rsidR="00C34357" w:rsidRDefault="00000000">
            <w:r>
              <w:rPr>
                <w:color w:val="000000"/>
                <w:sz w:val="16"/>
                <w:szCs w:val="16"/>
              </w:rPr>
              <w:t>Primary activo. Sentinel monitorea y promueve réplica si Primary falla.</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09767F5" w14:textId="77777777" w:rsidR="00C34357" w:rsidRDefault="00000000">
            <w:pPr>
              <w:jc w:val="center"/>
            </w:pPr>
            <w:r>
              <w:rPr>
                <w:color w:val="2E7D32"/>
                <w:sz w:val="17"/>
                <w:szCs w:val="17"/>
              </w:rPr>
              <w:t>&lt; 15 segundos</w:t>
            </w:r>
          </w:p>
        </w:tc>
      </w:tr>
      <w:tr w:rsidR="00C34357" w14:paraId="451D8A6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71F018" w14:textId="77777777" w:rsidR="00C34357" w:rsidRDefault="00000000">
            <w:r>
              <w:rPr>
                <w:b/>
                <w:bCs/>
                <w:color w:val="000000"/>
                <w:sz w:val="17"/>
                <w:szCs w:val="17"/>
              </w:rPr>
              <w:t>K8s Control Plane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14D1E9" w14:textId="77777777" w:rsidR="00C34357" w:rsidRDefault="00000000">
            <w:pPr>
              <w:jc w:val="center"/>
            </w:pPr>
            <w:r>
              <w:rPr>
                <w:b/>
                <w:bCs/>
                <w:color w:val="000000"/>
                <w:sz w:val="17"/>
                <w:szCs w:val="17"/>
              </w:rPr>
              <w:t>Activo-Activo</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C5C7F6" w14:textId="77777777" w:rsidR="00C34357" w:rsidRDefault="00000000">
            <w:r>
              <w:rPr>
                <w:color w:val="000000"/>
                <w:sz w:val="16"/>
                <w:szCs w:val="16"/>
              </w:rPr>
              <w:t>3 nodos con etcd distribuido. Tolera pérdida de 1 nodo (quorum 2/3).</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950CEB" w14:textId="77777777" w:rsidR="00C34357" w:rsidRDefault="00000000">
            <w:pPr>
              <w:jc w:val="center"/>
            </w:pPr>
            <w:r>
              <w:rPr>
                <w:color w:val="2E7D32"/>
                <w:sz w:val="17"/>
                <w:szCs w:val="17"/>
              </w:rPr>
              <w:t>Instantáneo (0s)</w:t>
            </w:r>
          </w:p>
        </w:tc>
      </w:tr>
      <w:tr w:rsidR="00C34357" w14:paraId="324BA583"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548FDB" w14:textId="77777777" w:rsidR="00C34357" w:rsidRDefault="00000000">
            <w:r>
              <w:rPr>
                <w:b/>
                <w:bCs/>
                <w:color w:val="000000"/>
                <w:sz w:val="17"/>
                <w:szCs w:val="17"/>
              </w:rPr>
              <w:t>Bastion Hosts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1F7BA1" w14:textId="77777777" w:rsidR="00C34357" w:rsidRDefault="00000000">
            <w:pPr>
              <w:jc w:val="center"/>
            </w:pPr>
            <w:r>
              <w:rPr>
                <w:b/>
                <w:bCs/>
                <w:color w:val="000000"/>
                <w:sz w:val="17"/>
                <w:szCs w:val="17"/>
              </w:rPr>
              <w:t>Activo-Activo</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D6BCBC" w14:textId="77777777" w:rsidR="00C34357" w:rsidRDefault="00000000">
            <w:r>
              <w:rPr>
                <w:color w:val="000000"/>
                <w:sz w:val="16"/>
                <w:szCs w:val="16"/>
              </w:rPr>
              <w:t>2 bastions independientes. Los administradores pueden conectarse a cualquiera.</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134BB1" w14:textId="77777777" w:rsidR="00C34357" w:rsidRDefault="00000000">
            <w:pPr>
              <w:jc w:val="center"/>
            </w:pPr>
            <w:r>
              <w:rPr>
                <w:color w:val="2E7D32"/>
                <w:sz w:val="17"/>
                <w:szCs w:val="17"/>
              </w:rPr>
              <w:t>Instantáneo (0s)</w:t>
            </w:r>
          </w:p>
        </w:tc>
      </w:tr>
    </w:tbl>
    <w:p w14:paraId="1B194EC3" w14:textId="77777777" w:rsidR="00C34357" w:rsidRDefault="00000000">
      <w:pPr>
        <w:pBdr>
          <w:left w:val="single" w:sz="12" w:space="8" w:color="4472C4"/>
        </w:pBdr>
        <w:spacing w:before="100" w:after="160"/>
        <w:ind w:left="360" w:right="360"/>
      </w:pPr>
      <w:r>
        <w:rPr>
          <w:i/>
          <w:iCs/>
          <w:color w:val="444444"/>
          <w:sz w:val="20"/>
          <w:szCs w:val="20"/>
        </w:rPr>
        <w:t>Nota: La Web Contingencia Cero opera de forma independiente del cluster Kubernetes. Si todo el cluster K8s y su infraestructura de datos fallan simultáneamente, la Web Contingencia Cero permite a la Mesa de Operaciones ejecutar operaciones críticas directamente en las OLTs vía SSH, sin depender de ninguno de los componentes del cluster principal. Esta es la última línea de defensa operacional.</w:t>
      </w:r>
    </w:p>
    <w:p w14:paraId="34EF3CD9" w14:textId="77777777" w:rsidR="00C34357" w:rsidRDefault="00000000">
      <w:r>
        <w:br w:type="page"/>
      </w:r>
    </w:p>
    <w:p w14:paraId="58FE188A" w14:textId="77777777" w:rsidR="00C34357" w:rsidRDefault="00000000">
      <w:pPr>
        <w:pStyle w:val="Ttulo2"/>
      </w:pPr>
      <w:bookmarkStart w:id="254" w:name="_Toc226042021"/>
      <w:r>
        <w:lastRenderedPageBreak/>
        <w:t>17.6 Escalamiento horizontal (Kubernetes)</w:t>
      </w:r>
      <w:bookmarkEnd w:id="254"/>
    </w:p>
    <w:p w14:paraId="27003974" w14:textId="77777777" w:rsidR="00C34357" w:rsidRDefault="00000000">
      <w:pPr>
        <w:spacing w:after="160"/>
        <w:jc w:val="both"/>
      </w:pPr>
      <w:r>
        <w:t>La arquitectura de microservicios sobre Kubernetes permite el escalamiento horizontal de la capacidad de procesamiento de Komands sin necesidad de redimensionar las VMs existentes ni detener el servicio. El escalamiento horizontal se realiza aumentando el número de réplicas (pods) de los microservicios que requieren mayor capacidad.</w:t>
      </w:r>
    </w:p>
    <w:p w14:paraId="4EA8F061" w14:textId="77777777" w:rsidR="00C34357" w:rsidRDefault="00000000">
      <w:pPr>
        <w:pStyle w:val="Ttulo3"/>
      </w:pPr>
      <w:bookmarkStart w:id="255" w:name="_Toc226042022"/>
      <w:r>
        <w:t>17.6.1 Horizontal Pod Autoscaler (HPA)</w:t>
      </w:r>
      <w:bookmarkEnd w:id="255"/>
    </w:p>
    <w:p w14:paraId="421A9FE4" w14:textId="77777777" w:rsidR="00C34357" w:rsidRDefault="00000000">
      <w:pPr>
        <w:spacing w:after="160"/>
        <w:jc w:val="both"/>
      </w:pPr>
      <w:r>
        <w:t>Kubernetes Horizontal Pod Autoscaler (HPA) monitorea el uso de recursos de cada Deployment y ajusta automáticamente el número de réplicas según la carga. La configuración de HPA para los microservicios de Komands se define con los siguientes parámetros: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600"/>
        <w:gridCol w:w="600"/>
        <w:gridCol w:w="1000"/>
        <w:gridCol w:w="5760"/>
      </w:tblGrid>
      <w:tr w:rsidR="00C34357" w14:paraId="482BFF9D"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274C1D3" w14:textId="77777777" w:rsidR="00C34357" w:rsidRDefault="00000000">
            <w:pPr>
              <w:jc w:val="center"/>
            </w:pPr>
            <w:r>
              <w:rPr>
                <w:b/>
                <w:bCs/>
                <w:color w:val="FFFFFF"/>
                <w:sz w:val="18"/>
                <w:szCs w:val="18"/>
              </w:rPr>
              <w:t>Microservicio</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43C86E2" w14:textId="77777777" w:rsidR="00C34357" w:rsidRDefault="00000000">
            <w:pPr>
              <w:jc w:val="center"/>
            </w:pPr>
            <w:r>
              <w:rPr>
                <w:b/>
                <w:bCs/>
                <w:color w:val="FFFFFF"/>
                <w:sz w:val="18"/>
                <w:szCs w:val="18"/>
              </w:rPr>
              <w:t>Min</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10F4DAA" w14:textId="77777777" w:rsidR="00C34357" w:rsidRDefault="00000000">
            <w:pPr>
              <w:jc w:val="center"/>
            </w:pPr>
            <w:r>
              <w:rPr>
                <w:b/>
                <w:bCs/>
                <w:color w:val="FFFFFF"/>
                <w:sz w:val="18"/>
                <w:szCs w:val="18"/>
              </w:rPr>
              <w:t>Max</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3234A21" w14:textId="77777777" w:rsidR="00C34357" w:rsidRDefault="00000000">
            <w:pPr>
              <w:jc w:val="center"/>
            </w:pPr>
            <w:r>
              <w:rPr>
                <w:b/>
                <w:bCs/>
                <w:color w:val="FFFFFF"/>
                <w:sz w:val="18"/>
                <w:szCs w:val="18"/>
              </w:rPr>
              <w:t>Umbral</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BDF7F85" w14:textId="77777777" w:rsidR="00C34357" w:rsidRDefault="00000000">
            <w:pPr>
              <w:jc w:val="center"/>
            </w:pPr>
            <w:r>
              <w:rPr>
                <w:b/>
                <w:bCs/>
                <w:color w:val="FFFFFF"/>
                <w:sz w:val="18"/>
                <w:szCs w:val="18"/>
              </w:rPr>
              <w:t>Justificación del límite</w:t>
            </w:r>
          </w:p>
        </w:tc>
      </w:tr>
      <w:tr w:rsidR="00C34357" w14:paraId="4F1EE894"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FA02F9" w14:textId="77777777" w:rsidR="00C34357" w:rsidRDefault="00000000">
            <w:r>
              <w:rPr>
                <w:b/>
                <w:bCs/>
                <w:color w:val="000000"/>
                <w:sz w:val="17"/>
                <w:szCs w:val="17"/>
              </w:rPr>
              <w:t>API Gateway</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50FB99"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D1010F" w14:textId="77777777" w:rsidR="00C34357" w:rsidRDefault="00000000">
            <w:pPr>
              <w:jc w:val="center"/>
            </w:pPr>
            <w:r>
              <w:rPr>
                <w:b/>
                <w:bCs/>
                <w:color w:val="2E7D32"/>
                <w:sz w:val="17"/>
                <w:szCs w:val="17"/>
              </w:rPr>
              <w:t>6</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228C8A" w14:textId="77777777" w:rsidR="00C34357" w:rsidRDefault="00000000">
            <w:pPr>
              <w:jc w:val="center"/>
            </w:pPr>
            <w:r>
              <w:rPr>
                <w:color w:val="000000"/>
                <w:sz w:val="17"/>
                <w:szCs w:val="17"/>
              </w:rPr>
              <w:t>CPU &gt; 70%</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768026" w14:textId="77777777" w:rsidR="00C34357" w:rsidRDefault="00000000">
            <w:r>
              <w:rPr>
                <w:color w:val="000000"/>
                <w:sz w:val="16"/>
                <w:szCs w:val="16"/>
              </w:rPr>
              <w:t>Escala con volumen de requests entrantes. Primer microservicio en recibir carga.</w:t>
            </w:r>
          </w:p>
        </w:tc>
      </w:tr>
      <w:tr w:rsidR="00C34357" w14:paraId="2967434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CD4723" w14:textId="77777777" w:rsidR="00C34357" w:rsidRDefault="00000000">
            <w:r>
              <w:rPr>
                <w:b/>
                <w:bCs/>
                <w:color w:val="000000"/>
                <w:sz w:val="17"/>
                <w:szCs w:val="17"/>
              </w:rPr>
              <w:t>Orchestrator</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2EED98"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5DBF00" w14:textId="77777777" w:rsidR="00C34357" w:rsidRDefault="00000000">
            <w:pPr>
              <w:jc w:val="center"/>
            </w:pPr>
            <w:r>
              <w:rPr>
                <w:b/>
                <w:bCs/>
                <w:color w:val="2E7D32"/>
                <w:sz w:val="17"/>
                <w:szCs w:val="17"/>
              </w:rPr>
              <w:t>6</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755A96" w14:textId="77777777" w:rsidR="00C34357" w:rsidRDefault="00000000">
            <w:pPr>
              <w:jc w:val="center"/>
            </w:pPr>
            <w:r>
              <w:rPr>
                <w:color w:val="000000"/>
                <w:sz w:val="17"/>
                <w:szCs w:val="17"/>
              </w:rPr>
              <w:t>CPU &gt; 70%</w:t>
            </w:r>
          </w:p>
        </w:tc>
        <w:tc>
          <w:tcPr>
            <w:tcW w:w="5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21026F" w14:textId="77777777" w:rsidR="00C34357" w:rsidRDefault="00000000">
            <w:r>
              <w:rPr>
                <w:color w:val="000000"/>
                <w:sz w:val="16"/>
                <w:szCs w:val="16"/>
              </w:rPr>
              <w:t>Escala con volumen de transacciones en cola Redis.</w:t>
            </w:r>
          </w:p>
        </w:tc>
      </w:tr>
      <w:tr w:rsidR="00C34357" w14:paraId="51EACD6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8CC44B" w14:textId="77777777" w:rsidR="00C34357" w:rsidRDefault="00000000">
            <w:r>
              <w:rPr>
                <w:b/>
                <w:bCs/>
                <w:color w:val="000000"/>
                <w:sz w:val="17"/>
                <w:szCs w:val="17"/>
              </w:rPr>
              <w:t>Catálogo Técnico</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5378B8"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4AEDE8" w14:textId="77777777" w:rsidR="00C34357" w:rsidRDefault="00000000">
            <w:pPr>
              <w:jc w:val="center"/>
            </w:pPr>
            <w:r>
              <w:rPr>
                <w:b/>
                <w:bCs/>
                <w:color w:val="2E7D32"/>
                <w:sz w:val="17"/>
                <w:szCs w:val="17"/>
              </w:rPr>
              <w:t>4</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95A690" w14:textId="77777777" w:rsidR="00C34357" w:rsidRDefault="00000000">
            <w:pPr>
              <w:jc w:val="center"/>
            </w:pPr>
            <w:r>
              <w:rPr>
                <w:color w:val="000000"/>
                <w:sz w:val="17"/>
                <w:szCs w:val="17"/>
              </w:rPr>
              <w:t>CPU &gt; 70%</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23AE83" w14:textId="77777777" w:rsidR="00C34357" w:rsidRDefault="00000000">
            <w:r>
              <w:rPr>
                <w:color w:val="000000"/>
                <w:sz w:val="16"/>
                <w:szCs w:val="16"/>
              </w:rPr>
              <w:t>Carga estable. Escala principalmente durante sincronización masiva CMDB.</w:t>
            </w:r>
          </w:p>
        </w:tc>
      </w:tr>
      <w:tr w:rsidR="00C34357" w14:paraId="0749B59B"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7D5CA65" w14:textId="77777777" w:rsidR="00C34357" w:rsidRDefault="00000000">
            <w:r>
              <w:rPr>
                <w:b/>
                <w:bCs/>
                <w:color w:val="000000"/>
                <w:sz w:val="17"/>
                <w:szCs w:val="17"/>
              </w:rPr>
              <w:t>Config Engine</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C25B76"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3B7E61" w14:textId="77777777" w:rsidR="00C34357" w:rsidRDefault="00000000">
            <w:pPr>
              <w:jc w:val="center"/>
            </w:pPr>
            <w:r>
              <w:rPr>
                <w:b/>
                <w:bCs/>
                <w:color w:val="2E7D32"/>
                <w:sz w:val="17"/>
                <w:szCs w:val="17"/>
              </w:rPr>
              <w:t>6</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6C3823" w14:textId="77777777" w:rsidR="00C34357" w:rsidRDefault="00000000">
            <w:pPr>
              <w:jc w:val="center"/>
            </w:pPr>
            <w:r>
              <w:rPr>
                <w:color w:val="000000"/>
                <w:sz w:val="17"/>
                <w:szCs w:val="17"/>
              </w:rPr>
              <w:t>CPU &gt; 70%</w:t>
            </w:r>
          </w:p>
        </w:tc>
        <w:tc>
          <w:tcPr>
            <w:tcW w:w="5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B27BF2" w14:textId="77777777" w:rsidR="00C34357" w:rsidRDefault="00000000">
            <w:r>
              <w:rPr>
                <w:color w:val="000000"/>
                <w:sz w:val="16"/>
                <w:szCs w:val="16"/>
              </w:rPr>
              <w:t>Escala con complejidad de templates (SSAA multi-service-port).</w:t>
            </w:r>
          </w:p>
        </w:tc>
      </w:tr>
      <w:tr w:rsidR="00C34357" w14:paraId="62E7312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C8A1BF" w14:textId="77777777" w:rsidR="00C34357" w:rsidRDefault="00000000">
            <w:r>
              <w:rPr>
                <w:b/>
                <w:bCs/>
                <w:color w:val="000000"/>
                <w:sz w:val="17"/>
                <w:szCs w:val="17"/>
              </w:rPr>
              <w:t>Nokia Adapter</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F1FD31"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8B34B6" w14:textId="77777777" w:rsidR="00C34357" w:rsidRDefault="00000000">
            <w:pPr>
              <w:jc w:val="center"/>
            </w:pPr>
            <w:r>
              <w:rPr>
                <w:b/>
                <w:bCs/>
                <w:color w:val="2E7D32"/>
                <w:sz w:val="17"/>
                <w:szCs w:val="17"/>
              </w:rPr>
              <w:t>8</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722A52" w14:textId="77777777" w:rsidR="00C34357" w:rsidRPr="005D78BF" w:rsidRDefault="00000000">
            <w:pPr>
              <w:jc w:val="center"/>
              <w:rPr>
                <w:lang w:val="en-US"/>
              </w:rPr>
            </w:pPr>
            <w:r>
              <w:rPr>
                <w:color w:val="000000"/>
                <w:sz w:val="17"/>
                <w:szCs w:val="17"/>
                <w:lang w:val="en-US"/>
              </w:rPr>
              <w:t>CPU &gt; 60% OR SSH activas &gt; 20/pod</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CE5D8A" w14:textId="77777777" w:rsidR="00C34357" w:rsidRDefault="00000000">
            <w:r>
              <w:rPr>
                <w:color w:val="000000"/>
                <w:sz w:val="16"/>
                <w:szCs w:val="16"/>
              </w:rPr>
              <w:t>Cuello de botella SSH (I/O-bound). Escala por CPU o por conexiones SSH activas (métrica custom vía KEDA/Dynatrace).</w:t>
            </w:r>
          </w:p>
        </w:tc>
      </w:tr>
      <w:tr w:rsidR="00C34357" w14:paraId="5C6788AD"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548917" w14:textId="77777777" w:rsidR="00C34357" w:rsidRDefault="00000000">
            <w:r>
              <w:rPr>
                <w:b/>
                <w:bCs/>
                <w:color w:val="000000"/>
                <w:sz w:val="17"/>
                <w:szCs w:val="17"/>
              </w:rPr>
              <w:t>Huawei Adapter</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1C29D8"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7E3249" w14:textId="77777777" w:rsidR="00C34357" w:rsidRDefault="00000000">
            <w:pPr>
              <w:jc w:val="center"/>
            </w:pPr>
            <w:r>
              <w:rPr>
                <w:b/>
                <w:bCs/>
                <w:color w:val="2E7D32"/>
                <w:sz w:val="17"/>
                <w:szCs w:val="17"/>
              </w:rPr>
              <w:t>8</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5C0D3C" w14:textId="77777777" w:rsidR="00C34357" w:rsidRPr="005D78BF" w:rsidRDefault="00000000">
            <w:pPr>
              <w:jc w:val="center"/>
              <w:rPr>
                <w:lang w:val="en-US"/>
              </w:rPr>
            </w:pPr>
            <w:r>
              <w:rPr>
                <w:color w:val="000000"/>
                <w:sz w:val="17"/>
                <w:szCs w:val="17"/>
                <w:lang w:val="en-US"/>
              </w:rPr>
              <w:t>CPU &gt; 60% OR SSH activas &gt; 20/pod</w:t>
            </w:r>
          </w:p>
        </w:tc>
        <w:tc>
          <w:tcPr>
            <w:tcW w:w="5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74943B" w14:textId="77777777" w:rsidR="00C34357" w:rsidRDefault="00000000">
            <w:r>
              <w:rPr>
                <w:color w:val="000000"/>
                <w:sz w:val="16"/>
                <w:szCs w:val="16"/>
              </w:rPr>
              <w:t>Cuello de botella SSH. Escala para INDEX dinámico + sesiones SSH concurrentes.</w:t>
            </w:r>
          </w:p>
        </w:tc>
      </w:tr>
      <w:tr w:rsidR="00C34357" w14:paraId="7C92C41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F34E9C" w14:textId="77777777" w:rsidR="00C34357" w:rsidRDefault="00000000">
            <w:r>
              <w:rPr>
                <w:b/>
                <w:bCs/>
                <w:color w:val="000000"/>
                <w:sz w:val="17"/>
                <w:szCs w:val="17"/>
              </w:rPr>
              <w:t>Service Listener</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1B7085"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B85A7C" w14:textId="77777777" w:rsidR="00C34357" w:rsidRDefault="00000000">
            <w:pPr>
              <w:jc w:val="center"/>
            </w:pPr>
            <w:r>
              <w:rPr>
                <w:b/>
                <w:bCs/>
                <w:color w:val="2E7D32"/>
                <w:sz w:val="17"/>
                <w:szCs w:val="17"/>
              </w:rPr>
              <w:t>4</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741B6B" w14:textId="77777777" w:rsidR="00C34357" w:rsidRDefault="00000000">
            <w:pPr>
              <w:jc w:val="center"/>
            </w:pPr>
            <w:r>
              <w:rPr>
                <w:color w:val="000000"/>
                <w:sz w:val="17"/>
                <w:szCs w:val="17"/>
              </w:rPr>
              <w:t>CPU &gt; 70%</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4C9F94" w14:textId="77777777" w:rsidR="00C34357" w:rsidRDefault="00000000">
            <w:r>
              <w:rPr>
                <w:color w:val="000000"/>
                <w:sz w:val="16"/>
                <w:szCs w:val="16"/>
              </w:rPr>
              <w:t>Escala con volumen de callbacks. Carga proporcional a transacciones completadas.</w:t>
            </w:r>
          </w:p>
        </w:tc>
      </w:tr>
      <w:tr w:rsidR="00C34357" w14:paraId="13E14B51"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79593C" w14:textId="77777777" w:rsidR="00C34357" w:rsidRDefault="00000000">
            <w:r>
              <w:rPr>
                <w:b/>
                <w:bCs/>
                <w:color w:val="000000"/>
                <w:sz w:val="17"/>
                <w:szCs w:val="17"/>
              </w:rPr>
              <w:t>Portal Web</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611329" w14:textId="77777777" w:rsidR="00C34357" w:rsidRDefault="00000000">
            <w:pPr>
              <w:jc w:val="center"/>
            </w:pPr>
            <w:r>
              <w:rPr>
                <w:color w:val="000000"/>
                <w:sz w:val="17"/>
                <w:szCs w:val="17"/>
              </w:rPr>
              <w:t>2</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28E6DC" w14:textId="77777777" w:rsidR="00C34357" w:rsidRDefault="00000000">
            <w:pPr>
              <w:jc w:val="center"/>
            </w:pPr>
            <w:r>
              <w:rPr>
                <w:b/>
                <w:bCs/>
                <w:color w:val="2E7D32"/>
                <w:sz w:val="17"/>
                <w:szCs w:val="17"/>
              </w:rPr>
              <w:t>3</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A2D4D08" w14:textId="77777777" w:rsidR="00C34357" w:rsidRDefault="00000000">
            <w:pPr>
              <w:jc w:val="center"/>
            </w:pPr>
            <w:r>
              <w:rPr>
                <w:color w:val="000000"/>
                <w:sz w:val="17"/>
                <w:szCs w:val="17"/>
              </w:rPr>
              <w:t>CPU &gt; 70%</w:t>
            </w:r>
          </w:p>
        </w:tc>
        <w:tc>
          <w:tcPr>
            <w:tcW w:w="5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F0EDD7" w14:textId="77777777" w:rsidR="00C34357" w:rsidRDefault="00000000">
            <w:r>
              <w:rPr>
                <w:color w:val="000000"/>
                <w:sz w:val="16"/>
                <w:szCs w:val="16"/>
              </w:rPr>
              <w:t>Carga baja. Solo usuarios internos ON·NET/MOS-iT.</w:t>
            </w:r>
          </w:p>
        </w:tc>
      </w:tr>
    </w:tbl>
    <w:p w14:paraId="45131FCB" w14:textId="77777777" w:rsidR="00C34357" w:rsidRDefault="00000000">
      <w:pPr>
        <w:pStyle w:val="Ttulo3"/>
      </w:pPr>
      <w:bookmarkStart w:id="256" w:name="_Toc226042023"/>
      <w:r>
        <w:t>17.6.2 Escalamiento vertical y de infraestructura</w:t>
      </w:r>
      <w:bookmarkEnd w:id="256"/>
    </w:p>
    <w:p w14:paraId="09B77F86" w14:textId="77777777" w:rsidR="00C34357" w:rsidRDefault="00000000">
      <w:pPr>
        <w:spacing w:after="160"/>
        <w:jc w:val="both"/>
      </w:pPr>
      <w:r>
        <w:t>Si la carga supera la capacidad de los 3 Workers actuales incluso con el máximo de réplicas, el escalamiento requiere acciones adicionales:</w:t>
      </w:r>
    </w:p>
    <w:p w14:paraId="5FA3E3D0" w14:textId="77777777" w:rsidR="00C34357" w:rsidRDefault="00000000">
      <w:pPr>
        <w:spacing w:after="160"/>
        <w:jc w:val="both"/>
      </w:pPr>
      <w:r>
        <w:rPr>
          <w:b/>
          <w:bCs/>
        </w:rPr>
        <w:t xml:space="preserve">Agregar Worker Nodes: </w:t>
      </w:r>
      <w:r>
        <w:t>IFX puede provisionar VMs adicionales como Worker Nodes del cluster Kubernetes. El proceso requiere: provisionar la VM en IFX (1-2 días hábiles según SLA IFX), instalar el agente de Kubernetes y unir el nodo al cluster (&lt; 1 hora), y permitir que el scheduler redistribuya pods automáticamente. Este proceso no requiere downtime del servicio.</w:t>
      </w:r>
    </w:p>
    <w:p w14:paraId="2D677BE1" w14:textId="77777777" w:rsidR="00C34357" w:rsidRDefault="00000000">
      <w:pPr>
        <w:spacing w:after="160"/>
        <w:jc w:val="both"/>
      </w:pPr>
      <w:r>
        <w:rPr>
          <w:b/>
          <w:bCs/>
        </w:rPr>
        <w:t xml:space="preserve">Escalar PostgreSQL: </w:t>
      </w:r>
      <w:r>
        <w:t>Si PostgreSQL se convierte en cuello de botella, las opciones de escalamiento son: agregar Read Replicas adicionales para distribuir consultas de lectura, aumentar RAM/vCPU del Primary (requiere reinicio planificado con failover a Standby, &lt; 5 minutos de ventana), o implementar particionamiento de la tabla transactions por fecha para mejorar el rendimiento de escritura.</w:t>
      </w:r>
    </w:p>
    <w:p w14:paraId="76082DFE" w14:textId="77777777" w:rsidR="00C34357" w:rsidRDefault="00000000">
      <w:pPr>
        <w:spacing w:after="160"/>
        <w:jc w:val="both"/>
      </w:pPr>
      <w:r>
        <w:rPr>
          <w:b/>
          <w:bCs/>
        </w:rPr>
        <w:t xml:space="preserve">Escalar Redis: </w:t>
      </w:r>
      <w:r>
        <w:t xml:space="preserve">Si Redis se convierte en cuello de botella, la opción principal es migrar de Redis Sentinel a Redis Cluster, distribuyendo los datos en múltiples shards. Esta migración requiere </w:t>
      </w:r>
      <w:r>
        <w:lastRenderedPageBreak/>
        <w:t>cambios en la configuración de los microservicios pero no en el código de aplicación (redis-py soporta ambos modos).</w:t>
      </w:r>
    </w:p>
    <w:p w14:paraId="32D95F83" w14:textId="77777777" w:rsidR="00C34357" w:rsidRDefault="00000000">
      <w:pPr>
        <w:spacing w:after="160"/>
        <w:jc w:val="both"/>
      </w:pPr>
      <w:r>
        <w:t>La siguiente tabla resume los límites de escalamiento de la plataforma: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200"/>
        <w:gridCol w:w="1200"/>
        <w:gridCol w:w="1200"/>
        <w:gridCol w:w="2200"/>
        <w:gridCol w:w="2560"/>
      </w:tblGrid>
      <w:tr w:rsidR="00C34357" w14:paraId="6C28266D"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831F057" w14:textId="77777777" w:rsidR="00C34357" w:rsidRDefault="00000000">
            <w:pPr>
              <w:jc w:val="center"/>
            </w:pPr>
            <w:r>
              <w:rPr>
                <w:b/>
                <w:bCs/>
                <w:color w:val="FFFFFF"/>
                <w:sz w:val="18"/>
                <w:szCs w:val="18"/>
              </w:rPr>
              <w:t>Dimensión</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EDE2BF3" w14:textId="77777777" w:rsidR="00C34357" w:rsidRDefault="00000000">
            <w:pPr>
              <w:jc w:val="center"/>
            </w:pPr>
            <w:r>
              <w:rPr>
                <w:b/>
                <w:bCs/>
                <w:color w:val="FFFFFF"/>
                <w:sz w:val="18"/>
                <w:szCs w:val="18"/>
              </w:rPr>
              <w:t>Actual</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C48C3CB" w14:textId="77777777" w:rsidR="00C34357" w:rsidRDefault="00000000">
            <w:pPr>
              <w:jc w:val="center"/>
            </w:pPr>
            <w:r>
              <w:rPr>
                <w:b/>
                <w:bCs/>
                <w:color w:val="FFFFFF"/>
                <w:sz w:val="18"/>
                <w:szCs w:val="18"/>
              </w:rPr>
              <w:t>Máximo</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E8C3DA2" w14:textId="77777777" w:rsidR="00C34357" w:rsidRDefault="00000000">
            <w:pPr>
              <w:jc w:val="center"/>
            </w:pPr>
            <w:r>
              <w:rPr>
                <w:b/>
                <w:bCs/>
                <w:color w:val="FFFFFF"/>
                <w:sz w:val="18"/>
                <w:szCs w:val="18"/>
              </w:rPr>
              <w:t>Acción para escalar</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5251F22" w14:textId="77777777" w:rsidR="00C34357" w:rsidRDefault="00000000">
            <w:pPr>
              <w:jc w:val="center"/>
            </w:pPr>
            <w:r>
              <w:rPr>
                <w:b/>
                <w:bCs/>
                <w:color w:val="FFFFFF"/>
                <w:sz w:val="18"/>
                <w:szCs w:val="18"/>
              </w:rPr>
              <w:t>Tiempo estimado</w:t>
            </w:r>
          </w:p>
        </w:tc>
      </w:tr>
      <w:tr w:rsidR="00C34357" w14:paraId="6518E2D7"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5723F3" w14:textId="77777777" w:rsidR="00C34357" w:rsidRDefault="00000000">
            <w:r>
              <w:rPr>
                <w:b/>
                <w:bCs/>
                <w:color w:val="000000"/>
                <w:sz w:val="17"/>
                <w:szCs w:val="17"/>
              </w:rPr>
              <w:t>Pods por microservicio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0B00F6" w14:textId="77777777" w:rsidR="00C34357" w:rsidRDefault="00000000">
            <w:pPr>
              <w:jc w:val="center"/>
            </w:pPr>
            <w:r>
              <w:rPr>
                <w:color w:val="000000"/>
                <w:sz w:val="17"/>
                <w:szCs w:val="17"/>
              </w:rPr>
              <w:t>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30B57B" w14:textId="77777777" w:rsidR="00C34357" w:rsidRDefault="00000000">
            <w:pPr>
              <w:jc w:val="center"/>
            </w:pPr>
            <w:r>
              <w:rPr>
                <w:b/>
                <w:bCs/>
                <w:color w:val="2E7D32"/>
                <w:sz w:val="17"/>
                <w:szCs w:val="17"/>
              </w:rPr>
              <w:t>6-8 (HPA max)</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AF20E6" w14:textId="77777777" w:rsidR="00C34357" w:rsidRDefault="00000000">
            <w:r>
              <w:rPr>
                <w:color w:val="000000"/>
                <w:sz w:val="17"/>
                <w:szCs w:val="17"/>
              </w:rPr>
              <w:t>HPA automático</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8E0313" w14:textId="77777777" w:rsidR="00C34357" w:rsidRDefault="00000000">
            <w:r>
              <w:rPr>
                <w:color w:val="000000"/>
                <w:sz w:val="17"/>
                <w:szCs w:val="17"/>
              </w:rPr>
              <w:t>Sin intervención manual</w:t>
            </w:r>
          </w:p>
        </w:tc>
      </w:tr>
      <w:tr w:rsidR="00C34357" w14:paraId="77068F8A"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C34460" w14:textId="77777777" w:rsidR="00C34357" w:rsidRDefault="00000000">
            <w:r>
              <w:rPr>
                <w:b/>
                <w:bCs/>
                <w:color w:val="000000"/>
                <w:sz w:val="17"/>
                <w:szCs w:val="17"/>
              </w:rPr>
              <w:t>Worker Nodes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22CA6E" w14:textId="77777777" w:rsidR="00C34357" w:rsidRDefault="00000000">
            <w:pPr>
              <w:jc w:val="center"/>
            </w:pPr>
            <w:r>
              <w:rPr>
                <w:color w:val="000000"/>
                <w:sz w:val="17"/>
                <w:szCs w:val="17"/>
              </w:rPr>
              <w:t>5</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BC903D" w14:textId="77777777" w:rsidR="00C34357" w:rsidRDefault="00000000">
            <w:pPr>
              <w:jc w:val="center"/>
            </w:pPr>
            <w:r>
              <w:rPr>
                <w:b/>
                <w:bCs/>
                <w:color w:val="2E7D32"/>
                <w:sz w:val="17"/>
                <w:szCs w:val="17"/>
              </w:rPr>
              <w:t>10+</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F6496E" w14:textId="77777777" w:rsidR="00C34357" w:rsidRDefault="00000000">
            <w:r>
              <w:rPr>
                <w:color w:val="000000"/>
                <w:sz w:val="17"/>
                <w:szCs w:val="17"/>
              </w:rPr>
              <w:t>Agregar VM en IFX</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46BCF90" w14:textId="77777777" w:rsidR="00C34357" w:rsidRDefault="00000000">
            <w:r>
              <w:rPr>
                <w:color w:val="000000"/>
                <w:sz w:val="17"/>
                <w:szCs w:val="17"/>
              </w:rPr>
              <w:t>1-2 días provisión</w:t>
            </w:r>
          </w:p>
        </w:tc>
      </w:tr>
      <w:tr w:rsidR="00C34357" w14:paraId="62CF9BC7"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BDA53B" w14:textId="77777777" w:rsidR="00C34357" w:rsidRDefault="00000000">
            <w:r>
              <w:rPr>
                <w:b/>
                <w:bCs/>
                <w:color w:val="000000"/>
                <w:sz w:val="17"/>
                <w:szCs w:val="17"/>
              </w:rPr>
              <w:t>PostgreSQL Read Replicas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78AB43" w14:textId="77777777" w:rsidR="00C34357" w:rsidRDefault="00000000">
            <w:pPr>
              <w:jc w:val="center"/>
            </w:pPr>
            <w:r>
              <w:rPr>
                <w:color w:val="000000"/>
                <w:sz w:val="17"/>
                <w:szCs w:val="17"/>
              </w:rPr>
              <w:t>1</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4F1994" w14:textId="77777777" w:rsidR="00C34357" w:rsidRDefault="00000000">
            <w:pPr>
              <w:jc w:val="center"/>
            </w:pPr>
            <w:r>
              <w:rPr>
                <w:b/>
                <w:bCs/>
                <w:color w:val="2E7D32"/>
                <w:sz w:val="17"/>
                <w:szCs w:val="17"/>
              </w:rPr>
              <w:t>3+</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9546DE" w14:textId="77777777" w:rsidR="00C34357" w:rsidRDefault="00000000">
            <w:r>
              <w:rPr>
                <w:color w:val="000000"/>
                <w:sz w:val="17"/>
                <w:szCs w:val="17"/>
              </w:rPr>
              <w:t>Agregar VM + configurar replicación</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CC6F1D" w14:textId="77777777" w:rsidR="00C34357" w:rsidRDefault="00000000">
            <w:r>
              <w:rPr>
                <w:color w:val="000000"/>
                <w:sz w:val="17"/>
                <w:szCs w:val="17"/>
              </w:rPr>
              <w:t>2-4 horas</w:t>
            </w:r>
          </w:p>
        </w:tc>
      </w:tr>
      <w:tr w:rsidR="00C34357" w14:paraId="7A917CCD"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97FEE1" w14:textId="77777777" w:rsidR="00C34357" w:rsidRDefault="00000000">
            <w:r>
              <w:rPr>
                <w:b/>
                <w:bCs/>
                <w:color w:val="000000"/>
                <w:sz w:val="17"/>
                <w:szCs w:val="17"/>
              </w:rPr>
              <w:t>Sesiones SSH concurrentes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19D28E" w14:textId="77777777" w:rsidR="00C34357" w:rsidRDefault="00000000">
            <w:pPr>
              <w:jc w:val="center"/>
            </w:pPr>
            <w:r>
              <w:rPr>
                <w:color w:val="000000"/>
                <w:sz w:val="17"/>
                <w:szCs w:val="17"/>
              </w:rPr>
              <w:t>~200</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AF831B" w14:textId="77777777" w:rsidR="00C34357" w:rsidRDefault="00000000">
            <w:pPr>
              <w:jc w:val="center"/>
            </w:pPr>
            <w:r>
              <w:rPr>
                <w:b/>
                <w:bCs/>
                <w:color w:val="2E7D32"/>
                <w:sz w:val="17"/>
                <w:szCs w:val="17"/>
              </w:rPr>
              <w:t>~500+</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455D67" w14:textId="77777777" w:rsidR="00C34357" w:rsidRDefault="00000000">
            <w:r>
              <w:rPr>
                <w:color w:val="000000"/>
                <w:sz w:val="17"/>
                <w:szCs w:val="17"/>
              </w:rPr>
              <w:t>Más pods Adapter + Workers</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1D13E8" w14:textId="77777777" w:rsidR="00C34357" w:rsidRDefault="00000000">
            <w:r>
              <w:rPr>
                <w:color w:val="000000"/>
                <w:sz w:val="17"/>
                <w:szCs w:val="17"/>
              </w:rPr>
              <w:t>HPA + nuevo Worker</w:t>
            </w:r>
          </w:p>
        </w:tc>
      </w:tr>
      <w:tr w:rsidR="00C34357" w14:paraId="65EEBE7F"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6DB64A" w14:textId="77777777" w:rsidR="00C34357" w:rsidRDefault="00000000">
            <w:r>
              <w:rPr>
                <w:b/>
                <w:bCs/>
                <w:color w:val="000000"/>
                <w:sz w:val="17"/>
                <w:szCs w:val="17"/>
              </w:rPr>
              <w:t>Throughput</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F70B6D" w14:textId="77777777" w:rsidR="00C34357" w:rsidRDefault="00000000">
            <w:pPr>
              <w:jc w:val="center"/>
            </w:pPr>
            <w:r>
              <w:rPr>
                <w:color w:val="000000"/>
                <w:sz w:val="17"/>
                <w:szCs w:val="17"/>
              </w:rPr>
              <w:t>20.000 tx/h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7E2692" w14:textId="77777777" w:rsidR="00C34357" w:rsidRDefault="00000000">
            <w:pPr>
              <w:jc w:val="center"/>
            </w:pPr>
            <w:r>
              <w:rPr>
                <w:b/>
                <w:bCs/>
                <w:color w:val="2E7D32"/>
                <w:sz w:val="17"/>
                <w:szCs w:val="17"/>
              </w:rPr>
              <w:t>100.000+ tx/h</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9A7DF0" w14:textId="77777777" w:rsidR="00C34357" w:rsidRDefault="00000000">
            <w:r>
              <w:rPr>
                <w:color w:val="000000"/>
                <w:sz w:val="17"/>
                <w:szCs w:val="17"/>
              </w:rPr>
              <w:t>Workers + Adapters + PG</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DE444B" w14:textId="77777777" w:rsidR="00C34357" w:rsidRDefault="00000000">
            <w:r>
              <w:rPr>
                <w:color w:val="000000"/>
                <w:sz w:val="17"/>
                <w:szCs w:val="17"/>
              </w:rPr>
              <w:t>Requiere validación carga</w:t>
            </w:r>
          </w:p>
        </w:tc>
      </w:tr>
    </w:tbl>
    <w:p w14:paraId="130EF265" w14:textId="77777777" w:rsidR="00C34357" w:rsidRDefault="00000000">
      <w:pPr>
        <w:pBdr>
          <w:left w:val="single" w:sz="12" w:space="8" w:color="4472C4"/>
        </w:pBdr>
        <w:spacing w:before="100" w:after="160"/>
        <w:ind w:left="360" w:right="360"/>
      </w:pPr>
      <w:r>
        <w:rPr>
          <w:i/>
          <w:iCs/>
          <w:color w:val="444444"/>
          <w:sz w:val="20"/>
          <w:szCs w:val="20"/>
        </w:rPr>
        <w:t>Nota: El dimensionamiento actual (3 Workers, 2 réplicas por microservicio) está diseñado para soportar el SLA de 20.000 tx/h con un margen del 25%. El escalamiento horizontal dentro del cluster existente (HPA: agregar pods a Workers existentes) es automático en segundos. El escalamiento de infraestructura (agregar Workers K8s) requiere provisión de VMs por IFX (1-2 días SLA) y debe planificarse con anticipación. El dimensionamiento base (3 Workers) soporta 2.5x la carga nominal (RNF-10) sin necesidad de agregar Workers.</w:t>
      </w:r>
    </w:p>
    <w:p w14:paraId="3F75C184" w14:textId="77777777" w:rsidR="00C34357" w:rsidRDefault="00000000">
      <w:r>
        <w:br w:type="page"/>
      </w:r>
    </w:p>
    <w:p w14:paraId="238DC0F8" w14:textId="77777777" w:rsidR="00C34357" w:rsidRDefault="00000000">
      <w:pPr>
        <w:pStyle w:val="Ttulo2"/>
      </w:pPr>
      <w:bookmarkStart w:id="257" w:name="_Toc226042024"/>
      <w:r>
        <w:lastRenderedPageBreak/>
        <w:t>17.7 Validación de rendimiento</w:t>
      </w:r>
      <w:bookmarkEnd w:id="257"/>
    </w:p>
    <w:p w14:paraId="10309FAC" w14:textId="77777777" w:rsidR="00C34357" w:rsidRDefault="00000000">
      <w:pPr>
        <w:spacing w:after="160"/>
        <w:jc w:val="both"/>
      </w:pPr>
      <w:r>
        <w:t>La validación del throughput de 20.000 tx/h (RNF-03) se planifica bajo las siguientes condiciones:</w:t>
      </w:r>
    </w:p>
    <w:p w14:paraId="346A3817" w14:textId="77777777" w:rsidR="00C34357" w:rsidRDefault="00000000">
      <w:pPr>
        <w:pStyle w:val="Prrafodelista"/>
        <w:spacing w:after="80"/>
        <w:ind w:left="720" w:hanging="360"/>
      </w:pPr>
      <w:r>
        <w:t>• Si la disponibilidad del ambiente QA y los datos lo permiten, se ejecutan pruebas de carga en QA (Sprints 15-16) utilizando Locust o k6 con el mix de referencia (50% consultas, 30% FTTH, 15% SSAA, 5% otros). El ambiente QA tiene ~40% de la capacidad de PROD (2 Workers vs 3), por lo que el objetivo en QA es validar ~8.000 tx/h (40% de 20K).</w:t>
      </w:r>
    </w:p>
    <w:p w14:paraId="69F6A371" w14:textId="77777777" w:rsidR="00C34357" w:rsidRDefault="00000000">
      <w:pPr>
        <w:pStyle w:val="Prrafodelista"/>
        <w:spacing w:after="80"/>
        <w:ind w:left="720" w:hanging="360"/>
      </w:pPr>
      <w:r>
        <w:t>• Como alternativa mínima (si los datos o el ambiente no están disponibles para carga completa), se ejecutan pruebas de stress funcional: múltiples transacciones concurrentes con datos sintéticos para validar el comportamiento bajo concurrencia, sin necesariamente alcanzar el target de 20K tx/h.</w:t>
      </w:r>
    </w:p>
    <w:p w14:paraId="35E92521" w14:textId="77777777" w:rsidR="00C34357" w:rsidRDefault="00000000">
      <w:pPr>
        <w:pStyle w:val="Prrafodelista"/>
        <w:spacing w:after="80"/>
        <w:ind w:left="720" w:hanging="360"/>
      </w:pPr>
      <w:r>
        <w:t>• La validación definitiva en PROD se ejecuta previo a la activación de tráfico real (Feature Flag en modo shadow): las transacciones se envían a Komands en paralelo a BluePlanet sin afectar el flujo productivo, comparando tiempos de respuesta y resultados.</w:t>
      </w:r>
    </w:p>
    <w:p w14:paraId="4C423F39" w14:textId="77777777" w:rsidR="00C34357" w:rsidRDefault="00000000">
      <w:pPr>
        <w:pStyle w:val="Ttulo2"/>
      </w:pPr>
      <w:bookmarkStart w:id="258" w:name="_Toc226042025"/>
      <w:r>
        <w:t>17.8 Circuit Breaker</w:t>
      </w:r>
      <w:bookmarkEnd w:id="258"/>
    </w:p>
    <w:p w14:paraId="24805E8D" w14:textId="77777777" w:rsidR="00C34357" w:rsidRDefault="00000000">
      <w:pPr>
        <w:spacing w:after="160"/>
        <w:jc w:val="both"/>
      </w:pPr>
      <w:r>
        <w:t>Los microservicios implementan circuit breaker para evitar cascada de fallas entre componentes:</w:t>
      </w:r>
    </w:p>
    <w:p w14:paraId="6BB80FD3" w14:textId="77777777" w:rsidR="00C34357" w:rsidRDefault="00000000">
      <w:pPr>
        <w:pStyle w:val="Prrafodelista"/>
        <w:spacing w:after="80"/>
        <w:ind w:left="720" w:hanging="360"/>
      </w:pPr>
      <w:r>
        <w:t>• Circuit breaker SSH (Adapters): Si una OLT no responde 3 veces consecutivas en 5 minutos, se marca como UNAVAILABLE en el Catálogo Técnico y se rechaza tráfico hacia esa OLT por 60 segundos antes de reintentar (half-open state). Esto evita que una OLT lenta bloquee el pool SSH completo.</w:t>
      </w:r>
    </w:p>
    <w:p w14:paraId="0F44123C" w14:textId="77777777" w:rsidR="00C34357" w:rsidRDefault="00000000">
      <w:pPr>
        <w:pStyle w:val="Prrafodelista"/>
        <w:spacing w:after="80"/>
        <w:ind w:left="720" w:hanging="360"/>
      </w:pPr>
      <w:r>
        <w:rPr>
          <w:lang w:val="en-US"/>
        </w:rPr>
        <w:t xml:space="preserve">• Circuit breaker PostgreSQL: PgBouncer implementa server_idle_timeout (30s) y server_lifetime (3600s). </w:t>
      </w:r>
      <w:r>
        <w:t>Si PgBouncer pierde conexión al Primary, Patroni promueve el Standby (&lt;30s) y PgBouncer redirige automáticamente. Los readiness probes de los pods verifican conectividad PG y sacan el pod de servicio si pierde conectividad.</w:t>
      </w:r>
    </w:p>
    <w:p w14:paraId="417C2F96" w14:textId="77777777" w:rsidR="00C34357" w:rsidRDefault="00000000">
      <w:pPr>
        <w:pStyle w:val="Prrafodelista"/>
        <w:spacing w:after="80"/>
        <w:ind w:left="720" w:hanging="360"/>
      </w:pPr>
      <w:r>
        <w:t>• Circuit breaker Redis: Redis Sentinel promueve réplica en &lt;15s. Los pods detectan desconexión Redis mediante socket_timeout (5s) y degradan graceful: consultan PostgreSQL directamente (sin cache) hasta que Redis se recupera. Las operaciones asíncronas se encolan en memoria del pod temporalmente.</w:t>
      </w:r>
    </w:p>
    <w:p w14:paraId="543A5247" w14:textId="77777777" w:rsidR="00C34357" w:rsidRDefault="00000000">
      <w:pPr>
        <w:pStyle w:val="Ttulo2"/>
      </w:pPr>
      <w:bookmarkStart w:id="259" w:name="_Toc226042026"/>
      <w:r>
        <w:t>17.9 Pruebas de resiliencia</w:t>
      </w:r>
      <w:bookmarkEnd w:id="259"/>
    </w:p>
    <w:p w14:paraId="5C733DE4" w14:textId="77777777" w:rsidR="00C34357" w:rsidRDefault="00000000">
      <w:pPr>
        <w:spacing w:after="160"/>
        <w:jc w:val="both"/>
      </w:pPr>
      <w:r>
        <w:t>Durante el proyecto, la resiliencia de la plataforma se valida mediante pruebas manuales de failover en ambiente QA: kill de pods aleatorios (verificar auto-restart K8s &lt;10s), failover PostgreSQL (kill Primary, verificar promoción Patroni &lt;30s), desconexión de Redis (verificar degradación graceful), y timeout de OLTs de laboratorio (verificar manejo correcto de TIMEOUT + rollback). Como mejora post-garantía, se recomienda evaluar la implementación de un framework de chaos engineering (Litmus, Chaos Mesh) para pruebas automatizadas y periódicas de resiliencia en producción.</w:t>
      </w:r>
    </w:p>
    <w:p w14:paraId="4C1A3456" w14:textId="77777777" w:rsidR="00C34357" w:rsidRDefault="00000000">
      <w:pPr>
        <w:pStyle w:val="Ttulo1"/>
      </w:pPr>
      <w:bookmarkStart w:id="260" w:name="_Toc226042027"/>
      <w:r>
        <w:t>18. CONTINUIDAD DEL NEGOCIO</w:t>
      </w:r>
      <w:bookmarkEnd w:id="260"/>
    </w:p>
    <w:p w14:paraId="24569F49" w14:textId="77777777" w:rsidR="00C34357" w:rsidRDefault="00000000">
      <w:pPr>
        <w:spacing w:after="160"/>
        <w:jc w:val="both"/>
      </w:pPr>
      <w:r>
        <w:t xml:space="preserve">Esta sección documenta la estrategia de continuidad del negocio de la plataforma Komands, incluyendo la clasificación de componentes críticos, la estrategia de Disaster Recovery (DR), los procedimientos de backup por componente, el plan de rollback por fase del proyecto, los criterios </w:t>
      </w:r>
      <w:r>
        <w:lastRenderedPageBreak/>
        <w:t>de activación de rollback, y el modelo de coexistencia BluePlanet/Komands durante la migración. La continuidad del negocio es un aspecto diferenciador del proyecto Sunset BluePlanet: el diseño con Feature Flags permite una coexistencia controlada que minimiza el riesgo de interrupción del servicio a las VNOs durante todo el proceso de migración.</w:t>
      </w:r>
    </w:p>
    <w:p w14:paraId="2A297768" w14:textId="77777777" w:rsidR="00C34357" w:rsidRDefault="00000000">
      <w:pPr>
        <w:pStyle w:val="Ttulo2"/>
      </w:pPr>
      <w:bookmarkStart w:id="261" w:name="_Toc226042028"/>
      <w:r>
        <w:t>18.1 Componentes críticos</w:t>
      </w:r>
      <w:bookmarkEnd w:id="261"/>
    </w:p>
    <w:p w14:paraId="13D699FD" w14:textId="77777777" w:rsidR="00C34357" w:rsidRDefault="00000000">
      <w:pPr>
        <w:spacing w:after="160"/>
        <w:jc w:val="both"/>
      </w:pPr>
      <w:r>
        <w:t>La clasificación de componentes por criticidad determina la prioridad de recuperación y los recursos asignados a cada uno en caso de falla. La criticidad se evalúa en función del impacto en la operación de provisión de las 4 VNOs: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93"/>
        <w:gridCol w:w="991"/>
        <w:gridCol w:w="2342"/>
        <w:gridCol w:w="2538"/>
        <w:gridCol w:w="2096"/>
      </w:tblGrid>
      <w:tr w:rsidR="00C34357" w14:paraId="23073F7C"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ADE4425" w14:textId="77777777" w:rsidR="00C34357" w:rsidRDefault="00000000">
            <w:pPr>
              <w:jc w:val="center"/>
            </w:pPr>
            <w:r>
              <w:rPr>
                <w:b/>
                <w:bCs/>
                <w:color w:val="FFFFFF"/>
                <w:sz w:val="18"/>
                <w:szCs w:val="18"/>
              </w:rPr>
              <w:t>Componente</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BE912FD" w14:textId="77777777" w:rsidR="00C34357" w:rsidRDefault="00000000">
            <w:pPr>
              <w:jc w:val="center"/>
            </w:pPr>
            <w:r>
              <w:rPr>
                <w:b/>
                <w:bCs/>
                <w:color w:val="FFFFFF"/>
                <w:sz w:val="18"/>
                <w:szCs w:val="18"/>
              </w:rPr>
              <w:t>Criticidad</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78A3BB1" w14:textId="77777777" w:rsidR="00C34357" w:rsidRDefault="00000000">
            <w:pPr>
              <w:jc w:val="center"/>
            </w:pPr>
            <w:r>
              <w:rPr>
                <w:b/>
                <w:bCs/>
                <w:color w:val="FFFFFF"/>
                <w:sz w:val="18"/>
                <w:szCs w:val="18"/>
              </w:rPr>
              <w:t>Impacto si falla</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D20CF96" w14:textId="77777777" w:rsidR="00C34357" w:rsidRDefault="00000000">
            <w:pPr>
              <w:jc w:val="center"/>
            </w:pPr>
            <w:r>
              <w:rPr>
                <w:b/>
                <w:bCs/>
                <w:color w:val="FFFFFF"/>
                <w:sz w:val="18"/>
                <w:szCs w:val="18"/>
              </w:rPr>
              <w:t>Recuperación</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EC8A8F9" w14:textId="77777777" w:rsidR="00C34357" w:rsidRDefault="00000000">
            <w:pPr>
              <w:jc w:val="center"/>
            </w:pPr>
            <w:r>
              <w:rPr>
                <w:b/>
                <w:bCs/>
                <w:color w:val="FFFFFF"/>
                <w:sz w:val="18"/>
                <w:szCs w:val="18"/>
              </w:rPr>
              <w:t>Tiempo</w:t>
            </w:r>
          </w:p>
        </w:tc>
      </w:tr>
      <w:tr w:rsidR="00C34357" w14:paraId="76D179A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1B4898" w14:textId="77777777" w:rsidR="00C34357" w:rsidRDefault="00000000">
            <w:r>
              <w:rPr>
                <w:b/>
                <w:bCs/>
                <w:color w:val="000000"/>
                <w:sz w:val="17"/>
                <w:szCs w:val="17"/>
              </w:rPr>
              <w:t>PostgreSQL Primary</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BCD32B" w14:textId="77777777" w:rsidR="00C34357" w:rsidRDefault="00000000">
            <w:pPr>
              <w:jc w:val="center"/>
            </w:pPr>
            <w:r>
              <w:rPr>
                <w:b/>
                <w:bCs/>
                <w:color w:val="C62828"/>
                <w:sz w:val="17"/>
                <w:szCs w:val="17"/>
              </w:rPr>
              <w:t>CRÍTICA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FE24A9" w14:textId="77777777" w:rsidR="00C34357" w:rsidRDefault="00000000">
            <w:r>
              <w:rPr>
                <w:color w:val="000000"/>
                <w:sz w:val="16"/>
                <w:szCs w:val="16"/>
              </w:rPr>
              <w:t>Sin PG, ninguna transacción puede registrarse ni consultarse. Detención completa de la plataforma.</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D153F7" w14:textId="77777777" w:rsidR="00C34357" w:rsidRPr="005D78BF" w:rsidRDefault="00000000">
            <w:pPr>
              <w:rPr>
                <w:lang w:val="en-US"/>
              </w:rPr>
            </w:pPr>
            <w:r>
              <w:rPr>
                <w:color w:val="000000"/>
                <w:sz w:val="16"/>
                <w:szCs w:val="16"/>
                <w:lang w:val="en-US"/>
              </w:rPr>
              <w:t>Patroni failover a Standby (&lt;30s). pgBackRest restore si pérdida total.</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8F0C23" w14:textId="77777777" w:rsidR="00C34357" w:rsidRDefault="00000000">
            <w:pPr>
              <w:jc w:val="center"/>
            </w:pPr>
            <w:r>
              <w:rPr>
                <w:color w:val="000000"/>
                <w:sz w:val="16"/>
                <w:szCs w:val="16"/>
              </w:rPr>
              <w:t>&lt; 30 seg (failover) / &lt; 2 h (restore)</w:t>
            </w:r>
          </w:p>
        </w:tc>
      </w:tr>
      <w:tr w:rsidR="00C34357" w14:paraId="6985835A"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34B476" w14:textId="77777777" w:rsidR="00C34357" w:rsidRDefault="00000000">
            <w:r>
              <w:rPr>
                <w:b/>
                <w:bCs/>
                <w:color w:val="000000"/>
                <w:sz w:val="17"/>
                <w:szCs w:val="17"/>
              </w:rPr>
              <w:t>API Gateway (pods)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FC0715" w14:textId="77777777" w:rsidR="00C34357" w:rsidRDefault="00000000">
            <w:pPr>
              <w:jc w:val="center"/>
            </w:pPr>
            <w:r>
              <w:rPr>
                <w:b/>
                <w:bCs/>
                <w:color w:val="C62828"/>
                <w:sz w:val="17"/>
                <w:szCs w:val="17"/>
              </w:rPr>
              <w:t>CRÍTICA</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A87FE7" w14:textId="77777777" w:rsidR="00C34357" w:rsidRDefault="00000000">
            <w:r>
              <w:rPr>
                <w:color w:val="000000"/>
                <w:sz w:val="16"/>
                <w:szCs w:val="16"/>
              </w:rPr>
              <w:t>Sin API GW, Axway no puede entregar requests. Transacciones se encolan en ServiceNow.</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3FA180" w14:textId="77777777" w:rsidR="00C34357" w:rsidRDefault="00000000">
            <w:r>
              <w:rPr>
                <w:color w:val="000000"/>
                <w:sz w:val="16"/>
                <w:szCs w:val="16"/>
              </w:rPr>
              <w:t>K8s restart auto (&lt;10s). HPA escala si carga excesiva.</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7238A83" w14:textId="77777777" w:rsidR="00C34357" w:rsidRDefault="00000000">
            <w:pPr>
              <w:jc w:val="center"/>
            </w:pPr>
            <w:r>
              <w:rPr>
                <w:color w:val="000000"/>
                <w:sz w:val="16"/>
                <w:szCs w:val="16"/>
              </w:rPr>
              <w:t>&lt; 10 seg</w:t>
            </w:r>
          </w:p>
        </w:tc>
      </w:tr>
      <w:tr w:rsidR="00C34357" w14:paraId="2BB9923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0D03A3" w14:textId="77777777" w:rsidR="00C34357" w:rsidRDefault="00000000">
            <w:r>
              <w:rPr>
                <w:b/>
                <w:bCs/>
                <w:color w:val="000000"/>
                <w:sz w:val="17"/>
                <w:szCs w:val="17"/>
              </w:rPr>
              <w:t>Orchestrator (pods)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516C4B" w14:textId="77777777" w:rsidR="00C34357" w:rsidRDefault="00000000">
            <w:pPr>
              <w:jc w:val="center"/>
            </w:pPr>
            <w:r>
              <w:rPr>
                <w:b/>
                <w:bCs/>
                <w:color w:val="C62828"/>
                <w:sz w:val="17"/>
                <w:szCs w:val="17"/>
              </w:rPr>
              <w:t>CRÍTICA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B43830" w14:textId="77777777" w:rsidR="00C34357" w:rsidRDefault="00000000">
            <w:r>
              <w:rPr>
                <w:color w:val="000000"/>
                <w:sz w:val="16"/>
                <w:szCs w:val="16"/>
              </w:rPr>
              <w:t>Sin Orchestrator, las transacciones encoladas no se procesan. Cola Redis acumula.</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DC5318" w14:textId="77777777" w:rsidR="00C34357" w:rsidRDefault="00000000">
            <w:r>
              <w:rPr>
                <w:color w:val="000000"/>
                <w:sz w:val="16"/>
                <w:szCs w:val="16"/>
              </w:rPr>
              <w:t>K8s restart auto. Cola Redis persiste transacciones pendientes.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6C8867" w14:textId="77777777" w:rsidR="00C34357" w:rsidRDefault="00000000">
            <w:pPr>
              <w:jc w:val="center"/>
            </w:pPr>
            <w:r>
              <w:rPr>
                <w:color w:val="000000"/>
                <w:sz w:val="16"/>
                <w:szCs w:val="16"/>
              </w:rPr>
              <w:t>&lt; 10 seg</w:t>
            </w:r>
          </w:p>
        </w:tc>
      </w:tr>
      <w:tr w:rsidR="00C34357" w14:paraId="51430B8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2BF831" w14:textId="77777777" w:rsidR="00C34357" w:rsidRDefault="00000000">
            <w:r>
              <w:rPr>
                <w:b/>
                <w:bCs/>
                <w:color w:val="000000"/>
                <w:sz w:val="17"/>
                <w:szCs w:val="17"/>
              </w:rPr>
              <w:t>Nokia / Huawei Adapters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DD34F5" w14:textId="77777777" w:rsidR="00C34357" w:rsidRDefault="00000000">
            <w:pPr>
              <w:jc w:val="center"/>
            </w:pPr>
            <w:r>
              <w:rPr>
                <w:b/>
                <w:bCs/>
                <w:color w:val="E65100"/>
                <w:sz w:val="17"/>
                <w:szCs w:val="17"/>
              </w:rPr>
              <w:t>ALTA</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458DF2" w14:textId="77777777" w:rsidR="00C34357" w:rsidRDefault="00000000">
            <w:r>
              <w:rPr>
                <w:color w:val="000000"/>
                <w:sz w:val="16"/>
                <w:szCs w:val="16"/>
              </w:rPr>
              <w:t>Sin Adapters, no se pueden ejecutar comandos SSH en OLTs del vendor afectado.</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6348F7" w14:textId="77777777" w:rsidR="00C34357" w:rsidRDefault="00000000">
            <w:r>
              <w:rPr>
                <w:color w:val="000000"/>
                <w:sz w:val="16"/>
                <w:szCs w:val="16"/>
                <w:lang w:val="en-US"/>
              </w:rPr>
              <w:t xml:space="preserve">K8s restart auto. Pool SSH se reconstruye. </w:t>
            </w:r>
            <w:r>
              <w:rPr>
                <w:color w:val="000000"/>
                <w:sz w:val="16"/>
                <w:szCs w:val="16"/>
              </w:rPr>
              <w:t>El otro vendor no se afecta.</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F31394" w14:textId="77777777" w:rsidR="00C34357" w:rsidRDefault="00000000">
            <w:pPr>
              <w:jc w:val="center"/>
            </w:pPr>
            <w:r>
              <w:rPr>
                <w:color w:val="000000"/>
                <w:sz w:val="16"/>
                <w:szCs w:val="16"/>
              </w:rPr>
              <w:t>&lt; 30 seg</w:t>
            </w:r>
          </w:p>
        </w:tc>
      </w:tr>
      <w:tr w:rsidR="00C34357" w14:paraId="0D0B010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1E1010" w14:textId="77777777" w:rsidR="00C34357" w:rsidRDefault="00000000">
            <w:r>
              <w:rPr>
                <w:b/>
                <w:bCs/>
                <w:color w:val="000000"/>
                <w:sz w:val="17"/>
                <w:szCs w:val="17"/>
              </w:rPr>
              <w:t>Redis Primary</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5AFD5E" w14:textId="77777777" w:rsidR="00C34357" w:rsidRDefault="00000000">
            <w:pPr>
              <w:jc w:val="center"/>
            </w:pPr>
            <w:r>
              <w:rPr>
                <w:b/>
                <w:bCs/>
                <w:color w:val="E65100"/>
                <w:sz w:val="17"/>
                <w:szCs w:val="17"/>
              </w:rPr>
              <w:t>ALTA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B6EAE6" w14:textId="77777777" w:rsidR="00C34357" w:rsidRDefault="00000000">
            <w:r>
              <w:rPr>
                <w:color w:val="000000"/>
                <w:sz w:val="16"/>
                <w:szCs w:val="16"/>
              </w:rPr>
              <w:t>Sin Redis, no hay cola de transacciones ni cache. Microservicios operan degradados contra PG.</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5E34AD" w14:textId="77777777" w:rsidR="00C34357" w:rsidRDefault="00000000">
            <w:r>
              <w:rPr>
                <w:color w:val="000000"/>
                <w:sz w:val="16"/>
                <w:szCs w:val="16"/>
              </w:rPr>
              <w:t>Sentinel promueve réplica (&lt;15s). Degradación graceful si pérdida total.</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179062" w14:textId="77777777" w:rsidR="00C34357" w:rsidRDefault="00000000">
            <w:pPr>
              <w:jc w:val="center"/>
            </w:pPr>
            <w:r>
              <w:rPr>
                <w:color w:val="000000"/>
                <w:sz w:val="16"/>
                <w:szCs w:val="16"/>
              </w:rPr>
              <w:t>&lt; 15 seg</w:t>
            </w:r>
          </w:p>
        </w:tc>
      </w:tr>
      <w:tr w:rsidR="00C34357" w14:paraId="5E54B309"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325183" w14:textId="77777777" w:rsidR="00C34357" w:rsidRDefault="00000000">
            <w:r>
              <w:rPr>
                <w:b/>
                <w:bCs/>
                <w:color w:val="000000"/>
                <w:sz w:val="17"/>
                <w:szCs w:val="17"/>
              </w:rPr>
              <w:t>Service Listener</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6DF9BC" w14:textId="77777777" w:rsidR="00C34357" w:rsidRDefault="00000000">
            <w:pPr>
              <w:jc w:val="center"/>
            </w:pPr>
            <w:r>
              <w:rPr>
                <w:b/>
                <w:bCs/>
                <w:color w:val="E65100"/>
                <w:sz w:val="17"/>
                <w:szCs w:val="17"/>
              </w:rPr>
              <w:t>ALTA</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1297E8" w14:textId="77777777" w:rsidR="00C34357" w:rsidRDefault="00000000">
            <w:r>
              <w:rPr>
                <w:color w:val="000000"/>
                <w:sz w:val="16"/>
                <w:szCs w:val="16"/>
              </w:rPr>
              <w:t>Sin Listener, callbacks no se envían. Transacciones quedan en estado COMPLETED sin notificar a SN.</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5A8DCD" w14:textId="77777777" w:rsidR="00C34357" w:rsidRDefault="00000000">
            <w:r>
              <w:rPr>
                <w:color w:val="000000"/>
                <w:sz w:val="16"/>
                <w:szCs w:val="16"/>
              </w:rPr>
              <w:t>K8s restart auto. Callbacks pendientes se reenvían al recuperar.</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FEC83E" w14:textId="77777777" w:rsidR="00C34357" w:rsidRDefault="00000000">
            <w:pPr>
              <w:jc w:val="center"/>
            </w:pPr>
            <w:r>
              <w:rPr>
                <w:color w:val="000000"/>
                <w:sz w:val="16"/>
                <w:szCs w:val="16"/>
              </w:rPr>
              <w:t>&lt; 10 seg</w:t>
            </w:r>
          </w:p>
        </w:tc>
      </w:tr>
      <w:tr w:rsidR="00C34357" w14:paraId="125E296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65492B" w14:textId="77777777" w:rsidR="00C34357" w:rsidRDefault="00000000">
            <w:r>
              <w:rPr>
                <w:b/>
                <w:bCs/>
                <w:color w:val="000000"/>
                <w:sz w:val="17"/>
                <w:szCs w:val="17"/>
              </w:rPr>
              <w:t>Config Engine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B4DBDA" w14:textId="77777777" w:rsidR="00C34357" w:rsidRDefault="00000000">
            <w:pPr>
              <w:jc w:val="center"/>
            </w:pPr>
            <w:r>
              <w:rPr>
                <w:b/>
                <w:bCs/>
                <w:color w:val="E65100"/>
                <w:sz w:val="17"/>
                <w:szCs w:val="17"/>
              </w:rPr>
              <w:t>ALTA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62FCF4" w14:textId="77777777" w:rsidR="00C34357" w:rsidRDefault="00000000">
            <w:r>
              <w:rPr>
                <w:color w:val="000000"/>
                <w:sz w:val="16"/>
                <w:szCs w:val="16"/>
              </w:rPr>
              <w:t>Sin Config Engine, Orchestrator no puede parametrizar templates. Transacciones fallan.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8F16C5" w14:textId="77777777" w:rsidR="00C34357" w:rsidRDefault="00000000">
            <w:r>
              <w:rPr>
                <w:color w:val="000000"/>
                <w:sz w:val="16"/>
                <w:szCs w:val="16"/>
              </w:rPr>
              <w:t>K8s restart auto. Templates en cache Redis aceleran recuperación.</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69869D" w14:textId="77777777" w:rsidR="00C34357" w:rsidRDefault="00000000">
            <w:pPr>
              <w:jc w:val="center"/>
            </w:pPr>
            <w:r>
              <w:rPr>
                <w:color w:val="000000"/>
                <w:sz w:val="16"/>
                <w:szCs w:val="16"/>
              </w:rPr>
              <w:t>&lt; 10 seg</w:t>
            </w:r>
          </w:p>
        </w:tc>
      </w:tr>
      <w:tr w:rsidR="00C34357" w14:paraId="502D12B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1670B44" w14:textId="77777777" w:rsidR="00C34357" w:rsidRDefault="00000000">
            <w:r>
              <w:rPr>
                <w:b/>
                <w:bCs/>
                <w:color w:val="000000"/>
                <w:sz w:val="17"/>
                <w:szCs w:val="17"/>
              </w:rPr>
              <w:t>Load Balancers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28080C" w14:textId="77777777" w:rsidR="00C34357" w:rsidRDefault="00000000">
            <w:pPr>
              <w:jc w:val="center"/>
            </w:pPr>
            <w:r>
              <w:rPr>
                <w:b/>
                <w:bCs/>
                <w:color w:val="E65100"/>
                <w:sz w:val="17"/>
                <w:szCs w:val="17"/>
              </w:rPr>
              <w:t>ALTA</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C96DC0" w14:textId="77777777" w:rsidR="00C34357" w:rsidRDefault="00000000">
            <w:r>
              <w:rPr>
                <w:color w:val="000000"/>
                <w:sz w:val="16"/>
                <w:szCs w:val="16"/>
              </w:rPr>
              <w:t>Sin LBs, tráfico de Axway no llega a K8s. Plataforma inaccesible externamente.</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846432" w14:textId="77777777" w:rsidR="00C34357" w:rsidRPr="005D78BF" w:rsidRDefault="00000000">
            <w:pPr>
              <w:rPr>
                <w:lang w:val="en-US"/>
              </w:rPr>
            </w:pPr>
            <w:r>
              <w:rPr>
                <w:color w:val="000000"/>
                <w:sz w:val="16"/>
                <w:szCs w:val="16"/>
                <w:lang w:val="en-US"/>
              </w:rPr>
              <w:t>Keepalived VIP failover al LB secundario (&lt;5s).</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04BF57" w14:textId="77777777" w:rsidR="00C34357" w:rsidRDefault="00000000">
            <w:pPr>
              <w:jc w:val="center"/>
            </w:pPr>
            <w:r>
              <w:rPr>
                <w:color w:val="000000"/>
                <w:sz w:val="16"/>
                <w:szCs w:val="16"/>
              </w:rPr>
              <w:t>&lt; 5 seg</w:t>
            </w:r>
          </w:p>
        </w:tc>
      </w:tr>
      <w:tr w:rsidR="00C34357" w14:paraId="0013EF0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34EE52" w14:textId="77777777" w:rsidR="00C34357" w:rsidRDefault="00000000">
            <w:r>
              <w:rPr>
                <w:b/>
                <w:bCs/>
                <w:color w:val="000000"/>
                <w:sz w:val="17"/>
                <w:szCs w:val="17"/>
              </w:rPr>
              <w:t>Catálogo Técnico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A79DD3" w14:textId="77777777" w:rsidR="00C34357" w:rsidRDefault="00000000">
            <w:pPr>
              <w:jc w:val="center"/>
            </w:pPr>
            <w:r>
              <w:rPr>
                <w:b/>
                <w:bCs/>
                <w:color w:val="854F0B"/>
                <w:sz w:val="17"/>
                <w:szCs w:val="17"/>
              </w:rPr>
              <w:t>MEDIA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A5E7FFE" w14:textId="77777777" w:rsidR="00C34357" w:rsidRDefault="00000000">
            <w:r>
              <w:rPr>
                <w:color w:val="000000"/>
                <w:sz w:val="16"/>
                <w:szCs w:val="16"/>
              </w:rPr>
              <w:t>Sin Catálogo, Orchestrator no puede consultar OLTs ni templates. Transacciones fallan.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611309" w14:textId="77777777" w:rsidR="00C34357" w:rsidRDefault="00000000">
            <w:r>
              <w:rPr>
                <w:color w:val="000000"/>
                <w:sz w:val="16"/>
                <w:szCs w:val="16"/>
              </w:rPr>
              <w:t>K8s restart auto. Cache Redis mitiga impacto temporal.</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23F8FD" w14:textId="77777777" w:rsidR="00C34357" w:rsidRDefault="00000000">
            <w:pPr>
              <w:jc w:val="center"/>
            </w:pPr>
            <w:r>
              <w:rPr>
                <w:color w:val="000000"/>
                <w:sz w:val="16"/>
                <w:szCs w:val="16"/>
              </w:rPr>
              <w:t>&lt; 10 seg</w:t>
            </w:r>
          </w:p>
        </w:tc>
      </w:tr>
      <w:tr w:rsidR="00C34357" w14:paraId="44F3B7F4"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C4E530" w14:textId="77777777" w:rsidR="00C34357" w:rsidRDefault="00000000">
            <w:r>
              <w:rPr>
                <w:b/>
                <w:bCs/>
                <w:color w:val="000000"/>
                <w:sz w:val="17"/>
                <w:szCs w:val="17"/>
              </w:rPr>
              <w:t>Portal Web</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992486" w14:textId="77777777" w:rsidR="00C34357" w:rsidRDefault="00000000">
            <w:pPr>
              <w:jc w:val="center"/>
            </w:pPr>
            <w:r>
              <w:rPr>
                <w:b/>
                <w:bCs/>
                <w:color w:val="2E7D32"/>
                <w:sz w:val="17"/>
                <w:szCs w:val="17"/>
              </w:rPr>
              <w:t>BAJA</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1B181E" w14:textId="77777777" w:rsidR="00C34357" w:rsidRDefault="00000000">
            <w:r>
              <w:rPr>
                <w:color w:val="000000"/>
                <w:sz w:val="16"/>
                <w:szCs w:val="16"/>
              </w:rPr>
              <w:t>Sin Portal, Mesa de Operaciones pierde acceso a administración. No afecta flujo automático API.</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790CD8" w14:textId="77777777" w:rsidR="00C34357" w:rsidRDefault="00000000">
            <w:r>
              <w:rPr>
                <w:color w:val="000000"/>
                <w:sz w:val="16"/>
                <w:szCs w:val="16"/>
              </w:rPr>
              <w:t>K8s restart auto. Web Contingencia Cero disponible como alternativa.</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EE7B0E" w14:textId="77777777" w:rsidR="00C34357" w:rsidRDefault="00000000">
            <w:pPr>
              <w:jc w:val="center"/>
            </w:pPr>
            <w:r>
              <w:rPr>
                <w:color w:val="000000"/>
                <w:sz w:val="16"/>
                <w:szCs w:val="16"/>
              </w:rPr>
              <w:t>&lt; 10 seg</w:t>
            </w:r>
          </w:p>
        </w:tc>
      </w:tr>
      <w:tr w:rsidR="00C34357" w14:paraId="0DB0E9B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E4ECBF" w14:textId="77777777" w:rsidR="00C34357" w:rsidRDefault="00000000">
            <w:r>
              <w:rPr>
                <w:b/>
                <w:bCs/>
                <w:color w:val="000000"/>
                <w:sz w:val="17"/>
                <w:szCs w:val="17"/>
              </w:rPr>
              <w:t>Bastion Hosts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5B44CF" w14:textId="77777777" w:rsidR="00C34357" w:rsidRDefault="00000000">
            <w:pPr>
              <w:jc w:val="center"/>
            </w:pPr>
            <w:r>
              <w:rPr>
                <w:b/>
                <w:bCs/>
                <w:color w:val="2E7D32"/>
                <w:sz w:val="17"/>
                <w:szCs w:val="17"/>
              </w:rPr>
              <w:t>BAJA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6BA8D7" w14:textId="77777777" w:rsidR="00C34357" w:rsidRDefault="00000000">
            <w:r>
              <w:rPr>
                <w:color w:val="000000"/>
                <w:sz w:val="16"/>
                <w:szCs w:val="16"/>
              </w:rPr>
              <w:t>Sin Bastions, no hay acceso administrativo SSH al cluster. No afecta operación.</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3932D1" w14:textId="77777777" w:rsidR="00C34357" w:rsidRDefault="00000000">
            <w:r>
              <w:rPr>
                <w:color w:val="000000"/>
                <w:sz w:val="16"/>
                <w:szCs w:val="16"/>
              </w:rPr>
              <w:t>Segundo Bastion disponible. IFX acceso consola de emergencia.</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5F7FA5" w14:textId="77777777" w:rsidR="00C34357" w:rsidRDefault="00000000">
            <w:pPr>
              <w:jc w:val="center"/>
            </w:pPr>
            <w:r>
              <w:rPr>
                <w:color w:val="000000"/>
                <w:sz w:val="16"/>
                <w:szCs w:val="16"/>
              </w:rPr>
              <w:t>Inmediato (Bastion 2)</w:t>
            </w:r>
          </w:p>
        </w:tc>
      </w:tr>
      <w:tr w:rsidR="00C34357" w14:paraId="24040DB8"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039076" w14:textId="77777777" w:rsidR="00C34357" w:rsidRDefault="00000000">
            <w:r>
              <w:rPr>
                <w:b/>
                <w:bCs/>
                <w:color w:val="000000"/>
                <w:sz w:val="17"/>
                <w:szCs w:val="17"/>
              </w:rPr>
              <w:t>Backup Server</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C9DD6D" w14:textId="77777777" w:rsidR="00C34357" w:rsidRDefault="00000000">
            <w:pPr>
              <w:jc w:val="center"/>
            </w:pPr>
            <w:r>
              <w:rPr>
                <w:b/>
                <w:bCs/>
                <w:color w:val="2E7D32"/>
                <w:sz w:val="17"/>
                <w:szCs w:val="17"/>
              </w:rPr>
              <w:t>BAJA</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408147" w14:textId="77777777" w:rsidR="00C34357" w:rsidRDefault="00000000">
            <w:r>
              <w:rPr>
                <w:color w:val="000000"/>
                <w:sz w:val="16"/>
                <w:szCs w:val="16"/>
              </w:rPr>
              <w:t>Sin Backup, se detiene el WAL archiving. No afecta operación actual pero aumenta riesgo RPO.</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AC631A" w14:textId="77777777" w:rsidR="00C34357" w:rsidRPr="005D78BF" w:rsidRDefault="00000000">
            <w:pPr>
              <w:rPr>
                <w:lang w:val="en-US"/>
              </w:rPr>
            </w:pPr>
            <w:r>
              <w:rPr>
                <w:color w:val="000000"/>
                <w:sz w:val="16"/>
                <w:szCs w:val="16"/>
              </w:rPr>
              <w:t xml:space="preserve">Reemplazo de VM por IFX (1-2 días). </w:t>
            </w:r>
            <w:r>
              <w:rPr>
                <w:color w:val="000000"/>
                <w:sz w:val="16"/>
                <w:szCs w:val="16"/>
                <w:lang w:val="en-US"/>
              </w:rPr>
              <w:t>Backups en PG Standby mitigan.</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629BE9" w14:textId="77777777" w:rsidR="00C34357" w:rsidRDefault="00000000">
            <w:pPr>
              <w:jc w:val="center"/>
            </w:pPr>
            <w:r>
              <w:rPr>
                <w:color w:val="000000"/>
                <w:sz w:val="16"/>
                <w:szCs w:val="16"/>
              </w:rPr>
              <w:t>1-2 días (IFX)</w:t>
            </w:r>
          </w:p>
        </w:tc>
      </w:tr>
    </w:tbl>
    <w:p w14:paraId="4A8F0EAE" w14:textId="77777777" w:rsidR="00C34357" w:rsidRDefault="00000000">
      <w:r>
        <w:br w:type="page"/>
      </w:r>
    </w:p>
    <w:p w14:paraId="6D3303F2" w14:textId="77777777" w:rsidR="00C34357" w:rsidRDefault="00000000">
      <w:pPr>
        <w:pStyle w:val="Ttulo2"/>
      </w:pPr>
      <w:bookmarkStart w:id="262" w:name="_Toc226042029"/>
      <w:r>
        <w:lastRenderedPageBreak/>
        <w:t>18.2 Estrategia de Disaster Recovery</w:t>
      </w:r>
      <w:bookmarkEnd w:id="262"/>
    </w:p>
    <w:p w14:paraId="592B59D7" w14:textId="77777777" w:rsidR="00C34357" w:rsidRDefault="00000000">
      <w:pPr>
        <w:spacing w:after="160"/>
        <w:jc w:val="both"/>
      </w:pPr>
      <w:r>
        <w:t>La estrategia de Disaster Recovery (DR) de Komands se basa en respaldos y recuperación manual, sin sitio secundario. Esta decisión responde al modelo de infraestructura on-premise en IFX (datacenter único) y al presupuesto del proyecto. La estrategia se organiza en tres niveles de respuesta según la severidad del escenario de falla:</w:t>
      </w:r>
    </w:p>
    <w:p w14:paraId="6F2281EB" w14:textId="77777777" w:rsidR="00C34357" w:rsidRDefault="00000000">
      <w:pPr>
        <w:pStyle w:val="Ttulo3"/>
      </w:pPr>
      <w:bookmarkStart w:id="263" w:name="_Toc226042030"/>
      <w:r>
        <w:t>Nivel 1 — Falla de componente individual</w:t>
      </w:r>
      <w:bookmarkEnd w:id="263"/>
    </w:p>
    <w:p w14:paraId="19DEF508" w14:textId="77777777" w:rsidR="00C34357" w:rsidRDefault="00000000">
      <w:pPr>
        <w:spacing w:after="160"/>
        <w:jc w:val="both"/>
      </w:pPr>
      <w:r>
        <w:t>Escenario: un pod, una VM o un servicio individual falla. Este es el escenario más frecuente y se resuelve automáticamente por los mecanismos de HA descritos en la sección 17.5. No requiere intervención humana. Ejemplos: pod de Orchestrator reiniciado por K8s, PostgreSQL Primary failover a Standby por Patroni, Redis failover por Sentinel, LB failover por Keepalived. Tiempo de recuperación: segundos.</w:t>
      </w:r>
    </w:p>
    <w:p w14:paraId="196AF3AC" w14:textId="77777777" w:rsidR="00C34357" w:rsidRDefault="00000000">
      <w:pPr>
        <w:pStyle w:val="Ttulo3"/>
      </w:pPr>
      <w:bookmarkStart w:id="264" w:name="_Toc226042031"/>
      <w:r>
        <w:t>Nivel 2 — Falla de capa completa</w:t>
      </w:r>
      <w:bookmarkEnd w:id="264"/>
    </w:p>
    <w:p w14:paraId="3712D711" w14:textId="77777777" w:rsidR="00C34357" w:rsidRDefault="00000000">
      <w:pPr>
        <w:spacing w:after="160"/>
        <w:jc w:val="both"/>
      </w:pPr>
      <w:r>
        <w:t>Escenario: todos los componentes de una capa fallan simultáneamente (todos los pods de un microservicio, ambos nodos PostgreSQL, o todo el cluster Redis). Requiere intervención del equipo MOS-iT (L2/L3) para diagnóstico y recuperación manual. Acciones: restauración de PostgreSQL desde Backup Server + WAL archives (si se perdió Primary + Standby + Read Replica), redespliegue de pods desde manifiestos K8s si se corrompieron, recreación de Redis desde snapshot. Tiempo de recuperación: 1-4 horas (dentro del RTO). Primera línea de defensa: Feature Flag redirige tráfico a BluePlanet mientras se restaura Komands.</w:t>
      </w:r>
    </w:p>
    <w:p w14:paraId="68D168E3" w14:textId="77777777" w:rsidR="00C34357" w:rsidRDefault="00000000">
      <w:pPr>
        <w:pStyle w:val="Ttulo3"/>
      </w:pPr>
      <w:bookmarkStart w:id="265" w:name="_Toc226042032"/>
      <w:r>
        <w:t>Nivel 3 — Falla catastrófica del datacenter</w:t>
      </w:r>
      <w:bookmarkEnd w:id="265"/>
    </w:p>
    <w:p w14:paraId="44B1B1C5" w14:textId="77777777" w:rsidR="00C34357" w:rsidRDefault="00000000">
      <w:pPr>
        <w:spacing w:after="160"/>
        <w:jc w:val="both"/>
      </w:pPr>
      <w:r>
        <w:t>Escenario: indisponibilidad completa del datacenter IFX (corte de energía, desastre natural, falla de red generalizada). No existe sitio secundario para Komands. Acciones: activación del Feature Flag para redirigir 100% del tráfico a BluePlanet (si BluePlanet opera en infraestructura diferente a IFX). Si BluePlanet también está afectado, la Web Contingencia Cero (si tiene conectividad alternativa a las OLTs) permite operaciones críticas manuales. Espera a restauración de IFX según SLA del proveedor. Tiempo de recuperación: dependiente de IFX (horas a días). Nota crítica de conectividad: la conectividad SSH a las OLTs depende de la VPN S2S IPSec IFX-ON·NET. Si la VPN se cae, tanto Komands como la Web Contingencia Cero pierden alcanzabilidad a las OLTs. Se recomienda que IFX provea una VPN redundante (dual-path) como parte del SLA de conectividad. Si no hay redundancia de VPN, este riesgo debe ser aceptado formalmente por ON·NET.</w:t>
      </w:r>
    </w:p>
    <w:p w14:paraId="6FFD9C38" w14:textId="77777777" w:rsidR="00C34357" w:rsidRDefault="00000000">
      <w:pPr>
        <w:pBdr>
          <w:left w:val="single" w:sz="12" w:space="8" w:color="4472C4"/>
        </w:pBdr>
        <w:spacing w:before="100" w:after="160"/>
        <w:ind w:left="360" w:right="360"/>
      </w:pPr>
      <w:r>
        <w:rPr>
          <w:i/>
          <w:iCs/>
          <w:color w:val="444444"/>
          <w:sz w:val="20"/>
          <w:szCs w:val="20"/>
        </w:rPr>
        <w:t>Nota: Post-decomisión de BluePlanet, la plataforma no cuenta con un sitio de Disaster Recovery secundario. La estrategia de continuidad se basa en: (1) resiliencia dentro del datacenter IFX (HA de todos los componentes), (2) Web Contingencia Cero para operaciones manuales de emergencia, y (3) backups en pgBackRest + NAS ON·NET para recuperación de datos. Si ON·NET requiere un DR site en el futuro, se evaluará como proyecto separado post-garantía. La ausencia de DR site es una limitación conocida y aceptada formalmente por el Comité Directivo del proyecto.</w:t>
      </w:r>
    </w:p>
    <w:p w14:paraId="6F5EFF63" w14:textId="77777777" w:rsidR="00C34357" w:rsidRDefault="00000000">
      <w:pPr>
        <w:pStyle w:val="Ttulo2"/>
      </w:pPr>
      <w:bookmarkStart w:id="266" w:name="_Toc226042033"/>
      <w:r>
        <w:t>18.3 Estrategia de backup por componente</w:t>
      </w:r>
      <w:bookmarkEnd w:id="266"/>
    </w:p>
    <w:p w14:paraId="2A785A4C" w14:textId="77777777" w:rsidR="00C34357" w:rsidRDefault="00000000">
      <w:pPr>
        <w:spacing w:after="160"/>
        <w:jc w:val="both"/>
      </w:pPr>
      <w:r>
        <w:t>Cada componente de la plataforma tiene una estrategia de backup específica adaptada a su naturaleza y criticidad:</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95"/>
        <w:gridCol w:w="1211"/>
        <w:gridCol w:w="2138"/>
        <w:gridCol w:w="1560"/>
        <w:gridCol w:w="1031"/>
        <w:gridCol w:w="2025"/>
      </w:tblGrid>
      <w:tr w:rsidR="00C34357" w14:paraId="2990D6EC"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62CEDA6" w14:textId="77777777" w:rsidR="00C34357" w:rsidRDefault="00000000">
            <w:pPr>
              <w:jc w:val="center"/>
            </w:pPr>
            <w:r>
              <w:rPr>
                <w:b/>
                <w:bCs/>
                <w:color w:val="FFFFFF"/>
                <w:sz w:val="18"/>
                <w:szCs w:val="18"/>
              </w:rPr>
              <w:t>Componente</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4A5E38D" w14:textId="77777777" w:rsidR="00C34357" w:rsidRDefault="00000000">
            <w:pPr>
              <w:jc w:val="center"/>
            </w:pPr>
            <w:r>
              <w:rPr>
                <w:b/>
                <w:bCs/>
                <w:color w:val="FFFFFF"/>
                <w:sz w:val="18"/>
                <w:szCs w:val="18"/>
              </w:rPr>
              <w:t>Herramienta</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B1787CA" w14:textId="77777777" w:rsidR="00C34357" w:rsidRDefault="00000000">
            <w:pPr>
              <w:jc w:val="center"/>
            </w:pPr>
            <w:r>
              <w:rPr>
                <w:b/>
                <w:bCs/>
                <w:color w:val="FFFFFF"/>
                <w:sz w:val="18"/>
                <w:szCs w:val="18"/>
              </w:rPr>
              <w:t>Frecuencia / Estrategia</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0C13BFA" w14:textId="77777777" w:rsidR="00C34357" w:rsidRDefault="00000000">
            <w:pPr>
              <w:jc w:val="center"/>
            </w:pPr>
            <w:r>
              <w:rPr>
                <w:b/>
                <w:bCs/>
                <w:color w:val="FFFFFF"/>
                <w:sz w:val="18"/>
                <w:szCs w:val="18"/>
              </w:rPr>
              <w:t>Destino</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026DFBA" w14:textId="77777777" w:rsidR="00C34357" w:rsidRDefault="00000000">
            <w:pPr>
              <w:jc w:val="center"/>
            </w:pPr>
            <w:r>
              <w:rPr>
                <w:b/>
                <w:bCs/>
                <w:color w:val="FFFFFF"/>
                <w:sz w:val="18"/>
                <w:szCs w:val="18"/>
              </w:rPr>
              <w:t>Retención</w:t>
            </w:r>
          </w:p>
        </w:tc>
        <w:tc>
          <w:tcPr>
            <w:tcW w:w="20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E61D0B8" w14:textId="77777777" w:rsidR="00C34357" w:rsidRDefault="00000000">
            <w:pPr>
              <w:jc w:val="center"/>
            </w:pPr>
            <w:r>
              <w:rPr>
                <w:b/>
                <w:bCs/>
                <w:color w:val="FFFFFF"/>
                <w:sz w:val="18"/>
                <w:szCs w:val="18"/>
              </w:rPr>
              <w:t>Automatización</w:t>
            </w:r>
          </w:p>
        </w:tc>
      </w:tr>
      <w:tr w:rsidR="00C34357" w14:paraId="1872779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91D86D" w14:textId="77777777" w:rsidR="00C34357" w:rsidRDefault="00000000">
            <w:r>
              <w:rPr>
                <w:b/>
                <w:bCs/>
                <w:color w:val="000000"/>
                <w:sz w:val="17"/>
                <w:szCs w:val="17"/>
              </w:rPr>
              <w:lastRenderedPageBreak/>
              <w:t>PostgreSQL (datos)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28AC61" w14:textId="77777777" w:rsidR="00C34357" w:rsidRDefault="00000000">
            <w:r>
              <w:rPr>
                <w:color w:val="000000"/>
                <w:sz w:val="17"/>
                <w:szCs w:val="17"/>
              </w:rPr>
              <w:t>pgBackRest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69FCD2" w14:textId="77777777" w:rsidR="00C34357" w:rsidRDefault="00000000">
            <w:r>
              <w:rPr>
                <w:color w:val="000000"/>
                <w:sz w:val="16"/>
                <w:szCs w:val="16"/>
              </w:rPr>
              <w:t>Completo diario (02:00 UTC) + Incremental cada 6h + WAL archiving continuo</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E150099" w14:textId="77777777" w:rsidR="00C34357" w:rsidRDefault="00000000">
            <w:r>
              <w:rPr>
                <w:color w:val="000000"/>
                <w:sz w:val="16"/>
                <w:szCs w:val="16"/>
              </w:rPr>
              <w:t>Backup Server (6 TB HDD)</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C4AE2B" w14:textId="77777777" w:rsidR="00C34357" w:rsidRDefault="00000000">
            <w:pPr>
              <w:jc w:val="center"/>
            </w:pPr>
            <w:r>
              <w:rPr>
                <w:color w:val="000000"/>
                <w:sz w:val="17"/>
                <w:szCs w:val="17"/>
              </w:rPr>
              <w:t>30 días</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5A977C" w14:textId="77777777" w:rsidR="00C34357" w:rsidRDefault="00000000">
            <w:r>
              <w:rPr>
                <w:color w:val="000000"/>
                <w:sz w:val="16"/>
                <w:szCs w:val="16"/>
              </w:rPr>
              <w:t>Automatizado (pg_cron + pgBackRest)</w:t>
            </w:r>
          </w:p>
        </w:tc>
      </w:tr>
      <w:tr w:rsidR="00C34357" w14:paraId="1F98E90F"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62CC52" w14:textId="77777777" w:rsidR="00C34357" w:rsidRDefault="00000000">
            <w:r>
              <w:rPr>
                <w:b/>
                <w:bCs/>
                <w:color w:val="000000"/>
                <w:sz w:val="17"/>
                <w:szCs w:val="17"/>
              </w:rPr>
              <w:t>PostgreSQL (config)</w:t>
            </w:r>
          </w:p>
        </w:tc>
        <w:tc>
          <w:tcPr>
            <w:tcW w:w="11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455848" w14:textId="77777777" w:rsidR="00C34357" w:rsidRDefault="00000000">
            <w:r>
              <w:rPr>
                <w:color w:val="000000"/>
                <w:sz w:val="17"/>
                <w:szCs w:val="17"/>
              </w:rPr>
              <w:t>pg_dumpall</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588A9C" w14:textId="77777777" w:rsidR="00C34357" w:rsidRDefault="00000000">
            <w:r>
              <w:rPr>
                <w:color w:val="000000"/>
                <w:sz w:val="16"/>
                <w:szCs w:val="16"/>
              </w:rPr>
              <w:t>Roles, permisos, tablespaces: dump semanal</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CA7550" w14:textId="77777777" w:rsidR="00C34357" w:rsidRDefault="00000000">
            <w:r>
              <w:rPr>
                <w:color w:val="000000"/>
                <w:sz w:val="16"/>
                <w:szCs w:val="16"/>
              </w:rPr>
              <w:t>Backup Server</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03549B" w14:textId="77777777" w:rsidR="00C34357" w:rsidRDefault="00000000">
            <w:pPr>
              <w:jc w:val="center"/>
            </w:pPr>
            <w:r>
              <w:rPr>
                <w:color w:val="000000"/>
                <w:sz w:val="17"/>
                <w:szCs w:val="17"/>
              </w:rPr>
              <w:t>90 días</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1D19048" w14:textId="77777777" w:rsidR="00C34357" w:rsidRDefault="00000000">
            <w:r>
              <w:rPr>
                <w:color w:val="000000"/>
                <w:sz w:val="16"/>
                <w:szCs w:val="16"/>
              </w:rPr>
              <w:t>Automatizado (cron)</w:t>
            </w:r>
          </w:p>
        </w:tc>
      </w:tr>
      <w:tr w:rsidR="00C34357" w14:paraId="2C57438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31A231" w14:textId="77777777" w:rsidR="00C34357" w:rsidRDefault="00000000">
            <w:r>
              <w:rPr>
                <w:b/>
                <w:bCs/>
                <w:color w:val="000000"/>
                <w:sz w:val="17"/>
                <w:szCs w:val="17"/>
              </w:rPr>
              <w:t>Redis (snapshot)</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27FF0E" w14:textId="77777777" w:rsidR="00C34357" w:rsidRDefault="00000000">
            <w:r>
              <w:rPr>
                <w:color w:val="000000"/>
                <w:sz w:val="17"/>
                <w:szCs w:val="17"/>
              </w:rPr>
              <w:t>RDB dump</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7079FB" w14:textId="77777777" w:rsidR="00C34357" w:rsidRDefault="00000000">
            <w:r>
              <w:rPr>
                <w:color w:val="000000"/>
                <w:sz w:val="16"/>
                <w:szCs w:val="16"/>
              </w:rPr>
              <w:t>Snapshot cada 15 minutos + AOF persistencia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044703" w14:textId="77777777" w:rsidR="00C34357" w:rsidRDefault="00000000">
            <w:r>
              <w:rPr>
                <w:color w:val="000000"/>
                <w:sz w:val="16"/>
                <w:szCs w:val="16"/>
              </w:rPr>
              <w:t>Disco local Redis VM</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24F3BD" w14:textId="77777777" w:rsidR="00C34357" w:rsidRDefault="00000000">
            <w:pPr>
              <w:jc w:val="center"/>
            </w:pPr>
            <w:r>
              <w:rPr>
                <w:color w:val="000000"/>
                <w:sz w:val="17"/>
                <w:szCs w:val="17"/>
              </w:rPr>
              <w:t>7 días</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A77599" w14:textId="77777777" w:rsidR="00C34357" w:rsidRDefault="00000000">
            <w:r>
              <w:rPr>
                <w:color w:val="000000"/>
                <w:sz w:val="16"/>
                <w:szCs w:val="16"/>
              </w:rPr>
              <w:t>Automático (Redis config)</w:t>
            </w:r>
          </w:p>
        </w:tc>
      </w:tr>
      <w:tr w:rsidR="00C34357" w14:paraId="5F778A43"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C75150" w14:textId="77777777" w:rsidR="00C34357" w:rsidRDefault="00000000">
            <w:r>
              <w:rPr>
                <w:b/>
                <w:bCs/>
                <w:color w:val="000000"/>
                <w:sz w:val="17"/>
                <w:szCs w:val="17"/>
              </w:rPr>
              <w:t>K8s manifiestos</w:t>
            </w:r>
          </w:p>
        </w:tc>
        <w:tc>
          <w:tcPr>
            <w:tcW w:w="11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8742C7" w14:textId="77777777" w:rsidR="00C34357" w:rsidRDefault="00000000">
            <w:r>
              <w:rPr>
                <w:color w:val="000000"/>
                <w:sz w:val="17"/>
                <w:szCs w:val="17"/>
              </w:rPr>
              <w:t>Git (GitLab)</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19A887" w14:textId="77777777" w:rsidR="00C34357" w:rsidRDefault="00000000">
            <w:r>
              <w:rPr>
                <w:color w:val="000000"/>
                <w:sz w:val="16"/>
                <w:szCs w:val="16"/>
              </w:rPr>
              <w:t>Todos los YAML de Deployments, Services, ConfigMaps, Secrets (sealed)</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6333E3" w14:textId="77777777" w:rsidR="00C34357" w:rsidRDefault="00000000">
            <w:r>
              <w:rPr>
                <w:color w:val="000000"/>
                <w:sz w:val="16"/>
                <w:szCs w:val="16"/>
              </w:rPr>
              <w:t>GitLab (repositorio Git)</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CA5412" w14:textId="77777777" w:rsidR="00C34357" w:rsidRDefault="00000000">
            <w:pPr>
              <w:jc w:val="center"/>
            </w:pPr>
            <w:r>
              <w:rPr>
                <w:color w:val="000000"/>
                <w:sz w:val="17"/>
                <w:szCs w:val="17"/>
              </w:rPr>
              <w:t>Indefinida</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0810C0" w14:textId="77777777" w:rsidR="00C34357" w:rsidRDefault="00000000">
            <w:r>
              <w:rPr>
                <w:color w:val="000000"/>
                <w:sz w:val="16"/>
                <w:szCs w:val="16"/>
              </w:rPr>
              <w:t>CI/CD pipeline</w:t>
            </w:r>
          </w:p>
        </w:tc>
      </w:tr>
      <w:tr w:rsidR="00C34357" w14:paraId="6678666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00177E" w14:textId="77777777" w:rsidR="00C34357" w:rsidRDefault="00000000">
            <w:r>
              <w:rPr>
                <w:b/>
                <w:bCs/>
                <w:color w:val="000000"/>
                <w:sz w:val="17"/>
                <w:szCs w:val="17"/>
              </w:rPr>
              <w:t>Docker images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91E683" w14:textId="77777777" w:rsidR="00C34357" w:rsidRDefault="00000000">
            <w:r>
              <w:rPr>
                <w:color w:val="000000"/>
                <w:sz w:val="17"/>
                <w:szCs w:val="17"/>
              </w:rPr>
              <w:t>Container Registry</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44E9BC" w14:textId="77777777" w:rsidR="00C34357" w:rsidRDefault="00000000">
            <w:r>
              <w:rPr>
                <w:color w:val="000000"/>
                <w:sz w:val="16"/>
                <w:szCs w:val="16"/>
              </w:rPr>
              <w:t>Imágenes de cada microservicio tagueadas por versión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C7A957" w14:textId="77777777" w:rsidR="00C34357" w:rsidRDefault="00000000">
            <w:r>
              <w:rPr>
                <w:color w:val="000000"/>
                <w:sz w:val="16"/>
                <w:szCs w:val="16"/>
              </w:rPr>
              <w:t>GitLab Container Registry</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B8327D" w14:textId="77777777" w:rsidR="00C34357" w:rsidRDefault="00000000">
            <w:pPr>
              <w:jc w:val="center"/>
            </w:pPr>
            <w:r>
              <w:rPr>
                <w:color w:val="000000"/>
                <w:sz w:val="17"/>
                <w:szCs w:val="17"/>
              </w:rPr>
              <w:t>90 días (tags)</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75D4FA" w14:textId="77777777" w:rsidR="00C34357" w:rsidRDefault="00000000">
            <w:r>
              <w:rPr>
                <w:color w:val="000000"/>
                <w:sz w:val="16"/>
                <w:szCs w:val="16"/>
              </w:rPr>
              <w:t>CI/CD pipeline</w:t>
            </w:r>
          </w:p>
        </w:tc>
      </w:tr>
      <w:tr w:rsidR="00C34357" w14:paraId="46F25D0B"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FDEA6B" w14:textId="77777777" w:rsidR="00C34357" w:rsidRDefault="00000000">
            <w:r>
              <w:rPr>
                <w:b/>
                <w:bCs/>
                <w:color w:val="000000"/>
                <w:sz w:val="17"/>
                <w:szCs w:val="17"/>
              </w:rPr>
              <w:t>Configuración Komands</w:t>
            </w:r>
          </w:p>
        </w:tc>
        <w:tc>
          <w:tcPr>
            <w:tcW w:w="11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16D2A7" w14:textId="77777777" w:rsidR="00C34357" w:rsidRDefault="00000000">
            <w:r>
              <w:rPr>
                <w:color w:val="000000"/>
                <w:sz w:val="17"/>
                <w:szCs w:val="17"/>
              </w:rPr>
              <w:t>Export JSON</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9C2AF6" w14:textId="77777777" w:rsidR="00C34357" w:rsidRDefault="00000000">
            <w:r>
              <w:rPr>
                <w:color w:val="000000"/>
                <w:sz w:val="16"/>
                <w:szCs w:val="16"/>
              </w:rPr>
              <w:t>Templates CLI, perfiles velocidad, config VNOs</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28CE20" w14:textId="77777777" w:rsidR="00C34357" w:rsidRDefault="00000000">
            <w:r>
              <w:rPr>
                <w:color w:val="000000"/>
                <w:sz w:val="16"/>
                <w:szCs w:val="16"/>
              </w:rPr>
              <w:t>Backup Server + Git</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78624B" w14:textId="77777777" w:rsidR="00C34357" w:rsidRDefault="00000000">
            <w:pPr>
              <w:jc w:val="center"/>
            </w:pPr>
            <w:r>
              <w:rPr>
                <w:color w:val="000000"/>
                <w:sz w:val="17"/>
                <w:szCs w:val="17"/>
              </w:rPr>
              <w:t>Indefinida (Git)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5F815C" w14:textId="77777777" w:rsidR="00C34357" w:rsidRDefault="00000000">
            <w:r>
              <w:rPr>
                <w:color w:val="000000"/>
                <w:sz w:val="16"/>
                <w:szCs w:val="16"/>
              </w:rPr>
              <w:t>Manual (ADMIN) + automatizado</w:t>
            </w:r>
          </w:p>
        </w:tc>
      </w:tr>
      <w:tr w:rsidR="00C34357" w14:paraId="7D684FEE"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E858CB" w14:textId="77777777" w:rsidR="00C34357" w:rsidRDefault="00000000">
            <w:r>
              <w:rPr>
                <w:b/>
                <w:bCs/>
                <w:color w:val="000000"/>
                <w:sz w:val="17"/>
                <w:szCs w:val="17"/>
              </w:rPr>
              <w:t>Credenciales SSH</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A34FDF" w14:textId="77777777" w:rsidR="00C34357" w:rsidRDefault="00000000">
            <w:r>
              <w:rPr>
                <w:color w:val="000000"/>
                <w:sz w:val="17"/>
                <w:szCs w:val="17"/>
              </w:rPr>
              <w:t>WAL + pgBackRest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3BD59B" w14:textId="77777777" w:rsidR="00C34357" w:rsidRDefault="00000000">
            <w:r>
              <w:rPr>
                <w:color w:val="000000"/>
                <w:sz w:val="16"/>
                <w:szCs w:val="16"/>
              </w:rPr>
              <w:t>Credenciales OLTs cifradas con Fernet. Respaldadas continuamente como parte del WAL de PostgreSQL</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7E92F8" w14:textId="77777777" w:rsidR="00C34357" w:rsidRDefault="00000000">
            <w:r>
              <w:rPr>
                <w:color w:val="000000"/>
                <w:sz w:val="16"/>
                <w:szCs w:val="16"/>
              </w:rPr>
              <w:t>Backup Server (cifrado)</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D91114" w14:textId="77777777" w:rsidR="00C34357" w:rsidRDefault="00000000">
            <w:pPr>
              <w:jc w:val="center"/>
            </w:pPr>
            <w:r>
              <w:rPr>
                <w:color w:val="000000"/>
                <w:sz w:val="17"/>
                <w:szCs w:val="17"/>
              </w:rPr>
              <w:t>30 días</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711611" w14:textId="77777777" w:rsidR="00C34357" w:rsidRDefault="00000000">
            <w:r>
              <w:rPr>
                <w:color w:val="000000"/>
                <w:sz w:val="16"/>
                <w:szCs w:val="16"/>
                <w:lang w:val="en-US"/>
              </w:rPr>
              <w:t xml:space="preserve">Continuo (WAL archiving PG, RPO &lt;5min). </w:t>
            </w:r>
            <w:r>
              <w:rPr>
                <w:color w:val="000000"/>
                <w:sz w:val="16"/>
                <w:szCs w:val="16"/>
              </w:rPr>
              <w:t>Backup full diario 02:00 UTC</w:t>
            </w:r>
          </w:p>
        </w:tc>
      </w:tr>
      <w:tr w:rsidR="00C34357" w14:paraId="00339475"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CF61C9" w14:textId="77777777" w:rsidR="00C34357" w:rsidRDefault="00000000">
            <w:r>
              <w:rPr>
                <w:b/>
                <w:bCs/>
                <w:color w:val="000000"/>
                <w:sz w:val="17"/>
                <w:szCs w:val="17"/>
              </w:rPr>
              <w:t>Logs aplicación</w:t>
            </w:r>
          </w:p>
        </w:tc>
        <w:tc>
          <w:tcPr>
            <w:tcW w:w="11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E72D78" w14:textId="77777777" w:rsidR="00C34357" w:rsidRDefault="00000000">
            <w:r>
              <w:rPr>
                <w:color w:val="000000"/>
                <w:sz w:val="17"/>
                <w:szCs w:val="17"/>
              </w:rPr>
              <w:t>NFS volume</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C81915" w14:textId="77777777" w:rsidR="00C34357" w:rsidRDefault="00000000">
            <w:r>
              <w:rPr>
                <w:color w:val="000000"/>
                <w:sz w:val="16"/>
                <w:szCs w:val="16"/>
              </w:rPr>
              <w:t>Logs JSON estructurados de los 7 microservicios</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76EEDA" w14:textId="77777777" w:rsidR="00C34357" w:rsidRDefault="00000000">
            <w:r>
              <w:rPr>
                <w:color w:val="000000"/>
                <w:sz w:val="16"/>
                <w:szCs w:val="16"/>
              </w:rPr>
              <w:t>NFS Log Storage (500 GB)</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B61230" w14:textId="77777777" w:rsidR="00C34357" w:rsidRDefault="00000000">
            <w:pPr>
              <w:jc w:val="center"/>
            </w:pPr>
            <w:r>
              <w:rPr>
                <w:color w:val="000000"/>
                <w:sz w:val="17"/>
                <w:szCs w:val="17"/>
              </w:rPr>
              <w:t>90 días tx / 365 días audit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E4A8FC" w14:textId="77777777" w:rsidR="00C34357" w:rsidRDefault="00000000">
            <w:r>
              <w:rPr>
                <w:color w:val="000000"/>
                <w:sz w:val="16"/>
                <w:szCs w:val="16"/>
              </w:rPr>
              <w:t>Rotación automática</w:t>
            </w:r>
          </w:p>
        </w:tc>
      </w:tr>
      <w:tr w:rsidR="00C34357" w14:paraId="0F8129C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D2F5DD" w14:textId="77777777" w:rsidR="00C34357" w:rsidRDefault="00000000">
            <w:r>
              <w:rPr>
                <w:b/>
                <w:bCs/>
                <w:color w:val="000000"/>
                <w:sz w:val="17"/>
                <w:szCs w:val="17"/>
              </w:rPr>
              <w:t>Configuración OLTs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2F0352" w14:textId="77777777" w:rsidR="00C34357" w:rsidRDefault="00000000">
            <w:r>
              <w:rPr>
                <w:color w:val="000000"/>
                <w:sz w:val="17"/>
                <w:szCs w:val="17"/>
              </w:rPr>
              <w:t>No aplica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9F0F18" w14:textId="77777777" w:rsidR="00C34357" w:rsidRDefault="00000000">
            <w:r>
              <w:rPr>
                <w:color w:val="000000"/>
                <w:sz w:val="16"/>
                <w:szCs w:val="16"/>
              </w:rPr>
              <w:t>Las OLTs mantienen su propia configuración. Komands no respalda config de OLTs.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12EF4C" w14:textId="77777777" w:rsidR="00C34357" w:rsidRDefault="00000000">
            <w:r>
              <w:rPr>
                <w:color w:val="000000"/>
                <w:sz w:val="16"/>
                <w:szCs w:val="16"/>
              </w:rPr>
              <w:t>N/A</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731FCF" w14:textId="77777777" w:rsidR="00C34357" w:rsidRDefault="00000000">
            <w:pPr>
              <w:jc w:val="center"/>
            </w:pPr>
            <w:r>
              <w:rPr>
                <w:color w:val="000000"/>
                <w:sz w:val="17"/>
                <w:szCs w:val="17"/>
              </w:rPr>
              <w:t>N/A</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9822F0" w14:textId="77777777" w:rsidR="00C34357" w:rsidRDefault="00000000">
            <w:r>
              <w:rPr>
                <w:color w:val="000000"/>
                <w:sz w:val="16"/>
                <w:szCs w:val="16"/>
              </w:rPr>
              <w:t>Responsabilidad Ing. Redes ON·NET</w:t>
            </w:r>
          </w:p>
        </w:tc>
      </w:tr>
    </w:tbl>
    <w:p w14:paraId="692B9F69" w14:textId="77777777" w:rsidR="00C34357" w:rsidRDefault="00000000">
      <w:pPr>
        <w:spacing w:after="160"/>
        <w:jc w:val="both"/>
      </w:pPr>
      <w:r>
        <w:t>La validación de backups se realiza mensualmente: el equipo MOS-iT ejecuta una restauración de prueba del backup de PostgreSQL en el ambiente DEV para verificar la integridad de los datos y el correcto funcionamiento del procedimiento de recuperación. Los resultados de la validación se registran en el informe mensual de operación.</w:t>
      </w:r>
    </w:p>
    <w:p w14:paraId="498F783A" w14:textId="77777777" w:rsidR="00C34357" w:rsidRDefault="00000000">
      <w:r>
        <w:br w:type="page"/>
      </w:r>
    </w:p>
    <w:p w14:paraId="2004374B" w14:textId="77777777" w:rsidR="00C34357" w:rsidRDefault="00000000">
      <w:pPr>
        <w:pStyle w:val="Ttulo2"/>
      </w:pPr>
      <w:bookmarkStart w:id="267" w:name="_Toc226042034"/>
      <w:r>
        <w:lastRenderedPageBreak/>
        <w:t>18.4 Plan de rollback por fase del proyecto</w:t>
      </w:r>
      <w:bookmarkEnd w:id="267"/>
    </w:p>
    <w:p w14:paraId="5CC9F323" w14:textId="77777777" w:rsidR="00C34357" w:rsidRDefault="00000000">
      <w:pPr>
        <w:spacing w:after="160"/>
        <w:jc w:val="both"/>
      </w:pPr>
      <w:r>
        <w:t>El proyecto Sunset BluePlanet contempla un plan de rollback específico para cada fase, permitiendo revertir los cambios en caso de que Komands no cumpla con los criterios de aceptación. El mecanismo principal de rollback es el Feature Flag, que permite redirigir instantáneamente el tráfico de una o más combinaciones VNO/producto/operación desde Komands hacia BluePlanet (ruta legacy en standby).</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73"/>
        <w:gridCol w:w="1195"/>
        <w:gridCol w:w="1196"/>
        <w:gridCol w:w="2518"/>
        <w:gridCol w:w="1023"/>
        <w:gridCol w:w="2455"/>
      </w:tblGrid>
      <w:tr w:rsidR="00C34357" w14:paraId="4ACE79F8"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A817D13" w14:textId="77777777" w:rsidR="00C34357" w:rsidRDefault="00000000">
            <w:pPr>
              <w:jc w:val="center"/>
            </w:pPr>
            <w:r>
              <w:rPr>
                <w:b/>
                <w:bCs/>
                <w:color w:val="FFFFFF"/>
                <w:sz w:val="18"/>
                <w:szCs w:val="18"/>
              </w:rPr>
              <w:t>Fase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4A8294D" w14:textId="77777777" w:rsidR="00C34357" w:rsidRDefault="00000000">
            <w:pPr>
              <w:jc w:val="center"/>
            </w:pPr>
            <w:r>
              <w:rPr>
                <w:b/>
                <w:bCs/>
                <w:color w:val="FFFFFF"/>
                <w:sz w:val="18"/>
                <w:szCs w:val="18"/>
              </w:rPr>
              <w:t>Etapa</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245624A" w14:textId="77777777" w:rsidR="00C34357" w:rsidRDefault="00000000">
            <w:pPr>
              <w:jc w:val="center"/>
            </w:pPr>
            <w:r>
              <w:rPr>
                <w:b/>
                <w:bCs/>
                <w:color w:val="FFFFFF"/>
                <w:sz w:val="18"/>
                <w:szCs w:val="18"/>
              </w:rPr>
              <w:t>Mecanismo</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AD87943" w14:textId="77777777" w:rsidR="00C34357" w:rsidRDefault="00000000">
            <w:pPr>
              <w:jc w:val="center"/>
            </w:pPr>
            <w:r>
              <w:rPr>
                <w:b/>
                <w:bCs/>
                <w:color w:val="FFFFFF"/>
                <w:sz w:val="18"/>
                <w:szCs w:val="18"/>
              </w:rPr>
              <w:t>Procedimiento</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DB0EB03" w14:textId="77777777" w:rsidR="00C34357" w:rsidRDefault="00000000">
            <w:pPr>
              <w:jc w:val="center"/>
            </w:pPr>
            <w:r>
              <w:rPr>
                <w:b/>
                <w:bCs/>
                <w:color w:val="FFFFFF"/>
                <w:sz w:val="18"/>
                <w:szCs w:val="18"/>
              </w:rPr>
              <w:t>Tiempo</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734AC9A" w14:textId="77777777" w:rsidR="00C34357" w:rsidRDefault="00000000">
            <w:pPr>
              <w:jc w:val="center"/>
            </w:pPr>
            <w:r>
              <w:rPr>
                <w:b/>
                <w:bCs/>
                <w:color w:val="FFFFFF"/>
                <w:sz w:val="18"/>
                <w:szCs w:val="18"/>
              </w:rPr>
              <w:t>Criterio de activación</w:t>
            </w:r>
          </w:p>
        </w:tc>
      </w:tr>
      <w:tr w:rsidR="00C34357" w14:paraId="20DEA0A8"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29F9C1" w14:textId="77777777" w:rsidR="00C34357" w:rsidRDefault="00000000">
            <w:r>
              <w:rPr>
                <w:b/>
                <w:bCs/>
                <w:color w:val="000000"/>
                <w:sz w:val="16"/>
                <w:szCs w:val="16"/>
              </w:rPr>
              <w:t>Sprint 0–2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5F5912" w14:textId="77777777" w:rsidR="00C34357" w:rsidRDefault="00000000">
            <w:r>
              <w:rPr>
                <w:color w:val="000000"/>
                <w:sz w:val="16"/>
                <w:szCs w:val="16"/>
              </w:rPr>
              <w:t>Desarrollo + DEV</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E90065" w14:textId="77777777" w:rsidR="00C34357" w:rsidRDefault="00000000">
            <w:r>
              <w:rPr>
                <w:b/>
                <w:bCs/>
                <w:color w:val="C62828"/>
                <w:sz w:val="16"/>
                <w:szCs w:val="16"/>
              </w:rPr>
              <w:t>No aplica</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C1225E" w14:textId="77777777" w:rsidR="00C34357" w:rsidRDefault="00000000">
            <w:r>
              <w:rPr>
                <w:color w:val="000000"/>
                <w:sz w:val="16"/>
                <w:szCs w:val="16"/>
              </w:rPr>
              <w:t>No hay tráfico productivo. Rollback = no desplegar.</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505DC5" w14:textId="77777777" w:rsidR="00C34357" w:rsidRDefault="00000000">
            <w:pPr>
              <w:jc w:val="center"/>
            </w:pPr>
            <w:r>
              <w:rPr>
                <w:color w:val="000000"/>
                <w:sz w:val="16"/>
                <w:szCs w:val="16"/>
              </w:rPr>
              <w:t>N/A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E2A1E71" w14:textId="77777777" w:rsidR="00C34357" w:rsidRDefault="00000000">
            <w:r>
              <w:rPr>
                <w:color w:val="000000"/>
                <w:sz w:val="16"/>
                <w:szCs w:val="16"/>
              </w:rPr>
              <w:t>Ninguno</w:t>
            </w:r>
          </w:p>
        </w:tc>
      </w:tr>
      <w:tr w:rsidR="00C34357" w14:paraId="048A8AB9"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C60B13" w14:textId="77777777" w:rsidR="00C34357" w:rsidRDefault="00000000">
            <w:r>
              <w:rPr>
                <w:b/>
                <w:bCs/>
                <w:color w:val="000000"/>
                <w:sz w:val="16"/>
                <w:szCs w:val="16"/>
              </w:rPr>
              <w:t>Sprint 3–7</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A39AAA" w14:textId="77777777" w:rsidR="00C34357" w:rsidRDefault="00000000">
            <w:r>
              <w:rPr>
                <w:color w:val="000000"/>
                <w:sz w:val="16"/>
                <w:szCs w:val="16"/>
              </w:rPr>
              <w:t>QA + Integración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713F87" w14:textId="77777777" w:rsidR="00C34357" w:rsidRDefault="00000000">
            <w:r>
              <w:rPr>
                <w:b/>
                <w:bCs/>
                <w:color w:val="C62828"/>
                <w:sz w:val="16"/>
                <w:szCs w:val="16"/>
              </w:rPr>
              <w:t>Feature Flag OFF</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9EFABB" w14:textId="77777777" w:rsidR="00C34357" w:rsidRDefault="00000000">
            <w:r>
              <w:rPr>
                <w:color w:val="000000"/>
                <w:sz w:val="16"/>
                <w:szCs w:val="16"/>
              </w:rPr>
              <w:t>Si las pruebas QA fallan, el Feature Flag nunca se activa para Komands. Todo el tráfico sigue fluyendo por BluePlanet.</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05A5DC" w14:textId="77777777" w:rsidR="00C34357" w:rsidRDefault="00000000">
            <w:pPr>
              <w:jc w:val="center"/>
            </w:pPr>
            <w:r>
              <w:rPr>
                <w:color w:val="000000"/>
                <w:sz w:val="16"/>
                <w:szCs w:val="16"/>
              </w:rPr>
              <w:t>Instantáneo</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B8BF2B" w14:textId="77777777" w:rsidR="00C34357" w:rsidRDefault="00000000">
            <w:r>
              <w:rPr>
                <w:color w:val="000000"/>
                <w:sz w:val="16"/>
                <w:szCs w:val="16"/>
              </w:rPr>
              <w:t>Transacción de prueba QA falla en criterios de paridad TDD</w:t>
            </w:r>
          </w:p>
        </w:tc>
      </w:tr>
      <w:tr w:rsidR="00C34357" w14:paraId="3F513FCF"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F8943B" w14:textId="77777777" w:rsidR="00C34357" w:rsidRDefault="00000000">
            <w:r>
              <w:rPr>
                <w:b/>
                <w:bCs/>
                <w:color w:val="000000"/>
                <w:sz w:val="16"/>
                <w:szCs w:val="16"/>
              </w:rPr>
              <w:t>Sprint 8–10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5B6EAB" w14:textId="77777777" w:rsidR="00C34357" w:rsidRDefault="00000000">
            <w:r>
              <w:rPr>
                <w:color w:val="000000"/>
                <w:sz w:val="16"/>
                <w:szCs w:val="16"/>
              </w:rPr>
              <w:t>Certificación VNO piloto (DTV)</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B17F78" w14:textId="77777777" w:rsidR="00C34357" w:rsidRPr="005D78BF" w:rsidRDefault="00000000">
            <w:pPr>
              <w:rPr>
                <w:lang w:val="en-US"/>
              </w:rPr>
            </w:pPr>
            <w:r>
              <w:rPr>
                <w:b/>
                <w:bCs/>
                <w:color w:val="C62828"/>
                <w:sz w:val="16"/>
                <w:szCs w:val="16"/>
                <w:lang w:val="en-US"/>
              </w:rPr>
              <w:t>Feature Flag OFF por VNO</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740746" w14:textId="77777777" w:rsidR="00C34357" w:rsidRDefault="00000000">
            <w:r>
              <w:rPr>
                <w:color w:val="000000"/>
                <w:sz w:val="16"/>
                <w:szCs w:val="16"/>
              </w:rPr>
              <w:t>Si la certificación de DTV falla, se desactiva el Feature Flag para DTV. El tráfico de DTV vuelve a BluePlanet. Las demás VNOs no se afectan (nunca salieron de BluePlanet).</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47B278" w14:textId="77777777" w:rsidR="00C34357" w:rsidRDefault="00000000">
            <w:pPr>
              <w:jc w:val="center"/>
            </w:pPr>
            <w:r>
              <w:rPr>
                <w:color w:val="000000"/>
                <w:sz w:val="16"/>
                <w:szCs w:val="16"/>
              </w:rPr>
              <w:t>&lt; 5 min</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965540" w14:textId="77777777" w:rsidR="00C34357" w:rsidRDefault="00000000">
            <w:r>
              <w:rPr>
                <w:color w:val="000000"/>
                <w:sz w:val="16"/>
                <w:szCs w:val="16"/>
              </w:rPr>
              <w:t>Tasa de error &gt; 2% en 1 hora o falla crítica en provisión</w:t>
            </w:r>
          </w:p>
        </w:tc>
      </w:tr>
      <w:tr w:rsidR="00C34357" w14:paraId="5380310E"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09AD96" w14:textId="77777777" w:rsidR="00C34357" w:rsidRDefault="00000000">
            <w:r>
              <w:rPr>
                <w:b/>
                <w:bCs/>
                <w:color w:val="000000"/>
                <w:sz w:val="16"/>
                <w:szCs w:val="16"/>
              </w:rPr>
              <w:t>Sprint 11–14</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550E9D" w14:textId="77777777" w:rsidR="00C34357" w:rsidRDefault="00000000">
            <w:r>
              <w:rPr>
                <w:color w:val="000000"/>
                <w:sz w:val="16"/>
                <w:szCs w:val="16"/>
              </w:rPr>
              <w:t>Certificación VNOs 2-3 (ClaroVTR, Entel)</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1E5C93" w14:textId="77777777" w:rsidR="00C34357" w:rsidRPr="005D78BF" w:rsidRDefault="00000000">
            <w:pPr>
              <w:rPr>
                <w:lang w:val="en-US"/>
              </w:rPr>
            </w:pPr>
            <w:r>
              <w:rPr>
                <w:b/>
                <w:bCs/>
                <w:color w:val="C62828"/>
                <w:sz w:val="16"/>
                <w:szCs w:val="16"/>
                <w:lang w:val="en-US"/>
              </w:rPr>
              <w:t>Feature Flag OFF por VNO</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D24E71" w14:textId="77777777" w:rsidR="00C34357" w:rsidRDefault="00000000">
            <w:r>
              <w:rPr>
                <w:color w:val="000000"/>
                <w:sz w:val="16"/>
                <w:szCs w:val="16"/>
              </w:rPr>
              <w:t>Mismo mecanismo. Rollback individual por VNO. DTV (ya certificada) permanece en Komands salvo falla global.</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181320" w14:textId="77777777" w:rsidR="00C34357" w:rsidRDefault="00000000">
            <w:pPr>
              <w:jc w:val="center"/>
            </w:pPr>
            <w:r>
              <w:rPr>
                <w:color w:val="000000"/>
                <w:sz w:val="16"/>
                <w:szCs w:val="16"/>
              </w:rPr>
              <w:t>&lt; 5 min</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A296CF" w14:textId="77777777" w:rsidR="00C34357" w:rsidRDefault="00000000">
            <w:r>
              <w:rPr>
                <w:color w:val="000000"/>
                <w:sz w:val="16"/>
                <w:szCs w:val="16"/>
              </w:rPr>
              <w:t>Mismos criterios que Sprint 8-10</w:t>
            </w:r>
          </w:p>
        </w:tc>
      </w:tr>
      <w:tr w:rsidR="00C34357" w14:paraId="62CA624E"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E6C637" w14:textId="77777777" w:rsidR="00C34357" w:rsidRDefault="00000000">
            <w:r>
              <w:rPr>
                <w:b/>
                <w:bCs/>
                <w:color w:val="000000"/>
                <w:sz w:val="16"/>
                <w:szCs w:val="16"/>
              </w:rPr>
              <w:t>Sprint 15–17</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4F2DE7" w14:textId="77777777" w:rsidR="00C34357" w:rsidRDefault="00000000">
            <w:r>
              <w:rPr>
                <w:color w:val="000000"/>
                <w:sz w:val="16"/>
                <w:szCs w:val="16"/>
              </w:rPr>
              <w:t>Certificación TCH + todas VNOs activas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A0F5EC" w14:textId="77777777" w:rsidR="00C34357" w:rsidRDefault="00000000">
            <w:r>
              <w:rPr>
                <w:b/>
                <w:bCs/>
                <w:color w:val="C62828"/>
                <w:sz w:val="16"/>
                <w:szCs w:val="16"/>
              </w:rPr>
              <w:t>Feature Flag OFF global</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073414" w14:textId="77777777" w:rsidR="00C34357" w:rsidRDefault="00000000">
            <w:r>
              <w:rPr>
                <w:color w:val="000000"/>
                <w:sz w:val="16"/>
                <w:szCs w:val="16"/>
              </w:rPr>
              <w:t>Si TCH falla o se detecta problema global, Feature Flag redirige todas las VNOs a BluePlanet simultáneamente.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65B8D6" w14:textId="77777777" w:rsidR="00C34357" w:rsidRDefault="00000000">
            <w:pPr>
              <w:jc w:val="center"/>
            </w:pPr>
            <w:r>
              <w:rPr>
                <w:color w:val="000000"/>
                <w:sz w:val="16"/>
                <w:szCs w:val="16"/>
              </w:rPr>
              <w:t>&lt; 5 min</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70ADDB" w14:textId="77777777" w:rsidR="00C34357" w:rsidRDefault="00000000">
            <w:r>
              <w:rPr>
                <w:color w:val="000000"/>
                <w:sz w:val="16"/>
                <w:szCs w:val="16"/>
              </w:rPr>
              <w:t>Falla que afecte a más de 1 VNO o SLA violado</w:t>
            </w:r>
          </w:p>
        </w:tc>
      </w:tr>
      <w:tr w:rsidR="00C34357" w14:paraId="138C2BC4"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2A2993" w14:textId="77777777" w:rsidR="00C34357" w:rsidRDefault="00000000">
            <w:r>
              <w:rPr>
                <w:b/>
                <w:bCs/>
                <w:color w:val="000000"/>
                <w:sz w:val="16"/>
                <w:szCs w:val="16"/>
              </w:rPr>
              <w:t>Sprint 18–20</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899AB6" w14:textId="77777777" w:rsidR="00C34357" w:rsidRDefault="00000000">
            <w:r>
              <w:rPr>
                <w:color w:val="000000"/>
                <w:sz w:val="16"/>
                <w:szCs w:val="16"/>
              </w:rPr>
              <w:t>Hypercare + estabilización</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00F556" w14:textId="77777777" w:rsidR="00C34357" w:rsidRDefault="00000000">
            <w:r>
              <w:rPr>
                <w:b/>
                <w:bCs/>
                <w:color w:val="C62828"/>
                <w:sz w:val="16"/>
                <w:szCs w:val="16"/>
              </w:rPr>
              <w:t>Feature Flag OFF global</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D0A714" w14:textId="77777777" w:rsidR="00C34357" w:rsidRDefault="00000000">
            <w:r>
              <w:rPr>
                <w:color w:val="000000"/>
                <w:sz w:val="16"/>
                <w:szCs w:val="16"/>
              </w:rPr>
              <w:t>BluePlanet permanece en standby durante todo Hypercare. Rollback global posible.</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1A68501" w14:textId="77777777" w:rsidR="00C34357" w:rsidRDefault="00000000">
            <w:pPr>
              <w:jc w:val="center"/>
            </w:pPr>
            <w:r>
              <w:rPr>
                <w:color w:val="000000"/>
                <w:sz w:val="16"/>
                <w:szCs w:val="16"/>
              </w:rPr>
              <w:t>&lt; 5 min</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494FEE" w14:textId="77777777" w:rsidR="00C34357" w:rsidRDefault="00000000">
            <w:r>
              <w:rPr>
                <w:color w:val="000000"/>
                <w:sz w:val="16"/>
                <w:szCs w:val="16"/>
              </w:rPr>
              <w:t>Incidente P1 sin resolución en 4 horas</w:t>
            </w:r>
          </w:p>
        </w:tc>
      </w:tr>
      <w:tr w:rsidR="00C34357" w14:paraId="7BD9DD74"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77AA91" w14:textId="77777777" w:rsidR="00C34357" w:rsidRDefault="00000000">
            <w:r>
              <w:rPr>
                <w:b/>
                <w:bCs/>
                <w:color w:val="000000"/>
                <w:sz w:val="16"/>
                <w:szCs w:val="16"/>
              </w:rPr>
              <w:t>Post Go-Live + 30 días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D71E2C" w14:textId="77777777" w:rsidR="00C34357" w:rsidRDefault="00000000">
            <w:r>
              <w:rPr>
                <w:color w:val="000000"/>
                <w:sz w:val="16"/>
                <w:szCs w:val="16"/>
              </w:rPr>
              <w:t>Observación final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AD38E0" w14:textId="77777777" w:rsidR="00C34357" w:rsidRDefault="00000000">
            <w:r>
              <w:rPr>
                <w:b/>
                <w:bCs/>
                <w:color w:val="C62828"/>
                <w:sz w:val="16"/>
                <w:szCs w:val="16"/>
              </w:rPr>
              <w:t>Feature Flag OFF (si aún disponible)</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6BE0BC" w14:textId="77777777" w:rsidR="00C34357" w:rsidRDefault="00000000">
            <w:r>
              <w:rPr>
                <w:color w:val="000000"/>
                <w:sz w:val="16"/>
                <w:szCs w:val="16"/>
              </w:rPr>
              <w:t>Decomisión de BluePlanet según plan separado aprobado por Comité Directivo. Post-decomisión, rollback a BP ya no es posible. Web Contingencia Cero es la alternativa.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9973C7" w14:textId="77777777" w:rsidR="00C34357" w:rsidRDefault="00000000">
            <w:pPr>
              <w:jc w:val="center"/>
            </w:pPr>
            <w:r>
              <w:rPr>
                <w:color w:val="000000"/>
                <w:sz w:val="16"/>
                <w:szCs w:val="16"/>
              </w:rPr>
              <w:t>&lt; 5 min (pre decomisión)</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FB46DA" w14:textId="77777777" w:rsidR="00C34357" w:rsidRDefault="00000000">
            <w:r>
              <w:rPr>
                <w:color w:val="000000"/>
                <w:sz w:val="16"/>
                <w:szCs w:val="16"/>
              </w:rPr>
              <w:t>Cero tráfico por 30 días = aprobación decomisión</w:t>
            </w:r>
          </w:p>
        </w:tc>
      </w:tr>
    </w:tbl>
    <w:p w14:paraId="7011972F" w14:textId="77777777" w:rsidR="00C34357" w:rsidRDefault="00000000">
      <w:r>
        <w:br w:type="page"/>
      </w:r>
    </w:p>
    <w:p w14:paraId="6DE1E394" w14:textId="77777777" w:rsidR="00C34357" w:rsidRDefault="00000000">
      <w:pPr>
        <w:pStyle w:val="Ttulo2"/>
      </w:pPr>
      <w:bookmarkStart w:id="268" w:name="_Toc226042035"/>
      <w:r>
        <w:lastRenderedPageBreak/>
        <w:t>18.5 Criterios de activación de rollback</w:t>
      </w:r>
      <w:bookmarkEnd w:id="268"/>
    </w:p>
    <w:p w14:paraId="0DE48833" w14:textId="77777777" w:rsidR="00C34357" w:rsidRDefault="00000000">
      <w:pPr>
        <w:spacing w:after="160"/>
        <w:jc w:val="both"/>
      </w:pPr>
      <w:r>
        <w:t>Los criterios de activación de rollback definen las condiciones objetivas bajo las cuales se debe ejecutar un rollback desde Komands hacia BluePlanet. La decisión de rollback es responsabilidad del Comité de Operaciones del proyecto (Juan Carlos Martinez + Rodrigo Cancino + Arquitecto MOS-iT), salvo en situaciones de emergencia donde el Operador de turno puede ejecutar el rollback inmediatamente y notificar después.</w:t>
      </w:r>
    </w:p>
    <w:p w14:paraId="1349C181" w14:textId="77777777" w:rsidR="00C34357" w:rsidRDefault="00000000">
      <w:pPr>
        <w:pStyle w:val="Ttulo3"/>
      </w:pPr>
      <w:bookmarkStart w:id="269" w:name="_Toc226042036"/>
      <w:r>
        <w:t>Criterios de rollback inmediato (sin aprobación previa)</w:t>
      </w:r>
      <w:bookmarkEnd w:id="269"/>
    </w:p>
    <w:p w14:paraId="0F913574" w14:textId="77777777" w:rsidR="00C34357" w:rsidRDefault="00000000">
      <w:pPr>
        <w:pStyle w:val="Prrafodelista"/>
        <w:spacing w:after="80"/>
        <w:ind w:left="720" w:hanging="360"/>
      </w:pPr>
      <w:r>
        <w:t>• Tasa de error de transacciones superior al 5% durante 10 minutos consecutivos para cualquier VNO.</w:t>
      </w:r>
    </w:p>
    <w:p w14:paraId="50BC5079" w14:textId="77777777" w:rsidR="00C34357" w:rsidRDefault="00000000">
      <w:pPr>
        <w:pStyle w:val="Prrafodelista"/>
        <w:spacing w:after="80"/>
        <w:ind w:left="720" w:hanging="360"/>
      </w:pPr>
      <w:r>
        <w:t>• Indisponibilidad completa del API Gateway de Komands (health check falla) durante más de 5 minutos.</w:t>
      </w:r>
    </w:p>
    <w:p w14:paraId="636807AC" w14:textId="77777777" w:rsidR="00C34357" w:rsidRDefault="00000000">
      <w:pPr>
        <w:pStyle w:val="Prrafodelista"/>
        <w:spacing w:after="80"/>
        <w:ind w:left="720" w:hanging="360"/>
      </w:pPr>
      <w:r>
        <w:t>• Pérdida de conectividad SSH a más de 50 OLTs simultáneamente (posible problema de red/VPN, no de Komands).</w:t>
      </w:r>
    </w:p>
    <w:p w14:paraId="28FB49E5" w14:textId="77777777" w:rsidR="00C34357" w:rsidRDefault="00000000">
      <w:pPr>
        <w:pStyle w:val="Prrafodelista"/>
        <w:spacing w:after="80"/>
        <w:ind w:left="720" w:hanging="360"/>
      </w:pPr>
      <w:r>
        <w:t>• Corrupción de datos detectada en PostgreSQL (inconsistencia entre transacción registrada y estado real en OLT).</w:t>
      </w:r>
    </w:p>
    <w:p w14:paraId="4B4EAC0F" w14:textId="77777777" w:rsidR="00C34357" w:rsidRDefault="00000000">
      <w:pPr>
        <w:pStyle w:val="Prrafodelista"/>
        <w:spacing w:after="80"/>
        <w:ind w:left="720" w:hanging="360"/>
      </w:pPr>
      <w:r>
        <w:t>• Falla de seguridad: acceso no autorizado detectado, credenciales SSH comprometidas, o brecha de datos.</w:t>
      </w:r>
    </w:p>
    <w:p w14:paraId="242B9B6F" w14:textId="77777777" w:rsidR="00C34357" w:rsidRDefault="00000000">
      <w:pPr>
        <w:pStyle w:val="Ttulo3"/>
      </w:pPr>
      <w:bookmarkStart w:id="270" w:name="_Toc226042037"/>
      <w:r>
        <w:t>Criterios de rollback con aprobación del Comité</w:t>
      </w:r>
      <w:bookmarkEnd w:id="270"/>
    </w:p>
    <w:p w14:paraId="37F6BEF3" w14:textId="77777777" w:rsidR="00C34357" w:rsidRDefault="00000000">
      <w:pPr>
        <w:pStyle w:val="Prrafodelista"/>
        <w:spacing w:after="80"/>
        <w:ind w:left="720" w:hanging="360"/>
      </w:pPr>
      <w:r>
        <w:t>• Tasa de error de transacciones entre 2% y 5% durante 10 minutos consecutivos, sin tendencia de mejora.</w:t>
      </w:r>
    </w:p>
    <w:p w14:paraId="10085103" w14:textId="77777777" w:rsidR="00C34357" w:rsidRDefault="00000000">
      <w:pPr>
        <w:pStyle w:val="Prrafodelista"/>
        <w:spacing w:after="80"/>
        <w:ind w:left="720" w:hanging="360"/>
      </w:pPr>
      <w:r>
        <w:t>• Latencia API (ACK 202) superior a 500 ms en P95 durante 30 minutos consecutivos.</w:t>
      </w:r>
    </w:p>
    <w:p w14:paraId="2A18A6AD" w14:textId="77777777" w:rsidR="00C34357" w:rsidRDefault="00000000">
      <w:pPr>
        <w:pStyle w:val="Prrafodelista"/>
        <w:spacing w:after="80"/>
        <w:ind w:left="720" w:hanging="360"/>
      </w:pPr>
      <w:r>
        <w:t>• Callbacks fallidos (CALLBACK_FAILED) superiores al 1% del total de transacciones durante 1 hora.</w:t>
      </w:r>
    </w:p>
    <w:p w14:paraId="0EBEF25F" w14:textId="77777777" w:rsidR="00C34357" w:rsidRDefault="00000000">
      <w:pPr>
        <w:pStyle w:val="Prrafodelista"/>
        <w:spacing w:after="80"/>
        <w:ind w:left="720" w:hanging="360"/>
      </w:pPr>
      <w:r>
        <w:t>• Incidente P1 sin resolución después de 4 horas de intervención del equipo L3/L4.</w:t>
      </w:r>
    </w:p>
    <w:p w14:paraId="4E64F0D7" w14:textId="77777777" w:rsidR="00C34357" w:rsidRDefault="00000000">
      <w:pPr>
        <w:pStyle w:val="Prrafodelista"/>
        <w:spacing w:after="80"/>
        <w:ind w:left="720" w:hanging="360"/>
      </w:pPr>
      <w:r>
        <w:t>• Queja formal de una VNO por degradación de servicio atribuible a Komands, confirmada por el equipo técnico.</w:t>
      </w:r>
    </w:p>
    <w:p w14:paraId="11784924" w14:textId="77777777" w:rsidR="00C34357" w:rsidRDefault="00000000">
      <w:pPr>
        <w:pStyle w:val="Prrafodelista"/>
        <w:spacing w:after="80"/>
        <w:ind w:left="720" w:hanging="360"/>
      </w:pPr>
      <w:r>
        <w:t>• Discrepancia de paridad funcional detectada: Komands produce resultados diferentes a BluePlanet para la misma operación con los mismos datos de entrada.</w:t>
      </w:r>
    </w:p>
    <w:p w14:paraId="4E9AA62C" w14:textId="77777777" w:rsidR="00C34357" w:rsidRDefault="00000000">
      <w:pPr>
        <w:pStyle w:val="Ttulo3"/>
      </w:pPr>
      <w:bookmarkStart w:id="271" w:name="_Toc226042038"/>
      <w:r>
        <w:t>Procedimiento de ejecución de rollback</w:t>
      </w:r>
      <w:bookmarkEnd w:id="271"/>
    </w:p>
    <w:p w14:paraId="1DE5B363" w14:textId="77777777" w:rsidR="00C34357" w:rsidRDefault="00000000">
      <w:pPr>
        <w:pStyle w:val="Prrafodelista"/>
        <w:spacing w:after="80"/>
        <w:ind w:left="720" w:hanging="360"/>
      </w:pPr>
      <w:r>
        <w:t>• Operador identifica la condición de rollback (automática vía alerta Dynatrace o manual vía observación).</w:t>
      </w:r>
    </w:p>
    <w:p w14:paraId="101FA8CC" w14:textId="77777777" w:rsidR="00C34357" w:rsidRDefault="00000000">
      <w:pPr>
        <w:pStyle w:val="Prrafodelista"/>
        <w:spacing w:after="80"/>
        <w:ind w:left="720" w:hanging="360"/>
      </w:pPr>
      <w:r>
        <w:t>• Si es criterio inmediato: Operador accede al configuración de ServiceNow FlowDesigner y desactiva el Feature Flag para la VNO o combinación afectada. Si es criterio con aprobación: Operador notifica al Comité y espera aprobación verbal (registrada en ticket).</w:t>
      </w:r>
    </w:p>
    <w:p w14:paraId="299B46B2" w14:textId="77777777" w:rsidR="00C34357" w:rsidRDefault="00000000">
      <w:pPr>
        <w:pStyle w:val="Prrafodelista"/>
        <w:spacing w:after="80"/>
        <w:ind w:left="720" w:hanging="360"/>
      </w:pPr>
      <w:r>
        <w:t>• ServiceNow SOM detecta el cambio de Feature Flag en el siguiente request y redirige el tráfico a BluePlanet (ruta legacy). El cambio es efectivo en menos de 5 minutos.</w:t>
      </w:r>
    </w:p>
    <w:p w14:paraId="44F3D110" w14:textId="77777777" w:rsidR="00C34357" w:rsidRDefault="00000000">
      <w:pPr>
        <w:pStyle w:val="Prrafodelista"/>
        <w:spacing w:after="80"/>
        <w:ind w:left="720" w:hanging="360"/>
      </w:pPr>
      <w:r>
        <w:t>• Operador verifica que las transacciones están fluyendo correctamente por BluePlanet (confirmación vía logs ServiceNow y dashboard Dynatrace).</w:t>
      </w:r>
    </w:p>
    <w:p w14:paraId="58A827B4" w14:textId="77777777" w:rsidR="00C34357" w:rsidRDefault="00000000">
      <w:pPr>
        <w:pStyle w:val="Prrafodelista"/>
        <w:spacing w:after="80"/>
        <w:ind w:left="720" w:hanging="360"/>
      </w:pPr>
      <w:r>
        <w:t xml:space="preserve">• Equipo MOS-iT ejecuta análisis de causa raíz (RCA) del incidente que provocó el rollback. Las transacciones que estaban en curso en Komands al momento del rollback se gestionan según su estado: PENDING se reenvían por BluePlanet, IN_PROGRESS se </w:t>
      </w:r>
      <w:r>
        <w:lastRenderedPageBreak/>
        <w:t>marcan como FAILED y se reenvían, COMPLETED con callback pendiente se reenvía el callback manualmente.</w:t>
      </w:r>
    </w:p>
    <w:p w14:paraId="46081CE0" w14:textId="77777777" w:rsidR="00C34357" w:rsidRDefault="00000000">
      <w:pPr>
        <w:pStyle w:val="Prrafodelista"/>
        <w:spacing w:after="80"/>
        <w:ind w:left="720" w:hanging="360"/>
      </w:pPr>
      <w:r>
        <w:t>• Una vez corregida la causa raíz, se programa la reactivación del Feature Flag con aprobación del Comité.</w:t>
      </w:r>
    </w:p>
    <w:p w14:paraId="40489A36" w14:textId="77777777" w:rsidR="00C34357" w:rsidRDefault="00000000">
      <w:pPr>
        <w:pStyle w:val="Ttulo2"/>
      </w:pPr>
      <w:bookmarkStart w:id="272" w:name="_Toc226042039"/>
      <w:r>
        <w:t>18.6 Coexistencia BluePlanet / Komands durante migración</w:t>
      </w:r>
      <w:bookmarkEnd w:id="272"/>
    </w:p>
    <w:p w14:paraId="3C50E57B" w14:textId="77777777" w:rsidR="00C34357" w:rsidRDefault="00000000">
      <w:pPr>
        <w:spacing w:after="160"/>
        <w:jc w:val="both"/>
      </w:pPr>
      <w:r>
        <w:t>El modelo de coexistencia es la piedra angular de la estrategia de continuidad del proyecto. Durante toda la fase de migración (Sprints 8 a 20, aproximadamente 6 meses), BluePlanet y Komands coexisten en producción, con ServiceNow SOM dirigiendo el tráfico a uno u otro según el Feature Flag. Esta coexistencia garantiza que cualquier problema con Komands puede ser resuelto instantáneamente redirigiendo el tráfico a BluePlanet, sin impacto para las VNOs.</w:t>
      </w:r>
    </w:p>
    <w:p w14:paraId="06806DB0" w14:textId="77777777" w:rsidR="00C34357" w:rsidRDefault="00000000">
      <w:pPr>
        <w:spacing w:after="160"/>
        <w:jc w:val="both"/>
      </w:pPr>
      <w:r>
        <w:rPr>
          <w:b/>
          <w:bCs/>
        </w:rPr>
        <w:t xml:space="preserve">Feature Flag multi-dimensional: </w:t>
      </w:r>
      <w:r>
        <w:t>El Feature Flag opera en 4 dimensiones independientes: VNO (DTV, ClaroVTR, Entel, TCH), Tecnología (GPON, XGSPON), Producto (FTTH, SSAA), y Operación (Activación, Baja, Modificación, etc.). Cada combinación puede ser activada o desactivada independientemente. Esto permite, por ejemplo, activar Komands para las activaciones FTTH de DTV en GPON, mientras que las activaciones SSAA de DTV en XGSPON siguen fluyendo por BluePlanet.</w:t>
      </w:r>
    </w:p>
    <w:p w14:paraId="07FCAFCA" w14:textId="77777777" w:rsidR="00C34357" w:rsidRDefault="00000000">
      <w:pPr>
        <w:spacing w:after="160"/>
        <w:jc w:val="both"/>
      </w:pPr>
      <w:r>
        <w:rPr>
          <w:b/>
          <w:bCs/>
        </w:rPr>
        <w:t xml:space="preserve">Orden de migración progresiva: </w:t>
      </w:r>
      <w:r>
        <w:t>La migración sigue un orden de menor a mayor riesgo: primero DTV (menor volumen de transacciones), luego ClaroVTR y Entel (volumen medio), y finalmente TCH/Movistar (mayor volumen y complejidad por la regla delete_vlan_on_terminate). Dentro de cada VNO, se migra primero FTTH (operación más simple) y luego SSAA (operación más compleja con múltiples grupos comerciales). Las operaciones se migran en orden: Consulta de Acceso (síncrona, bajo riesgo), Activación, Baja, Modificación, y finalmente las operaciones complejas (DeviceModification, Cancel Order).</w:t>
      </w:r>
    </w:p>
    <w:p w14:paraId="03F08A5D" w14:textId="77777777" w:rsidR="00C34357" w:rsidRDefault="00000000">
      <w:pPr>
        <w:spacing w:after="160"/>
        <w:jc w:val="both"/>
      </w:pPr>
      <w:r>
        <w:rPr>
          <w:b/>
          <w:bCs/>
        </w:rPr>
        <w:t xml:space="preserve">BluePlanet en standby operativo: </w:t>
      </w:r>
      <w:r>
        <w:t>Durante toda la fase de coexistencia, BluePlanet BPI/BPO/RA permanecen en funcionamiento completo. No se apagan ni se reducen sus recursos. ServiceNow mantiene los flujos FlowDesigner configurados para ambas rutas (Komands vía Axway y BluePlanet vía ruta directa). El costo de mantener BluePlanet en standby es aceptable dado que la infraestructura ya está provisionada y pagada.</w:t>
      </w:r>
    </w:p>
    <w:p w14:paraId="3DF8CB2E" w14:textId="77777777" w:rsidR="00C34357" w:rsidRDefault="00000000">
      <w:pPr>
        <w:spacing w:after="160"/>
        <w:jc w:val="both"/>
      </w:pPr>
      <w:r>
        <w:rPr>
          <w:b/>
          <w:bCs/>
        </w:rPr>
        <w:t xml:space="preserve">Criterio de decomisión: </w:t>
      </w:r>
      <w:r>
        <w:t>BluePlanet BPI/BPO/RA se decomisionan únicamente después de cumplir todas las siguientes condiciones: el 100% del tráfico de las 4 VNOs fluye por Komands sin excepciones, se ha completado el período de Hypercare (4 semanas) sin incidentes P1/P2, se han completado 30 días consecutivos con cero tráfico hacia BluePlanet (confirmado por logs de ServiceNow), y el Comité Directivo aprueba formalmente la decomisión. La decomisión es irreversible: después de ejecutarla, el rollback a BluePlanet ya no es posible. La Web Contingencia Cero es la alternativa post-decomisión para operaciones manuales de emergencia.</w:t>
      </w:r>
    </w:p>
    <w:p w14:paraId="0C9782CC" w14:textId="77777777" w:rsidR="00C34357" w:rsidRDefault="00000000">
      <w:pPr>
        <w:pBdr>
          <w:left w:val="single" w:sz="12" w:space="8" w:color="4472C4"/>
        </w:pBdr>
        <w:spacing w:before="100" w:after="160"/>
        <w:ind w:left="360" w:right="360"/>
      </w:pPr>
      <w:r>
        <w:rPr>
          <w:i/>
          <w:iCs/>
          <w:color w:val="444444"/>
          <w:sz w:val="20"/>
          <w:szCs w:val="20"/>
        </w:rPr>
        <w:t>Nota: La coexistencia BluePlanet/Komands genera un escenario donde ambas plataformas pueden escribir en CMDB (a través de ServiceNow) para la misma OLT. Esto no genera conflicto porque ServiceNow es el único escritor de CMDB y solo una ruta (Komands O BluePlanet) está activa para cada combinación VNO/producto/operación en un momento dado. El Feature Flag garantiza la exclusión mutua: una transacción específica siempre fluye por una única ruta, nunca por ambas simultáneamente.</w:t>
      </w:r>
    </w:p>
    <w:p w14:paraId="2B8192D8" w14:textId="77777777" w:rsidR="00C34357" w:rsidRDefault="00000000">
      <w:r>
        <w:br w:type="page"/>
      </w:r>
    </w:p>
    <w:p w14:paraId="24EB2DEE" w14:textId="77777777" w:rsidR="00C34357" w:rsidRDefault="00000000">
      <w:pPr>
        <w:pStyle w:val="Ttulo2"/>
      </w:pPr>
      <w:bookmarkStart w:id="273" w:name="_Toc226042040"/>
      <w:r>
        <w:lastRenderedPageBreak/>
        <w:t>18.7 Plan de comunicación hacia VNOs durante incidentes</w:t>
      </w:r>
      <w:bookmarkEnd w:id="273"/>
    </w:p>
    <w:p w14:paraId="6D4DC58C" w14:textId="77777777" w:rsidR="00C34357" w:rsidRDefault="00000000">
      <w:pPr>
        <w:spacing w:after="160"/>
        <w:jc w:val="both"/>
      </w:pPr>
      <w:r>
        <w:t>La comunicación hacia las VNOs durante incidentes que afecten la provisión es responsabilidad exclusiva de ON·NET a través de sus canales comerciales y operacionales habituales. Las VNOs no tienen contacto directo con el proyecto ni con MOS-iT. El flujo de comunicación es:</w:t>
      </w:r>
    </w:p>
    <w:p w14:paraId="5BA06DA4" w14:textId="77777777" w:rsidR="00C34357" w:rsidRDefault="00000000">
      <w:pPr>
        <w:pStyle w:val="Prrafodelista"/>
        <w:spacing w:after="80"/>
        <w:ind w:left="720" w:hanging="360"/>
      </w:pPr>
      <w:r>
        <w:t>• MOS-iT detecta o recibe alerta del incidente y ejecuta el diagnóstico técnico inicial.</w:t>
      </w:r>
    </w:p>
    <w:p w14:paraId="349B0811" w14:textId="77777777" w:rsidR="00C34357" w:rsidRDefault="00000000">
      <w:pPr>
        <w:pStyle w:val="Prrafodelista"/>
        <w:spacing w:after="80"/>
        <w:ind w:left="720" w:hanging="360"/>
      </w:pPr>
      <w:r>
        <w:t>• MOS-iT provee a ON·NET (Mesa de Operaciones + Jefe de Proyecto Técnico): detalle técnico del incidente, VNOs afectadas, ETA de resolución, y acciones de mitigación activadas (Feature Flag, Web Contingencia Cero).</w:t>
      </w:r>
    </w:p>
    <w:p w14:paraId="3A9145B3" w14:textId="77777777" w:rsidR="00C34357" w:rsidRDefault="00000000">
      <w:pPr>
        <w:pStyle w:val="Prrafodelista"/>
        <w:spacing w:after="80"/>
        <w:ind w:left="720" w:hanging="360"/>
      </w:pPr>
      <w:r>
        <w:t>• ON·NET decide si notificar a las VNOs afectadas, el contenido de la comunicación, y el canal a utilizar.</w:t>
      </w:r>
    </w:p>
    <w:p w14:paraId="722BAF7A" w14:textId="77777777" w:rsidR="00C34357" w:rsidRDefault="00000000">
      <w:pPr>
        <w:pStyle w:val="Prrafodelista"/>
        <w:spacing w:after="80"/>
        <w:ind w:left="720" w:hanging="360"/>
      </w:pPr>
      <w:r>
        <w:t>• MOS-iT provee actualizaciones periódicas a ON·NET hasta la resolución del incidente.</w:t>
      </w:r>
    </w:p>
    <w:p w14:paraId="10F7D827" w14:textId="77777777" w:rsidR="00C34357" w:rsidRDefault="00000000">
      <w:pPr>
        <w:pStyle w:val="Prrafodelista"/>
        <w:spacing w:after="80"/>
        <w:ind w:left="720" w:hanging="360"/>
      </w:pPr>
      <w:r>
        <w:t>• Al cierre del incidente, MOS-iT entrega un RCA (Root Cause Analysis) a ON·NET dentro de las 48 horas siguientes.</w:t>
      </w:r>
    </w:p>
    <w:p w14:paraId="0F2C1B53" w14:textId="77777777" w:rsidR="00C34357" w:rsidRDefault="00000000">
      <w:pPr>
        <w:pStyle w:val="Ttulo2"/>
      </w:pPr>
      <w:bookmarkStart w:id="274" w:name="_Toc226042041"/>
      <w:r>
        <w:t>18.8 Guardia y esquema de escalamiento</w:t>
      </w:r>
      <w:bookmarkEnd w:id="274"/>
    </w:p>
    <w:p w14:paraId="2A20F9BF" w14:textId="77777777" w:rsidR="00C34357" w:rsidRDefault="00000000">
      <w:pPr>
        <w:spacing w:after="160"/>
        <w:jc w:val="both"/>
      </w:pPr>
      <w:r>
        <w:t>El esquema de guardia de MOS-iT para la plataforma Komands se organiza en tres fases:</w:t>
      </w:r>
    </w:p>
    <w:p w14:paraId="4E19EFE0" w14:textId="77777777" w:rsidR="00C34357" w:rsidRDefault="00000000">
      <w:pPr>
        <w:pStyle w:val="Prrafodelista"/>
        <w:spacing w:after="80"/>
        <w:ind w:left="720" w:hanging="360"/>
      </w:pPr>
      <w:r>
        <w:t>• Hypercare (4 semanas post Go-Live): Guardia 24/7 con rotación de equipo L2 de MOS-iT. Respuesta P1 en 30 minutos, P2 en 2 horas. Equipo completo disponible (Backend + SN + DevOps).</w:t>
      </w:r>
    </w:p>
    <w:p w14:paraId="541435E5" w14:textId="77777777" w:rsidR="00C34357" w:rsidRDefault="00000000">
      <w:pPr>
        <w:pStyle w:val="Prrafodelista"/>
        <w:spacing w:after="80"/>
        <w:ind w:left="720" w:hanging="360"/>
      </w:pPr>
      <w:r>
        <w:t>• Garantía (6 meses): Horario extendido 8:00-22:00 L-V, 9:00-18:00 S-D con equipo L2 activo. Fuera de horario: guardia pasiva con escalamiento para incidentes P1 únicamente (respuesta en 1 hora).</w:t>
      </w:r>
    </w:p>
    <w:p w14:paraId="26648402" w14:textId="77777777" w:rsidR="00C34357" w:rsidRDefault="00000000">
      <w:pPr>
        <w:pStyle w:val="Prrafodelista"/>
        <w:spacing w:after="80"/>
        <w:ind w:left="720" w:hanging="360"/>
      </w:pPr>
      <w:r>
        <w:t>• Post-garantía: La guardia es responsabilidad de la Mesa de Operaciones de ON·NET (transferencia operacional documentada en S23). MOS-iT provee soporte bajo contrato de mantenimiento separado si ON·NET lo requiere.</w:t>
      </w:r>
    </w:p>
    <w:p w14:paraId="79291731" w14:textId="77777777" w:rsidR="00C34357" w:rsidRDefault="00000000">
      <w:pPr>
        <w:pBdr>
          <w:left w:val="single" w:sz="12" w:space="8" w:color="4472C4"/>
        </w:pBdr>
        <w:spacing w:before="100" w:after="160"/>
        <w:ind w:left="360" w:right="360"/>
      </w:pPr>
      <w:r>
        <w:rPr>
          <w:i/>
          <w:iCs/>
          <w:color w:val="444444"/>
          <w:sz w:val="20"/>
          <w:szCs w:val="20"/>
        </w:rPr>
        <w:t>Nota: Los tiempos de respuesta durante Hypercare (P1 30min, P2 2h, P3 8h, P4 24h) se documentan en la sección 3 (Stakeholders — Modelo Hypercare L1-L4). Durante la garantía, los tiempos de respuesta son: P1 en 1 hora (horario activo) / 2 horas (fuera de horario), P2 en 4 horas, P3 en 24 horas.</w:t>
      </w:r>
    </w:p>
    <w:p w14:paraId="386BA42B" w14:textId="77777777" w:rsidR="00C34357" w:rsidRDefault="00000000">
      <w:pPr>
        <w:pStyle w:val="Ttulo2"/>
      </w:pPr>
      <w:bookmarkStart w:id="275" w:name="_Toc226042042"/>
      <w:r>
        <w:t>18.9 Reconciliación de transacciones durante rollback</w:t>
      </w:r>
      <w:bookmarkEnd w:id="275"/>
    </w:p>
    <w:p w14:paraId="1485D8B8" w14:textId="77777777" w:rsidR="00C34357" w:rsidRDefault="00000000">
      <w:pPr>
        <w:spacing w:after="160"/>
        <w:jc w:val="both"/>
      </w:pPr>
      <w:r>
        <w:t>Cuando se activa un rollback vía Feature Flag (Komands → BluePlanet), existe el riesgo de que transacciones que estaban IN_PROGRESS en Komands queden en estado parcial. El procedimiento para evitar esto es:</w:t>
      </w:r>
    </w:p>
    <w:p w14:paraId="6DD7CF2D" w14:textId="77777777" w:rsidR="00C34357" w:rsidRDefault="00000000">
      <w:pPr>
        <w:pStyle w:val="Prrafodelista"/>
        <w:spacing w:after="80"/>
        <w:ind w:left="720" w:hanging="360"/>
      </w:pPr>
      <w:r>
        <w:t>• Antes de conmutar el Feature Flag, el equipo L2 verifica en el dashboard de Dynatrace que no hay transacciones IN_PROGRESS para la combinación VNO/producto/operación que se va a conmutar.</w:t>
      </w:r>
    </w:p>
    <w:p w14:paraId="0B33E45E" w14:textId="77777777" w:rsidR="00C34357" w:rsidRDefault="00000000">
      <w:pPr>
        <w:pStyle w:val="Prrafodelista"/>
        <w:spacing w:after="80"/>
        <w:ind w:left="720" w:hanging="360"/>
      </w:pPr>
      <w:r>
        <w:t>• Si hay transacciones activas, se espera a que completen (COMPLETED o FAILED) o alcancen timeout (configurado por operación: consultas 15s, FTTH 90s, SSAA 240s).</w:t>
      </w:r>
    </w:p>
    <w:p w14:paraId="60CC96BB" w14:textId="77777777" w:rsidR="00C34357" w:rsidRDefault="00000000">
      <w:pPr>
        <w:pStyle w:val="Prrafodelista"/>
        <w:spacing w:after="80"/>
        <w:ind w:left="720" w:hanging="360"/>
      </w:pPr>
      <w:r>
        <w:t>• Solo después de confirmar cero transacciones IN_PROGRESS se conmuta el Feature Flag.</w:t>
      </w:r>
    </w:p>
    <w:p w14:paraId="23BF60B2" w14:textId="77777777" w:rsidR="00C34357" w:rsidRDefault="00000000">
      <w:pPr>
        <w:pStyle w:val="Prrafodelista"/>
        <w:spacing w:after="80"/>
        <w:ind w:left="720" w:hanging="360"/>
      </w:pPr>
      <w:r>
        <w:t xml:space="preserve">• Si hay urgencia crítica y se fuerza el rollback con transacciones en vuelo, las transacciones parciales se registran automáticamente en una lista de reconciliación </w:t>
      </w:r>
      <w:r>
        <w:lastRenderedPageBreak/>
        <w:t>(estado INTERRUPTED en PostgreSQL). El equipo L2 revisa estas transacciones manualmente después del incidente para verificar el estado real de la OLT y reconciliar con CMDB si es necesario.</w:t>
      </w:r>
    </w:p>
    <w:p w14:paraId="7FED618E" w14:textId="77777777" w:rsidR="00C34357" w:rsidRDefault="00000000">
      <w:r>
        <w:t>Re-inyección en BluePlanet (solo durante coexistencia): Cuando una transacción falla en Komands (estado FAILED o ROLLBACK_FAILED) durante la fase de coexistencia, la Mesa de Operaciones puede evaluar caso a caso la re-inyección de la transacción a través de BluePlanet. El procedimiento es: (1) el operador L2 verifica el estado real de la OLT mediante comandos display/query, (2) si la OLT no tiene configuración residual del intento fallido de Komands (o se limpió manualmente), el operador re-inyecta la transacción original vía BluePlanet usando el flujo legacy de ServiceNow, (3) si la OLT tiene configuración parcial, primero se ejecuta una limpieza manual antes de re-inyectar. Esta opción solo está disponible mientras BluePlanet se mantiene en standby operativo (fase de coexistencia). Post-decomisión de BluePlanet, las transacciones fallidas se resuelven exclusivamente con intervención manual en la OLT o vía Web Contingencia Cero.</w:t>
      </w:r>
    </w:p>
    <w:p w14:paraId="50C47D12" w14:textId="77777777" w:rsidR="00C34357" w:rsidRDefault="00000000">
      <w:pPr>
        <w:pStyle w:val="Ttulo2"/>
      </w:pPr>
      <w:bookmarkStart w:id="276" w:name="_Toc226042043"/>
      <w:r>
        <w:t>18.10 Simulacro de rollback planificado</w:t>
      </w:r>
      <w:bookmarkEnd w:id="276"/>
    </w:p>
    <w:p w14:paraId="1CFEF861" w14:textId="77777777" w:rsidR="00C34357" w:rsidRDefault="00000000">
      <w:pPr>
        <w:spacing w:after="160"/>
        <w:jc w:val="both"/>
      </w:pPr>
      <w:r>
        <w:t>Se ejecuta al menos un simulacro de rollback vía Feature Flag en ambiente QA durante la Fase 3 (certificación) para cada VNO. El simulacro valida:</w:t>
      </w:r>
    </w:p>
    <w:p w14:paraId="7C8B56BC" w14:textId="77777777" w:rsidR="00C34357" w:rsidRDefault="00000000">
      <w:pPr>
        <w:pStyle w:val="Prrafodelista"/>
        <w:spacing w:after="80"/>
        <w:ind w:left="720" w:hanging="360"/>
      </w:pPr>
      <w:r>
        <w:t>• Activación de Komands para la VNO objetivo (Feature Flag = KOMANDS).</w:t>
      </w:r>
    </w:p>
    <w:p w14:paraId="088B5EAA" w14:textId="77777777" w:rsidR="00C34357" w:rsidRDefault="00000000">
      <w:pPr>
        <w:pStyle w:val="Prrafodelista"/>
        <w:spacing w:after="80"/>
        <w:ind w:left="720" w:hanging="360"/>
      </w:pPr>
      <w:r>
        <w:t>• Ejecución de un conjunto representativo de transacciones por Komands (activación, baja, modificación, consulta).</w:t>
      </w:r>
    </w:p>
    <w:p w14:paraId="65BB56AE" w14:textId="77777777" w:rsidR="00C34357" w:rsidRDefault="00000000">
      <w:pPr>
        <w:pStyle w:val="Prrafodelista"/>
        <w:spacing w:after="80"/>
        <w:ind w:left="720" w:hanging="360"/>
      </w:pPr>
      <w:r>
        <w:t>• Conmutación del Feature Flag a BluePlanet (rollback simulado).</w:t>
      </w:r>
    </w:p>
    <w:p w14:paraId="5EF93085" w14:textId="77777777" w:rsidR="00C34357" w:rsidRDefault="00000000">
      <w:pPr>
        <w:pStyle w:val="Prrafodelista"/>
        <w:spacing w:after="80"/>
        <w:ind w:left="720" w:hanging="360"/>
      </w:pPr>
      <w:r>
        <w:t>• Verificación de que las transacciones posteriores fluyen correctamente por la ruta legacy BluePlanet.</w:t>
      </w:r>
    </w:p>
    <w:p w14:paraId="18C739F5" w14:textId="77777777" w:rsidR="00C34357" w:rsidRDefault="00000000">
      <w:pPr>
        <w:pStyle w:val="Prrafodelista"/>
        <w:spacing w:after="80"/>
        <w:ind w:left="720" w:hanging="360"/>
      </w:pPr>
      <w:r>
        <w:t>• Verificación de que BluePlanet opera correctamente después de un período de inactividad (no hay degradación por falta de uso).</w:t>
      </w:r>
    </w:p>
    <w:p w14:paraId="2E07251A" w14:textId="77777777" w:rsidR="00C34357" w:rsidRDefault="00000000">
      <w:pPr>
        <w:pStyle w:val="Prrafodelista"/>
        <w:spacing w:after="80"/>
        <w:ind w:left="720" w:hanging="360"/>
      </w:pPr>
      <w:r>
        <w:t>• Re-activación de Komands (Feature Flag = KOMANDS) y verificación de operación normal.</w:t>
      </w:r>
    </w:p>
    <w:p w14:paraId="632719A7" w14:textId="77777777" w:rsidR="00C34357" w:rsidRDefault="00000000">
      <w:pPr>
        <w:pBdr>
          <w:left w:val="single" w:sz="12" w:space="8" w:color="4472C4"/>
        </w:pBdr>
        <w:spacing w:before="100" w:after="160"/>
        <w:ind w:left="360" w:right="360"/>
      </w:pPr>
      <w:r>
        <w:rPr>
          <w:i/>
          <w:iCs/>
          <w:color w:val="444444"/>
          <w:sz w:val="20"/>
          <w:szCs w:val="20"/>
        </w:rPr>
        <w:t>Nota: El simulacro de rollback es un criterio de aceptación (GO-criteria) para el Go-Live de cada VNO. Si el simulacro falla (BluePlanet no opera correctamente después del rollback), el Go-Live de esa VNO se posterga hasta resolver la causa raíz.</w:t>
      </w:r>
    </w:p>
    <w:p w14:paraId="6E10193F" w14:textId="77777777" w:rsidR="00C34357" w:rsidRDefault="00000000">
      <w:pPr>
        <w:pStyle w:val="Ttulo1"/>
      </w:pPr>
      <w:bookmarkStart w:id="277" w:name="_Toc226042044"/>
      <w:r>
        <w:t>19. ESTRATEGIA DE TESTING Y PARIDAD FUNCIONAL (TDD)</w:t>
      </w:r>
      <w:bookmarkEnd w:id="277"/>
    </w:p>
    <w:p w14:paraId="7AA57035" w14:textId="77777777" w:rsidR="00C34357" w:rsidRDefault="00000000">
      <w:pPr>
        <w:spacing w:after="160"/>
        <w:jc w:val="both"/>
      </w:pPr>
      <w:r>
        <w:t>Esta sección documenta la estrategia de testing del proyecto Sunset BluePlanet, con énfasis en la validación de paridad funcional entre Komands y BluePlanet. El enfoque TDD (Test-Driven Development) es una directriz explícita del Director de Tecnología de ON·NET y constituye el criterio de aceptación principal del proyecto: las VNOs deben recibir exactamente la misma experiencia a través de WSO2, y la red de OLTs debe quedar configurada de forma idéntica, independientemente de que internamente la comunicación entre ServiceNow y Komands utilice un formato diferente al que existía con BluePlanet.</w:t>
      </w:r>
    </w:p>
    <w:p w14:paraId="37CE97DE" w14:textId="77777777" w:rsidR="00C34357" w:rsidRDefault="00000000">
      <w:pPr>
        <w:pStyle w:val="Ttulo2"/>
      </w:pPr>
      <w:bookmarkStart w:id="278" w:name="_Toc226042045"/>
      <w:r>
        <w:t>19.1 Directriz TDD del Director de Tecnología</w:t>
      </w:r>
      <w:bookmarkEnd w:id="278"/>
    </w:p>
    <w:p w14:paraId="0BA4E7CF" w14:textId="77777777" w:rsidR="00C34357" w:rsidRDefault="00000000">
      <w:pPr>
        <w:spacing w:after="160"/>
        <w:jc w:val="both"/>
      </w:pPr>
      <w:r>
        <w:lastRenderedPageBreak/>
        <w:t>La directriz de paridad funcional fue establecida por la Gerencia de Sistemas de ON·NET como principio rector del proyecto. La paridad se mide en los dos extremos de la cadena de provisión, no en las interfaces intermedias entre ServiceNow y Komands. Esta distinción es fundamental porque las APIs internas de BluePlanet utilizaban formato TMForum (estándar de telecomunicaciones), mientras que las APIs de Komands utilizan un formato propio REST/JSON diseñado por MOS-iT que reutiliza parcialmente algunas estructuras y campos de TMForum, pero no replica el estándar al 100%.</w:t>
      </w:r>
    </w:p>
    <w:p w14:paraId="505DA09A" w14:textId="77777777" w:rsidR="00C34357" w:rsidRDefault="00000000">
      <w:pPr>
        <w:pStyle w:val="Ttulo3"/>
      </w:pPr>
      <w:bookmarkStart w:id="279" w:name="_Toc226042046"/>
      <w:r>
        <w:t>19.1.1 Dónde se mide la paridad</w:t>
      </w:r>
      <w:bookmarkEnd w:id="279"/>
    </w:p>
    <w:p w14:paraId="32E71AD3" w14:textId="77777777" w:rsidR="00C34357" w:rsidRDefault="00000000">
      <w:pPr>
        <w:spacing w:after="160"/>
        <w:jc w:val="both"/>
      </w:pPr>
      <w:r>
        <w:rPr>
          <w:b/>
          <w:bCs/>
        </w:rPr>
        <w:t xml:space="preserve">Extremo VNO (respuesta vía WSO2): </w:t>
      </w:r>
      <w:r>
        <w:t>Las VNOs interactúan con el ecosistema Génesis exclusivamente a través de las APIs expuestas por WSO2 APIM, que no se modifica en el proyecto. La paridad en este extremo significa que la VNO recibe exactamente la misma respuesta (formato JSON, campos, códigos de estado, tiempos de respuesta) que recibía antes del proyecto. MOS-iT es responsable de adaptar los flujos FlowDesigner de ServiceNow para producir la misma respuesta hacia WSO2/VNOs, independientemente de que internamente ahora se comunique con Komands (vía Axway) en lugar de con BluePlanet. Las VNOs no perciben ningún cambio.</w:t>
      </w:r>
    </w:p>
    <w:p w14:paraId="66FCD330" w14:textId="77777777" w:rsidR="00C34357" w:rsidRDefault="00000000">
      <w:pPr>
        <w:spacing w:after="160"/>
        <w:jc w:val="both"/>
      </w:pPr>
      <w:r>
        <w:rPr>
          <w:b/>
          <w:bCs/>
        </w:rPr>
        <w:t xml:space="preserve">Extremo OLT (configuración en red): </w:t>
      </w:r>
      <w:r>
        <w:t>La red de OLTs debe quedar configurada de forma idéntica después de cada operación de provisión ejecutada por Komands. Esto incluye: los mismos bridge-ports o service-ports creados, las mismas VLANs asignadas (SVLAN, CVLAN, User-VLAN), los mismos perfiles de velocidad aplicados (CIR, PIR, BW asegurado, BW best effort), los mismos gemports y queues por VNO y vendor, y el mismo estado final de la ONT. La validación se realiza ejecutando comandos display en la OLT después de cada operación y comparando contra el estado esperado definido en los LLDs de referencia (REF-09, REF-10, REF-11).</w:t>
      </w:r>
    </w:p>
    <w:p w14:paraId="0C3EBDAB" w14:textId="77777777" w:rsidR="00C34357" w:rsidRDefault="00000000">
      <w:pPr>
        <w:pStyle w:val="Ttulo3"/>
      </w:pPr>
      <w:bookmarkStart w:id="280" w:name="_Toc226042047"/>
      <w:r>
        <w:t>19.1.2 Dónde NO se mide la paridad</w:t>
      </w:r>
      <w:bookmarkEnd w:id="280"/>
    </w:p>
    <w:p w14:paraId="5DFF0BCE" w14:textId="77777777" w:rsidR="00C34357" w:rsidRDefault="00000000">
      <w:pPr>
        <w:spacing w:after="160"/>
        <w:jc w:val="both"/>
      </w:pPr>
      <w:r>
        <w:rPr>
          <w:b/>
          <w:bCs/>
        </w:rPr>
        <w:t xml:space="preserve">Contrato API SN ↔ Komands vs SN ↔ BluePlanet: </w:t>
      </w:r>
      <w:r>
        <w:t>Las APIs de Komands (expuestas a ServiceNow vía Axway) tienen un formato propio diseñado por MOS-iT que reutiliza parcialmente campos y estructuras de TMForum pero no replica el estándar al 100%. ServiceNow adapta sus flujos FlowDesigner para consumir este nuevo formato. No se busca que el contrato API de Komands sea idéntico al contrato API de BluePlanet.</w:t>
      </w:r>
    </w:p>
    <w:p w14:paraId="1C74D101" w14:textId="77777777" w:rsidR="00C34357" w:rsidRDefault="00000000">
      <w:pPr>
        <w:spacing w:after="160"/>
        <w:jc w:val="both"/>
      </w:pPr>
      <w:r>
        <w:rPr>
          <w:b/>
          <w:bCs/>
        </w:rPr>
        <w:t xml:space="preserve">Formato de callbacks: </w:t>
      </w:r>
      <w:r>
        <w:t>Los callbacks de Komands hacia ServiceNow (vía Axway) utilizan un formato propio definido por MOS-iT, diferente al formato TMForum que BluePlanet BPO utilizaba. ServiceNow adapta los flujos FlowDesigner que reciben estos callbacks para interpretarlos correctamente y producir la misma respuesta hacia las VNOs. La modificación de estos flujos FlowDesigner es parte del alcance del proyecto.</w:t>
      </w:r>
    </w:p>
    <w:p w14:paraId="4882CDCF" w14:textId="77777777" w:rsidR="00C34357" w:rsidRDefault="00000000">
      <w:pPr>
        <w:spacing w:after="160"/>
        <w:jc w:val="both"/>
      </w:pPr>
      <w:r>
        <w:rPr>
          <w:b/>
          <w:bCs/>
        </w:rPr>
        <w:t xml:space="preserve">Secuencia exacta de comandos CLI: </w:t>
      </w:r>
      <w:r>
        <w:t>Komands puede utilizar secuencias de comandos CLI diferentes a las que ejecutaba BluePlanet RA (los adaptadores de BluePlanet eran propietarios y no están completamente documentados). La paridad se mide por el resultado final en la OLT, no por el camino para llegar a ese resultado. Si Komands ejecuta una secuencia diferente de comandos que produce el mismo estado final en la OLT, se considera válido.</w:t>
      </w:r>
    </w:p>
    <w:p w14:paraId="5D1E4BC0" w14:textId="77777777" w:rsidR="00C34357" w:rsidRDefault="00000000">
      <w:pPr>
        <w:pBdr>
          <w:left w:val="single" w:sz="12" w:space="8" w:color="4472C4"/>
        </w:pBdr>
        <w:spacing w:before="100" w:after="160"/>
        <w:ind w:left="360" w:right="360"/>
      </w:pPr>
      <w:r>
        <w:rPr>
          <w:i/>
          <w:iCs/>
          <w:color w:val="444444"/>
          <w:sz w:val="20"/>
          <w:szCs w:val="20"/>
        </w:rPr>
        <w:t>Nota: Esta distinción entre “paridad en los extremos” vs “paridad en las interfaces intermedias” es una decisión de diseño deliberada. Replicar el formato TMForum al 100% habría limitado la capacidad de MOS-iT de diseñar un contrato API óptimo para Komands y habría incrementado la complejidad sin beneficio para las VNOs (que nunca ven las APIs internas SN↔Komands). El costo de esta decisión es que ServiceNow debe modificar sus FlowDesigner para adaptarse al nuevo formato, lo cual está dentro del alcance del proyecto.</w:t>
      </w:r>
    </w:p>
    <w:p w14:paraId="6E4CDE83" w14:textId="77777777" w:rsidR="00C34357" w:rsidRDefault="00000000">
      <w:r>
        <w:lastRenderedPageBreak/>
        <w:br w:type="page"/>
      </w:r>
    </w:p>
    <w:p w14:paraId="160138A9" w14:textId="77777777" w:rsidR="00C34357" w:rsidRDefault="00000000">
      <w:pPr>
        <w:pStyle w:val="Ttulo2"/>
      </w:pPr>
      <w:bookmarkStart w:id="281" w:name="_Toc226042048"/>
      <w:r>
        <w:lastRenderedPageBreak/>
        <w:t>19.2 Tipos de tests</w:t>
      </w:r>
      <w:bookmarkEnd w:id="281"/>
    </w:p>
    <w:p w14:paraId="47E7629E" w14:textId="77777777" w:rsidR="00C34357" w:rsidRDefault="00000000">
      <w:pPr>
        <w:spacing w:after="160"/>
        <w:jc w:val="both"/>
      </w:pPr>
      <w:r>
        <w:t>La estrategia de testing se organiza en 6 tipos de tests, cada uno con propósito, alcance y momento de ejecución específicos. Los tipos se presentan en orden de granularidad:</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87"/>
        <w:gridCol w:w="1039"/>
        <w:gridCol w:w="3282"/>
        <w:gridCol w:w="1002"/>
        <w:gridCol w:w="1111"/>
        <w:gridCol w:w="2539"/>
      </w:tblGrid>
      <w:tr w:rsidR="00C34357" w14:paraId="75C18CDA"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2BF1C38" w14:textId="77777777" w:rsidR="00C34357" w:rsidRDefault="00000000">
            <w:pPr>
              <w:jc w:val="center"/>
            </w:pPr>
            <w:r>
              <w:rPr>
                <w:b/>
                <w:bCs/>
                <w:color w:val="FFFFFF"/>
                <w:sz w:val="18"/>
                <w:szCs w:val="18"/>
              </w:rPr>
              <w:t>ID</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8AA5B7F" w14:textId="77777777" w:rsidR="00C34357" w:rsidRDefault="00000000">
            <w:pPr>
              <w:jc w:val="center"/>
            </w:pPr>
            <w:r>
              <w:rPr>
                <w:b/>
                <w:bCs/>
                <w:color w:val="FFFFFF"/>
                <w:sz w:val="18"/>
                <w:szCs w:val="18"/>
              </w:rPr>
              <w:t>Tipo</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A84F818" w14:textId="77777777" w:rsidR="00C34357" w:rsidRDefault="00000000">
            <w:pPr>
              <w:jc w:val="center"/>
            </w:pPr>
            <w:r>
              <w:rPr>
                <w:b/>
                <w:bCs/>
                <w:color w:val="FFFFFF"/>
                <w:sz w:val="18"/>
                <w:szCs w:val="18"/>
              </w:rPr>
              <w:t>Descripción</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A2E8C34" w14:textId="77777777" w:rsidR="00C34357" w:rsidRDefault="00000000">
            <w:pPr>
              <w:jc w:val="center"/>
            </w:pPr>
            <w:r>
              <w:rPr>
                <w:b/>
                <w:bCs/>
                <w:color w:val="FFFFFF"/>
                <w:sz w:val="18"/>
                <w:szCs w:val="18"/>
              </w:rPr>
              <w:t>Nivel</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6C59EC7" w14:textId="77777777" w:rsidR="00C34357" w:rsidRDefault="00000000">
            <w:pPr>
              <w:jc w:val="center"/>
            </w:pPr>
            <w:r>
              <w:rPr>
                <w:b/>
                <w:bCs/>
                <w:color w:val="FFFFFF"/>
                <w:sz w:val="18"/>
                <w:szCs w:val="18"/>
              </w:rPr>
              <w:t>Frecuencia</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66903BF" w14:textId="77777777" w:rsidR="00C34357" w:rsidRDefault="00000000">
            <w:pPr>
              <w:jc w:val="center"/>
            </w:pPr>
            <w:r>
              <w:rPr>
                <w:b/>
                <w:bCs/>
                <w:color w:val="FFFFFF"/>
                <w:sz w:val="18"/>
                <w:szCs w:val="18"/>
              </w:rPr>
              <w:t>Automatización</w:t>
            </w:r>
          </w:p>
        </w:tc>
      </w:tr>
      <w:tr w:rsidR="00C34357" w14:paraId="3BFD8546"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457890" w14:textId="77777777" w:rsidR="00C34357" w:rsidRDefault="00000000">
            <w:pPr>
              <w:jc w:val="center"/>
            </w:pPr>
            <w:r>
              <w:rPr>
                <w:b/>
                <w:bCs/>
                <w:color w:val="000000"/>
                <w:sz w:val="17"/>
                <w:szCs w:val="17"/>
              </w:rPr>
              <w:t>T1</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2EFF69" w14:textId="77777777" w:rsidR="00C34357" w:rsidRDefault="00000000">
            <w:r>
              <w:rPr>
                <w:b/>
                <w:bCs/>
                <w:color w:val="000000"/>
                <w:sz w:val="17"/>
                <w:szCs w:val="17"/>
              </w:rPr>
              <w:t>Contrato API</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09237A" w14:textId="77777777" w:rsidR="00C34357" w:rsidRDefault="00000000">
            <w:r>
              <w:rPr>
                <w:color w:val="000000"/>
                <w:sz w:val="16"/>
                <w:szCs w:val="16"/>
              </w:rPr>
              <w:t>Valida que las APIs REST de Komands cumplen la especificación OpenAPI 3.0 propia: formatos request/response, códigos HTTP, headers, tipos de datos. No se compara contra el contrato TMForum de BluePlanet.</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A2F255" w14:textId="77777777" w:rsidR="00C34357" w:rsidRDefault="00000000">
            <w:pPr>
              <w:jc w:val="center"/>
            </w:pPr>
            <w:r>
              <w:rPr>
                <w:color w:val="000000"/>
                <w:sz w:val="17"/>
                <w:szCs w:val="17"/>
              </w:rPr>
              <w:t>Unitario</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37A01E" w14:textId="77777777" w:rsidR="00C34357" w:rsidRDefault="00000000">
            <w:pPr>
              <w:jc w:val="center"/>
            </w:pPr>
            <w:r>
              <w:rPr>
                <w:color w:val="000000"/>
                <w:sz w:val="17"/>
                <w:szCs w:val="17"/>
              </w:rPr>
              <w:t>Cada sprint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064E7A" w14:textId="77777777" w:rsidR="00C34357" w:rsidRDefault="00000000">
            <w:r>
              <w:rPr>
                <w:color w:val="000000"/>
                <w:sz w:val="16"/>
                <w:szCs w:val="16"/>
              </w:rPr>
              <w:t>Automático en CI/CD. Bloqueante.</w:t>
            </w:r>
          </w:p>
        </w:tc>
      </w:tr>
      <w:tr w:rsidR="00C34357" w14:paraId="6930659E"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EE9817" w14:textId="77777777" w:rsidR="00C34357" w:rsidRDefault="00000000">
            <w:pPr>
              <w:jc w:val="center"/>
            </w:pPr>
            <w:r>
              <w:rPr>
                <w:b/>
                <w:bCs/>
                <w:color w:val="000000"/>
                <w:sz w:val="17"/>
                <w:szCs w:val="17"/>
              </w:rPr>
              <w:t>T2</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4D4CAC" w14:textId="77777777" w:rsidR="00C34357" w:rsidRDefault="00000000">
            <w:r>
              <w:rPr>
                <w:b/>
                <w:bCs/>
                <w:color w:val="000000"/>
                <w:sz w:val="17"/>
                <w:szCs w:val="17"/>
              </w:rPr>
              <w:t>Comandos CLI</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8343AB" w14:textId="77777777" w:rsidR="00C34357" w:rsidRDefault="00000000">
            <w:r>
              <w:rPr>
                <w:color w:val="000000"/>
                <w:sz w:val="16"/>
                <w:szCs w:val="16"/>
              </w:rPr>
              <w:t>Valida que el Config Engine genera la secuencia correcta de comandos CLI para cada combinación vendor/producto/operación/VNO/tecnología. Compara output contra LLDs de referencia (REF-09, REF-10, REF-11).</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C7C127" w14:textId="77777777" w:rsidR="00C34357" w:rsidRDefault="00000000">
            <w:pPr>
              <w:jc w:val="center"/>
            </w:pPr>
            <w:r>
              <w:rPr>
                <w:color w:val="000000"/>
                <w:sz w:val="17"/>
                <w:szCs w:val="17"/>
              </w:rPr>
              <w:t>Unitario</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49BA54" w14:textId="77777777" w:rsidR="00C34357" w:rsidRDefault="00000000">
            <w:pPr>
              <w:jc w:val="center"/>
            </w:pPr>
            <w:r>
              <w:rPr>
                <w:color w:val="000000"/>
                <w:sz w:val="17"/>
                <w:szCs w:val="17"/>
              </w:rPr>
              <w:t>Cada sprint</w:t>
            </w:r>
          </w:p>
        </w:tc>
        <w:tc>
          <w:tcPr>
            <w:tcW w:w="3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7DF518" w14:textId="77777777" w:rsidR="00C34357" w:rsidRDefault="00000000">
            <w:r>
              <w:rPr>
                <w:color w:val="000000"/>
                <w:sz w:val="16"/>
                <w:szCs w:val="16"/>
              </w:rPr>
              <w:t>Automático. ~320 combinaciones.</w:t>
            </w:r>
          </w:p>
        </w:tc>
      </w:tr>
      <w:tr w:rsidR="00C34357" w14:paraId="05147183"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B75EAE" w14:textId="77777777" w:rsidR="00C34357" w:rsidRDefault="00000000">
            <w:pPr>
              <w:jc w:val="center"/>
            </w:pPr>
            <w:r>
              <w:rPr>
                <w:b/>
                <w:bCs/>
                <w:color w:val="000000"/>
                <w:sz w:val="17"/>
                <w:szCs w:val="17"/>
              </w:rPr>
              <w:t>T3</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B7EB7E" w14:textId="77777777" w:rsidR="00C34357" w:rsidRDefault="00000000">
            <w:r>
              <w:rPr>
                <w:b/>
                <w:bCs/>
                <w:color w:val="000000"/>
                <w:sz w:val="17"/>
                <w:szCs w:val="17"/>
              </w:rPr>
              <w:t>Respuesta OLT</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D1EFAE" w14:textId="77777777" w:rsidR="00C34357" w:rsidRDefault="00000000">
            <w:r>
              <w:rPr>
                <w:color w:val="000000"/>
                <w:sz w:val="16"/>
                <w:szCs w:val="16"/>
              </w:rPr>
              <w:t>Valida que los Adapters interpretan correctamente las respuestas de OLTs: parseo de output, detección errores, extracción INDEX dinámico (Huawei), validación estado post-ejecución.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E4C050" w14:textId="77777777" w:rsidR="00C34357" w:rsidRDefault="00000000">
            <w:pPr>
              <w:jc w:val="center"/>
            </w:pPr>
            <w:r>
              <w:rPr>
                <w:color w:val="000000"/>
                <w:sz w:val="17"/>
                <w:szCs w:val="17"/>
              </w:rPr>
              <w:t>Unitario + Mock</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B293FB" w14:textId="77777777" w:rsidR="00C34357" w:rsidRDefault="00000000">
            <w:pPr>
              <w:jc w:val="center"/>
            </w:pPr>
            <w:r>
              <w:rPr>
                <w:color w:val="000000"/>
                <w:sz w:val="17"/>
                <w:szCs w:val="17"/>
              </w:rPr>
              <w:t>Cada sprint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E3D2A1" w14:textId="77777777" w:rsidR="00C34357" w:rsidRDefault="00000000">
            <w:r>
              <w:rPr>
                <w:color w:val="000000"/>
                <w:sz w:val="16"/>
                <w:szCs w:val="16"/>
              </w:rPr>
              <w:t>Automático con mocks de respuestas OLT reales.</w:t>
            </w:r>
          </w:p>
        </w:tc>
      </w:tr>
      <w:tr w:rsidR="00C34357" w14:paraId="750733F9"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536E5A" w14:textId="77777777" w:rsidR="00C34357" w:rsidRDefault="00000000">
            <w:pPr>
              <w:jc w:val="center"/>
            </w:pPr>
            <w:r>
              <w:rPr>
                <w:b/>
                <w:bCs/>
                <w:color w:val="000000"/>
                <w:sz w:val="17"/>
                <w:szCs w:val="17"/>
              </w:rPr>
              <w:t>T4</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BD62A4" w14:textId="77777777" w:rsidR="00C34357" w:rsidRDefault="00000000">
            <w:r>
              <w:rPr>
                <w:b/>
                <w:bCs/>
                <w:color w:val="000000"/>
                <w:sz w:val="17"/>
                <w:szCs w:val="17"/>
              </w:rPr>
              <w:t>Flujo E2E</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7DEF71" w14:textId="77777777" w:rsidR="00C34357" w:rsidRDefault="00000000">
            <w:r>
              <w:rPr>
                <w:color w:val="000000"/>
                <w:sz w:val="16"/>
                <w:szCs w:val="16"/>
              </w:rPr>
              <w:t>Transacción completa desde API Gateway hasta callback, ejecutando comandos reales en OLTs del laboratorio ON·NET. Valida resultado en OLT (display) y callback recibido por SN.</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578EEE" w14:textId="77777777" w:rsidR="00C34357" w:rsidRDefault="00000000">
            <w:pPr>
              <w:jc w:val="center"/>
            </w:pPr>
            <w:r>
              <w:rPr>
                <w:color w:val="000000"/>
                <w:sz w:val="17"/>
                <w:szCs w:val="17"/>
              </w:rPr>
              <w:t>Integración</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1301E0" w14:textId="77777777" w:rsidR="00C34357" w:rsidRDefault="00000000">
            <w:pPr>
              <w:jc w:val="center"/>
            </w:pPr>
            <w:r>
              <w:rPr>
                <w:color w:val="000000"/>
                <w:sz w:val="17"/>
                <w:szCs w:val="17"/>
              </w:rPr>
              <w:t>Sprint 3+</w:t>
            </w:r>
          </w:p>
        </w:tc>
        <w:tc>
          <w:tcPr>
            <w:tcW w:w="3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3BB7CF" w14:textId="77777777" w:rsidR="00C34357" w:rsidRDefault="00000000">
            <w:r>
              <w:rPr>
                <w:color w:val="000000"/>
                <w:sz w:val="16"/>
                <w:szCs w:val="16"/>
              </w:rPr>
              <w:t>Semi-automático. OLTs lab reales.</w:t>
            </w:r>
          </w:p>
        </w:tc>
      </w:tr>
      <w:tr w:rsidR="00C34357" w14:paraId="76BE433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61C501" w14:textId="77777777" w:rsidR="00C34357" w:rsidRDefault="00000000">
            <w:pPr>
              <w:jc w:val="center"/>
            </w:pPr>
            <w:r>
              <w:rPr>
                <w:b/>
                <w:bCs/>
                <w:color w:val="000000"/>
                <w:sz w:val="17"/>
                <w:szCs w:val="17"/>
              </w:rPr>
              <w:t>T5</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CF806B" w14:textId="77777777" w:rsidR="00C34357" w:rsidRDefault="00000000">
            <w:r>
              <w:rPr>
                <w:b/>
                <w:bCs/>
                <w:color w:val="000000"/>
                <w:sz w:val="17"/>
                <w:szCs w:val="17"/>
              </w:rPr>
              <w:t>Regresión</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7E6689" w14:textId="77777777" w:rsidR="00C34357" w:rsidRDefault="00000000">
            <w:r>
              <w:rPr>
                <w:color w:val="000000"/>
                <w:sz w:val="16"/>
                <w:szCs w:val="16"/>
              </w:rPr>
              <w:t>Suite completa T1-T4 ejecutada después de cada cambio significativo para verificar que no se introdujeron errores en funcionalidades validadas.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304B32" w14:textId="77777777" w:rsidR="00C34357" w:rsidRDefault="00000000">
            <w:pPr>
              <w:jc w:val="center"/>
            </w:pPr>
            <w:r>
              <w:rPr>
                <w:color w:val="000000"/>
                <w:sz w:val="17"/>
                <w:szCs w:val="17"/>
              </w:rPr>
              <w:t>Regresión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C18433" w14:textId="77777777" w:rsidR="00C34357" w:rsidRDefault="00000000">
            <w:pPr>
              <w:jc w:val="center"/>
            </w:pPr>
            <w:r>
              <w:rPr>
                <w:color w:val="000000"/>
                <w:sz w:val="17"/>
                <w:szCs w:val="17"/>
              </w:rPr>
              <w:t>Pre-release</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F95F00" w14:textId="77777777" w:rsidR="00C34357" w:rsidRDefault="00000000">
            <w:r>
              <w:rPr>
                <w:color w:val="000000"/>
                <w:sz w:val="16"/>
                <w:szCs w:val="16"/>
              </w:rPr>
              <w:t>Automático. Pre promoción QA/PROD.</w:t>
            </w:r>
          </w:p>
        </w:tc>
      </w:tr>
      <w:tr w:rsidR="00C34357" w:rsidRPr="00CB3C92" w14:paraId="45D182BC"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26D1F0" w14:textId="77777777" w:rsidR="00C34357" w:rsidRDefault="00000000">
            <w:pPr>
              <w:jc w:val="center"/>
            </w:pPr>
            <w:r>
              <w:rPr>
                <w:b/>
                <w:bCs/>
                <w:color w:val="000000"/>
                <w:sz w:val="17"/>
                <w:szCs w:val="17"/>
              </w:rPr>
              <w:t>T6</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50EB21" w14:textId="77777777" w:rsidR="00C34357" w:rsidRDefault="00000000">
            <w:r>
              <w:rPr>
                <w:b/>
                <w:bCs/>
                <w:color w:val="000000"/>
                <w:sz w:val="17"/>
                <w:szCs w:val="17"/>
              </w:rPr>
              <w:t>Paridad VNO + OLT</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59566F" w14:textId="77777777" w:rsidR="00C34357" w:rsidRDefault="00000000">
            <w:r>
              <w:rPr>
                <w:color w:val="000000"/>
                <w:sz w:val="16"/>
                <w:szCs w:val="16"/>
              </w:rPr>
              <w:t>Valida los dos extremos: (a) la VNO recibe la misma respuesta vía WSO2 que antes, y (b) la OLT queda con la misma configuración. No compara APIs internas BP vs Komands.</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55CD7F" w14:textId="77777777" w:rsidR="00C34357" w:rsidRDefault="00000000">
            <w:pPr>
              <w:jc w:val="center"/>
            </w:pPr>
            <w:r>
              <w:rPr>
                <w:color w:val="000000"/>
                <w:sz w:val="17"/>
                <w:szCs w:val="17"/>
              </w:rPr>
              <w:t>Aceptación</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B94D90" w14:textId="77777777" w:rsidR="00C34357" w:rsidRDefault="00000000">
            <w:pPr>
              <w:jc w:val="center"/>
            </w:pPr>
            <w:r>
              <w:rPr>
                <w:color w:val="000000"/>
                <w:sz w:val="17"/>
                <w:szCs w:val="17"/>
              </w:rPr>
              <w:t>Certificación VNO</w:t>
            </w:r>
          </w:p>
        </w:tc>
        <w:tc>
          <w:tcPr>
            <w:tcW w:w="3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E171A4" w14:textId="77777777" w:rsidR="00C34357" w:rsidRPr="005D78BF" w:rsidRDefault="00000000">
            <w:pPr>
              <w:rPr>
                <w:lang w:val="en-US"/>
              </w:rPr>
            </w:pPr>
            <w:r>
              <w:rPr>
                <w:color w:val="000000"/>
                <w:sz w:val="16"/>
                <w:szCs w:val="16"/>
                <w:lang w:val="en-US"/>
              </w:rPr>
              <w:t>Manual + script comparación. ON·NET + MOS-iT.</w:t>
            </w:r>
          </w:p>
        </w:tc>
      </w:tr>
    </w:tbl>
    <w:p w14:paraId="11913E31" w14:textId="77777777" w:rsidR="00C34357" w:rsidRPr="005D78BF" w:rsidRDefault="00000000">
      <w:pPr>
        <w:rPr>
          <w:lang w:val="en-US"/>
        </w:rPr>
      </w:pPr>
      <w:r>
        <w:rPr>
          <w:lang w:val="en-US"/>
        </w:rPr>
        <w:br w:type="page"/>
      </w:r>
    </w:p>
    <w:p w14:paraId="0C0B93C1" w14:textId="77777777" w:rsidR="00C34357" w:rsidRDefault="00000000">
      <w:pPr>
        <w:pStyle w:val="Ttulo2"/>
      </w:pPr>
      <w:bookmarkStart w:id="282" w:name="_Toc226042049"/>
      <w:r>
        <w:lastRenderedPageBreak/>
        <w:t>19.3 Estrategia de validación de paridad</w:t>
      </w:r>
      <w:bookmarkEnd w:id="282"/>
    </w:p>
    <w:p w14:paraId="332FFE33" w14:textId="77777777" w:rsidR="00C34357" w:rsidRDefault="00000000">
      <w:pPr>
        <w:spacing w:after="160"/>
        <w:jc w:val="both"/>
      </w:pPr>
      <w:r>
        <w:t>La validación de paridad (T6) es el test de aceptación definitivo del proyecto. Se ejecuta durante la certificación de cada VNO y valida que la experiencia de la VNO y el resultado en la red son idénticos, independientemente de que las APIs internas entre ServiceNow y Komands utilicen un formato diferente al que existía con BluePlanet. La validación se centra en los dos extremos de la cadena.</w:t>
      </w:r>
    </w:p>
    <w:p w14:paraId="5337AF03" w14:textId="77777777" w:rsidR="00C34357" w:rsidRDefault="00000000">
      <w:pPr>
        <w:pStyle w:val="Ttulo3"/>
      </w:pPr>
      <w:bookmarkStart w:id="283" w:name="_Toc226042050"/>
      <w:r>
        <w:t>19.3.1 Matriz de paridad</w:t>
      </w:r>
      <w:bookmarkEnd w:id="283"/>
    </w:p>
    <w:p w14:paraId="1A41E0AE" w14:textId="77777777" w:rsidR="00C34357" w:rsidRDefault="00000000">
      <w:pPr>
        <w:spacing w:after="160"/>
        <w:jc w:val="both"/>
      </w:pPr>
      <w:r>
        <w:t>La matriz de escenarios de prueba se construye a partir de 5 dimensiones:</w:t>
      </w:r>
    </w:p>
    <w:p w14:paraId="6C553DD6" w14:textId="77777777" w:rsidR="00C34357" w:rsidRDefault="00000000">
      <w:pPr>
        <w:pStyle w:val="Prrafodelista"/>
        <w:spacing w:after="80"/>
        <w:ind w:left="720" w:hanging="360"/>
      </w:pPr>
      <w:r>
        <w:t>• 4 VNOs: DTV, ClaroVTR, Entel, TCH (Movistar).</w:t>
      </w:r>
    </w:p>
    <w:p w14:paraId="1D3237A6" w14:textId="77777777" w:rsidR="00C34357" w:rsidRDefault="00000000">
      <w:pPr>
        <w:pStyle w:val="Prrafodelista"/>
        <w:spacing w:after="80"/>
        <w:ind w:left="720" w:hanging="360"/>
      </w:pPr>
      <w:r>
        <w:t>• 2 productos: FTTH (Internet + IPTV + VoIP) y SSAA (grupos A, B, C, D, E, BX, DX).</w:t>
      </w:r>
    </w:p>
    <w:p w14:paraId="2A8DAD5A" w14:textId="77777777" w:rsidR="00C34357" w:rsidRDefault="00000000">
      <w:pPr>
        <w:pStyle w:val="Prrafodelista"/>
        <w:spacing w:after="80"/>
        <w:ind w:left="720" w:hanging="360"/>
      </w:pPr>
      <w:r>
        <w:t>• 2 tecnologías: GPON y XGSPON.</w:t>
      </w:r>
    </w:p>
    <w:p w14:paraId="18402B91" w14:textId="77777777" w:rsidR="00C34357" w:rsidRDefault="00000000">
      <w:pPr>
        <w:pStyle w:val="Prrafodelista"/>
        <w:spacing w:after="80"/>
        <w:ind w:left="720" w:hanging="360"/>
      </w:pPr>
      <w:r>
        <w:t>• 10 operaciones: Activación, Baja, Modificación, Cambio Velocidad, DeviceModification, Cancel Order, Consulta Acceso, Reset ONT, Ocupación PON, Preactivación.</w:t>
      </w:r>
    </w:p>
    <w:p w14:paraId="70D4134B" w14:textId="77777777" w:rsidR="00C34357" w:rsidRDefault="00000000">
      <w:pPr>
        <w:pStyle w:val="Prrafodelista"/>
        <w:spacing w:after="80"/>
        <w:ind w:left="720" w:hanging="360"/>
      </w:pPr>
      <w:r>
        <w:t>• 2 vendors: Nokia ISAM y Huawei MA5800/MA5600T.</w:t>
      </w:r>
    </w:p>
    <w:p w14:paraId="12F5183D" w14:textId="77777777" w:rsidR="00C34357" w:rsidRDefault="00000000">
      <w:pPr>
        <w:spacing w:after="160"/>
        <w:jc w:val="both"/>
      </w:pPr>
      <w:r>
        <w:t>La combinación teórica máxima es de 4 × 2 × 2 × 10 × 2 = 320 escenarios. No todas las combinaciones son válidas (por ejemplo, no todas las VNOs tienen clientes SSAA en XGSPON). La matriz real se define durante Sprint 0 en colaboración con ON·NET, estimando entre 180 y 220 escenarios válidos.</w:t>
      </w:r>
    </w:p>
    <w:p w14:paraId="5FAF9687" w14:textId="77777777" w:rsidR="00C34357" w:rsidRDefault="00000000">
      <w:pPr>
        <w:pStyle w:val="Ttulo3"/>
      </w:pPr>
      <w:bookmarkStart w:id="284" w:name="_Toc226042051"/>
      <w:r>
        <w:t>19.3.2 Procedimiento de validación — Extremo OLT</w:t>
      </w:r>
      <w:bookmarkEnd w:id="284"/>
    </w:p>
    <w:p w14:paraId="6E2EA5FC" w14:textId="77777777" w:rsidR="00C34357" w:rsidRDefault="00000000">
      <w:pPr>
        <w:spacing w:after="160"/>
        <w:jc w:val="both"/>
      </w:pPr>
      <w:r>
        <w:t>Para cada escenario de la matriz, la validación del extremo OLT sigue este procedimiento:</w:t>
      </w:r>
    </w:p>
    <w:p w14:paraId="0EA2B8CC" w14:textId="77777777" w:rsidR="00C34357" w:rsidRDefault="00000000">
      <w:pPr>
        <w:pStyle w:val="Prrafodelista"/>
        <w:spacing w:after="80"/>
        <w:ind w:left="720" w:hanging="360"/>
      </w:pPr>
      <w:r>
        <w:t>• Selección de la OLT de prueba en el laboratorio ON·NET (Nokia o Huawei según escenario). Verificación de estado limpio de la ONT de prueba (sin servicios previos configurados). Si existen residuos de configuraciones anteriores (bridge-ports, service-ports, VLANs huérfanas), se debe ejecutar una limpieza completa antes de lanzar las operaciones en Komands para garantizar que las pruebas parten desde un estado conocido y limpio. Captura del estado base con comandos display.</w:t>
      </w:r>
    </w:p>
    <w:p w14:paraId="13983484" w14:textId="77777777" w:rsidR="00C34357" w:rsidRDefault="00000000">
      <w:pPr>
        <w:pStyle w:val="Prrafodelista"/>
        <w:spacing w:after="80"/>
        <w:ind w:left="720" w:hanging="360"/>
      </w:pPr>
      <w:r>
        <w:t>• Ejecución de la operación a través de Komands: envío del request a ServiceNow con Feature Flag apuntando a Komands. Espera del callback. Ejecución de comandos display en la OLT para capturar el estado resultante de la configuración.</w:t>
      </w:r>
    </w:p>
    <w:p w14:paraId="51236D97" w14:textId="77777777" w:rsidR="00C34357" w:rsidRDefault="00000000">
      <w:pPr>
        <w:pStyle w:val="Prrafodelista"/>
        <w:spacing w:after="80"/>
        <w:ind w:left="720" w:hanging="360"/>
      </w:pPr>
      <w:r>
        <w:t>• Comparación del estado resultante contra el estado esperado definido en los LLDs de referencia (REF-09 para FTTH, REF-10 para SSAA consolidado, REF-11 para SSAA v3.1.1). Los LLDs documentan exactamente qué bridge-ports, service-ports, VLANs, perfiles y queues deben existir para cada combinación.</w:t>
      </w:r>
    </w:p>
    <w:p w14:paraId="57301830" w14:textId="77777777" w:rsidR="00C34357" w:rsidRDefault="00000000">
      <w:pPr>
        <w:pStyle w:val="Prrafodelista"/>
        <w:spacing w:after="80"/>
        <w:ind w:left="720" w:hanging="360"/>
      </w:pPr>
      <w:r>
        <w:t>• Herramienta de comparación automatizada (script Python) que parsea la salida de los comandos display de la OLT y valida: mismos bridge-ports/service-ports creados, mismas VLANs asignadas (SVLAN:CVLAN), mismos perfiles de velocidad aplicados, mismo estado ONT (active/inactive), mismos gemports y queues por VNO.</w:t>
      </w:r>
    </w:p>
    <w:p w14:paraId="6B1CDD93" w14:textId="77777777" w:rsidR="00C34357" w:rsidRDefault="00000000">
      <w:pPr>
        <w:pStyle w:val="Prrafodelista"/>
        <w:spacing w:after="80"/>
        <w:ind w:left="720" w:hanging="360"/>
      </w:pPr>
      <w:r>
        <w:t>• Limpieza de la OLT: reversión de los cambios realizados para dejar la ONT en estado limpio para la siguiente prueba.</w:t>
      </w:r>
    </w:p>
    <w:p w14:paraId="4D6D3F12" w14:textId="77777777" w:rsidR="00C34357" w:rsidRDefault="00000000">
      <w:pPr>
        <w:pBdr>
          <w:left w:val="single" w:sz="12" w:space="8" w:color="4472C4"/>
        </w:pBdr>
        <w:spacing w:before="100" w:after="160"/>
        <w:ind w:left="360" w:right="360"/>
      </w:pPr>
      <w:r>
        <w:rPr>
          <w:i/>
          <w:iCs/>
          <w:color w:val="444444"/>
          <w:sz w:val="20"/>
          <w:szCs w:val="20"/>
        </w:rPr>
        <w:t>Nota: La comparación NO se hace ejecutando la misma operación en BluePlanet y comparando resultados. Se compara contra los LLDs de referencia, que son la especificación de “cómo debe quedar la OLT”. Esto elimina la dependencia de BluePlanet para la validación y permite ejecutar las pruebas de paridad incluso después de la decomisión de BluePlanet.</w:t>
      </w:r>
    </w:p>
    <w:p w14:paraId="73197A51" w14:textId="77777777" w:rsidR="00C34357" w:rsidRDefault="00000000">
      <w:pPr>
        <w:pStyle w:val="Ttulo3"/>
      </w:pPr>
      <w:bookmarkStart w:id="285" w:name="_Toc226042052"/>
      <w:r>
        <w:lastRenderedPageBreak/>
        <w:t>19.3.3 Procedimiento de validación — Extremo VNO</w:t>
      </w:r>
      <w:bookmarkEnd w:id="285"/>
    </w:p>
    <w:p w14:paraId="33765B08" w14:textId="77777777" w:rsidR="00C34357" w:rsidRDefault="00000000">
      <w:pPr>
        <w:spacing w:after="160"/>
        <w:jc w:val="both"/>
      </w:pPr>
      <w:r>
        <w:t>La validación del extremo VNO verifica que las respuestas que reciben las VNOs a través de WSO2 son idénticas antes y después de activar el Feature Flag para Komands:</w:t>
      </w:r>
    </w:p>
    <w:p w14:paraId="5E8F0112" w14:textId="77777777" w:rsidR="00C34357" w:rsidRDefault="00000000">
      <w:pPr>
        <w:pStyle w:val="Prrafodelista"/>
        <w:spacing w:after="80"/>
        <w:ind w:left="720" w:hanging="360"/>
      </w:pPr>
      <w:r>
        <w:t>• Captura de referencia (baseline): Antes de activar el Feature Flag para una VNO, se ejecutan las 10 operaciones a través del flujo actual (BluePlanet) y se capturan las respuestas que la VNO recibe vía WSO2 APIM: formato JSON, campos, códigos HTTP, códigos de error de negocio, y tiempos de respuesta.</w:t>
      </w:r>
    </w:p>
    <w:p w14:paraId="2F28EE1A" w14:textId="77777777" w:rsidR="00C34357" w:rsidRDefault="00000000">
      <w:pPr>
        <w:pStyle w:val="Prrafodelista"/>
        <w:spacing w:after="80"/>
        <w:ind w:left="720" w:hanging="360"/>
      </w:pPr>
      <w:r>
        <w:t>• Activación del Feature Flag para la VNO en ambiente QA. Ejecución de las mismas 10 operaciones con los mismos datos de entrada. Captura de las respuestas que la VNO recibe vía WSO2.</w:t>
      </w:r>
    </w:p>
    <w:p w14:paraId="504317C3" w14:textId="77777777" w:rsidR="00C34357" w:rsidRDefault="00000000">
      <w:pPr>
        <w:pStyle w:val="Prrafodelista"/>
        <w:spacing w:after="80"/>
        <w:ind w:left="720" w:hanging="360"/>
      </w:pPr>
      <w:r>
        <w:t>• Comparación automatizada de las respuestas: mismos campos presentes, mismos tipos de datos, mismos códigos HTTP, mismos códigos de error de negocio. Los campos de timestamp y UUIDs se excluyen de la comparación (son dinámicos por naturaleza). Los tiempos de respuesta se validan contra el SLA (&lt; 500 ms P95) pero no se comparan con los tiempos de BluePlanet (Komands puede ser más rápido o marginalmente más lento, siempre que cumpla el SLA).</w:t>
      </w:r>
    </w:p>
    <w:p w14:paraId="38F37626" w14:textId="77777777" w:rsidR="00C34357" w:rsidRDefault="00000000">
      <w:pPr>
        <w:pStyle w:val="Prrafodelista"/>
        <w:spacing w:after="80"/>
        <w:ind w:left="720" w:hanging="360"/>
      </w:pPr>
      <w:r>
        <w:t>• Registro del resultado: PASS (respuestas idénticas excluyendo campos dinámicos), PASS con diferencia aceptada (diferencia documentada y aprobada, por ejemplo un campo adicional informativo que Komands agrega), o FAIL (diferencia que podría afectar la integración de la VNO).</w:t>
      </w:r>
    </w:p>
    <w:p w14:paraId="6F084F44" w14:textId="77777777" w:rsidR="00C34357" w:rsidRDefault="00000000">
      <w:pPr>
        <w:spacing w:after="160"/>
        <w:jc w:val="both"/>
      </w:pPr>
      <w:r>
        <w:t>El criterio de aceptación para la certificación de cada VNO es: 100% de los escenarios válidos de la matriz de paridad deben ser PASS o PASS con diferencia aceptada, tanto en el extremo OLT como en el extremo VNO. Un único FAIL en cualquiera de los dos extremos bloquea la activación del Feature Flag para esa VNO en producción.</w:t>
      </w:r>
    </w:p>
    <w:p w14:paraId="2CD5DE23" w14:textId="77777777" w:rsidR="00C34357" w:rsidRDefault="00000000">
      <w:r>
        <w:br w:type="page"/>
      </w:r>
    </w:p>
    <w:p w14:paraId="23B7B710" w14:textId="77777777" w:rsidR="00C34357" w:rsidRDefault="00000000">
      <w:pPr>
        <w:pStyle w:val="Ttulo2"/>
      </w:pPr>
      <w:bookmarkStart w:id="286" w:name="_Toc226042053"/>
      <w:r>
        <w:lastRenderedPageBreak/>
        <w:t>19.4 Cobertura objetivo (&gt; 80%)</w:t>
      </w:r>
      <w:bookmarkEnd w:id="286"/>
    </w:p>
    <w:p w14:paraId="59F6AC30" w14:textId="77777777" w:rsidR="00C34357" w:rsidRDefault="00000000">
      <w:pPr>
        <w:spacing w:after="160"/>
        <w:jc w:val="both"/>
      </w:pPr>
      <w:r>
        <w:t>El objetivo de cobertura de código del proyecto es superior al 80% medido por líneas de código (line coverage). Este objetivo aplica al código de los 7 microservicios de Komands y se mide de forma automatizada en el pipeline de CI/CD.</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98"/>
        <w:gridCol w:w="2588"/>
        <w:gridCol w:w="881"/>
        <w:gridCol w:w="4493"/>
      </w:tblGrid>
      <w:tr w:rsidR="00C34357" w14:paraId="07430BAA"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738A34C" w14:textId="77777777" w:rsidR="00C34357" w:rsidRDefault="00000000">
            <w:pPr>
              <w:jc w:val="center"/>
            </w:pPr>
            <w:r>
              <w:rPr>
                <w:b/>
                <w:bCs/>
                <w:color w:val="FFFFFF"/>
                <w:sz w:val="18"/>
                <w:szCs w:val="18"/>
              </w:rPr>
              <w:t>Microservicio</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2DD901A" w14:textId="77777777" w:rsidR="00C34357" w:rsidRDefault="00000000">
            <w:pPr>
              <w:jc w:val="center"/>
            </w:pPr>
            <w:r>
              <w:rPr>
                <w:b/>
                <w:bCs/>
                <w:color w:val="FFFFFF"/>
                <w:sz w:val="18"/>
                <w:szCs w:val="18"/>
              </w:rPr>
              <w:t>Funcionalidad cubierta</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8EDE1BB" w14:textId="77777777" w:rsidR="00C34357" w:rsidRDefault="00000000">
            <w:pPr>
              <w:jc w:val="center"/>
            </w:pPr>
            <w:r>
              <w:rPr>
                <w:b/>
                <w:bCs/>
                <w:color w:val="FFFFFF"/>
                <w:sz w:val="18"/>
                <w:szCs w:val="18"/>
              </w:rPr>
              <w:t>Objetivo</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8F983D3" w14:textId="77777777" w:rsidR="00C34357" w:rsidRDefault="00000000">
            <w:pPr>
              <w:jc w:val="center"/>
            </w:pPr>
            <w:r>
              <w:rPr>
                <w:b/>
                <w:bCs/>
                <w:color w:val="FFFFFF"/>
                <w:sz w:val="18"/>
                <w:szCs w:val="18"/>
              </w:rPr>
              <w:t>Justificación</w:t>
            </w:r>
          </w:p>
        </w:tc>
      </w:tr>
      <w:tr w:rsidR="00C34357" w14:paraId="26DDD2F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233111" w14:textId="77777777" w:rsidR="00C34357" w:rsidRDefault="00000000">
            <w:r>
              <w:rPr>
                <w:color w:val="000000"/>
                <w:sz w:val="17"/>
                <w:szCs w:val="17"/>
              </w:rPr>
              <w:t>API Gateway</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1E3321" w14:textId="77777777" w:rsidR="00C34357" w:rsidRDefault="00000000">
            <w:r>
              <w:rPr>
                <w:color w:val="000000"/>
                <w:sz w:val="17"/>
                <w:szCs w:val="17"/>
              </w:rPr>
              <w:t>Validación requests, UUID, registro PG, ACK 202</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9C41EF" w14:textId="77777777" w:rsidR="00C34357" w:rsidRDefault="00000000">
            <w:pPr>
              <w:jc w:val="center"/>
            </w:pPr>
            <w:r>
              <w:rPr>
                <w:b/>
                <w:bCs/>
                <w:color w:val="2E7D32"/>
                <w:sz w:val="17"/>
                <w:szCs w:val="17"/>
              </w:rPr>
              <w:t>&gt; 90%</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9A2DDA" w14:textId="77777777" w:rsidR="00C34357" w:rsidRDefault="00000000">
            <w:r>
              <w:rPr>
                <w:color w:val="000000"/>
                <w:sz w:val="16"/>
                <w:szCs w:val="16"/>
              </w:rPr>
              <w:t>Alta: punto de entrada crítico.</w:t>
            </w:r>
          </w:p>
        </w:tc>
      </w:tr>
      <w:tr w:rsidR="00C34357" w14:paraId="4407E271"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F3D405" w14:textId="77777777" w:rsidR="00C34357" w:rsidRDefault="00000000">
            <w:r>
              <w:rPr>
                <w:color w:val="000000"/>
                <w:sz w:val="17"/>
                <w:szCs w:val="17"/>
              </w:rPr>
              <w:t>Orchestrator</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3198411" w14:textId="77777777" w:rsidR="00C34357" w:rsidRDefault="00000000">
            <w:r>
              <w:rPr>
                <w:color w:val="000000"/>
                <w:sz w:val="17"/>
                <w:szCs w:val="17"/>
              </w:rPr>
              <w:t>Coordinación flujos, gestión estados, rollback</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EC63DE" w14:textId="77777777" w:rsidR="00C34357" w:rsidRDefault="00000000">
            <w:pPr>
              <w:jc w:val="center"/>
            </w:pPr>
            <w:r>
              <w:rPr>
                <w:b/>
                <w:bCs/>
                <w:color w:val="2E7D32"/>
                <w:sz w:val="17"/>
                <w:szCs w:val="17"/>
              </w:rPr>
              <w:t>&gt; 85%</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C01C3B" w14:textId="77777777" w:rsidR="00C34357" w:rsidRDefault="00000000">
            <w:r>
              <w:rPr>
                <w:color w:val="000000"/>
                <w:sz w:val="16"/>
                <w:szCs w:val="16"/>
              </w:rPr>
              <w:t>Alta: lógica de estado crítica.</w:t>
            </w:r>
          </w:p>
        </w:tc>
      </w:tr>
      <w:tr w:rsidR="00C34357" w14:paraId="2AD4132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86EF2D" w14:textId="77777777" w:rsidR="00C34357" w:rsidRDefault="00000000">
            <w:r>
              <w:rPr>
                <w:color w:val="000000"/>
                <w:sz w:val="17"/>
                <w:szCs w:val="17"/>
              </w:rPr>
              <w:t>Catálogo Técnico</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92814B" w14:textId="77777777" w:rsidR="00C34357" w:rsidRPr="005D78BF" w:rsidRDefault="00000000">
            <w:pPr>
              <w:rPr>
                <w:lang w:val="en-US"/>
              </w:rPr>
            </w:pPr>
            <w:r>
              <w:rPr>
                <w:color w:val="000000"/>
                <w:sz w:val="17"/>
                <w:szCs w:val="17"/>
                <w:lang w:val="en-US"/>
              </w:rPr>
              <w:t>CRUD OLTs, perfiles, sync CMDB</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76DC1B" w14:textId="77777777" w:rsidR="00C34357" w:rsidRDefault="00000000">
            <w:pPr>
              <w:jc w:val="center"/>
            </w:pPr>
            <w:r>
              <w:rPr>
                <w:b/>
                <w:bCs/>
                <w:color w:val="2E7D32"/>
                <w:sz w:val="17"/>
                <w:szCs w:val="17"/>
              </w:rPr>
              <w:t>&gt; 80%</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E6EB0C" w14:textId="77777777" w:rsidR="00C34357" w:rsidRDefault="00000000">
            <w:r>
              <w:rPr>
                <w:color w:val="000000"/>
                <w:sz w:val="16"/>
                <w:szCs w:val="16"/>
              </w:rPr>
              <w:t>Media: CRUD estándar con validaciones.</w:t>
            </w:r>
          </w:p>
        </w:tc>
      </w:tr>
      <w:tr w:rsidR="00C34357" w14:paraId="54108D0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EEEF39" w14:textId="77777777" w:rsidR="00C34357" w:rsidRDefault="00000000">
            <w:r>
              <w:rPr>
                <w:color w:val="000000"/>
                <w:sz w:val="17"/>
                <w:szCs w:val="17"/>
              </w:rPr>
              <w:t>Config Engine</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5C1873" w14:textId="77777777" w:rsidR="00C34357" w:rsidRDefault="00000000">
            <w:r>
              <w:rPr>
                <w:color w:val="000000"/>
                <w:sz w:val="17"/>
                <w:szCs w:val="17"/>
              </w:rPr>
              <w:t>Parametrización templates, _resolve_dynamic_ids(), steps[]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22DD33" w14:textId="77777777" w:rsidR="00C34357" w:rsidRDefault="00000000">
            <w:pPr>
              <w:jc w:val="center"/>
            </w:pPr>
            <w:r>
              <w:rPr>
                <w:b/>
                <w:bCs/>
                <w:color w:val="2E7D32"/>
                <w:sz w:val="17"/>
                <w:szCs w:val="17"/>
              </w:rPr>
              <w:t>&gt; 90%</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18CDD3F" w14:textId="77777777" w:rsidR="00C34357" w:rsidRDefault="00000000">
            <w:r>
              <w:rPr>
                <w:color w:val="000000"/>
                <w:sz w:val="16"/>
                <w:szCs w:val="16"/>
              </w:rPr>
              <w:t>Crítica: genera comandos CLI. Errores impactan OLTs directamente.</w:t>
            </w:r>
          </w:p>
        </w:tc>
      </w:tr>
      <w:tr w:rsidR="00C34357" w14:paraId="54100D8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0043C1" w14:textId="77777777" w:rsidR="00C34357" w:rsidRDefault="00000000">
            <w:r>
              <w:rPr>
                <w:color w:val="000000"/>
                <w:sz w:val="17"/>
                <w:szCs w:val="17"/>
              </w:rPr>
              <w:t>Nokia Adapter</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340BA6" w14:textId="77777777" w:rsidR="00C34357" w:rsidRDefault="00000000">
            <w:r>
              <w:rPr>
                <w:color w:val="000000"/>
                <w:sz w:val="17"/>
                <w:szCs w:val="17"/>
              </w:rPr>
              <w:t>Sesión SSH, ejecución CLI, parseo respuestas, pool</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AF8C30" w14:textId="77777777" w:rsidR="00C34357" w:rsidRDefault="00000000">
            <w:pPr>
              <w:jc w:val="center"/>
            </w:pPr>
            <w:r>
              <w:rPr>
                <w:b/>
                <w:bCs/>
                <w:color w:val="2E7D32"/>
                <w:sz w:val="17"/>
                <w:szCs w:val="17"/>
              </w:rPr>
              <w:t>&gt; 85%</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A1DFB5" w14:textId="77777777" w:rsidR="00C34357" w:rsidRDefault="00000000">
            <w:r>
              <w:rPr>
                <w:color w:val="000000"/>
                <w:sz w:val="16"/>
                <w:szCs w:val="16"/>
              </w:rPr>
              <w:t>Alta: interacción directa con OLTs Nokia.</w:t>
            </w:r>
          </w:p>
        </w:tc>
      </w:tr>
      <w:tr w:rsidR="00C34357" w14:paraId="1F453E53"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E3C7AB" w14:textId="77777777" w:rsidR="00C34357" w:rsidRDefault="00000000">
            <w:r>
              <w:rPr>
                <w:color w:val="000000"/>
                <w:sz w:val="17"/>
                <w:szCs w:val="17"/>
              </w:rPr>
              <w:t>Huawei Adapter</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6F9381" w14:textId="77777777" w:rsidR="00C34357" w:rsidRDefault="00000000">
            <w:r>
              <w:rPr>
                <w:color w:val="000000"/>
                <w:sz w:val="17"/>
                <w:szCs w:val="17"/>
              </w:rPr>
              <w:t>Sesión SSH, INDEX dinámico, ejecución CLI, parseo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7AB865" w14:textId="77777777" w:rsidR="00C34357" w:rsidRDefault="00000000">
            <w:pPr>
              <w:jc w:val="center"/>
            </w:pPr>
            <w:r>
              <w:rPr>
                <w:b/>
                <w:bCs/>
                <w:color w:val="2E7D32"/>
                <w:sz w:val="17"/>
                <w:szCs w:val="17"/>
              </w:rPr>
              <w:t>&gt; 85%</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00D056" w14:textId="77777777" w:rsidR="00C34357" w:rsidRDefault="00000000">
            <w:r>
              <w:rPr>
                <w:color w:val="000000"/>
                <w:sz w:val="16"/>
                <w:szCs w:val="16"/>
              </w:rPr>
              <w:t>Alta: complejidad INDEX dinámico (R10).</w:t>
            </w:r>
          </w:p>
        </w:tc>
      </w:tr>
      <w:tr w:rsidR="00C34357" w14:paraId="37B440E1"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74A9C7" w14:textId="77777777" w:rsidR="00C34357" w:rsidRDefault="00000000">
            <w:r>
              <w:rPr>
                <w:color w:val="000000"/>
                <w:sz w:val="17"/>
                <w:szCs w:val="17"/>
              </w:rPr>
              <w:t>Service Listener</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A216E7" w14:textId="77777777" w:rsidR="00C34357" w:rsidRDefault="00000000">
            <w:r>
              <w:rPr>
                <w:color w:val="000000"/>
                <w:sz w:val="17"/>
                <w:szCs w:val="17"/>
              </w:rPr>
              <w:t>Formateo callback propio, envío HTTP, reintentos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556D12" w14:textId="77777777" w:rsidR="00C34357" w:rsidRDefault="00000000">
            <w:pPr>
              <w:jc w:val="center"/>
            </w:pPr>
            <w:r>
              <w:rPr>
                <w:b/>
                <w:bCs/>
                <w:color w:val="2E7D32"/>
                <w:sz w:val="17"/>
                <w:szCs w:val="17"/>
              </w:rPr>
              <w:t>&gt; 85%</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45F427" w14:textId="77777777" w:rsidR="00C34357" w:rsidRDefault="00000000">
            <w:r>
              <w:rPr>
                <w:color w:val="000000"/>
                <w:sz w:val="16"/>
                <w:szCs w:val="16"/>
              </w:rPr>
              <w:t>Alta: fallas dejan transacciones huérfanas en SN.</w:t>
            </w:r>
          </w:p>
        </w:tc>
      </w:tr>
      <w:tr w:rsidR="00C34357" w14:paraId="153518FC"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29C0DF" w14:textId="77777777" w:rsidR="00C34357" w:rsidRDefault="00000000">
            <w:r>
              <w:rPr>
                <w:color w:val="000000"/>
                <w:sz w:val="17"/>
                <w:szCs w:val="17"/>
              </w:rPr>
              <w:t>Portal Web</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D8E946" w14:textId="77777777" w:rsidR="00C34357" w:rsidRDefault="00000000">
            <w:r>
              <w:rPr>
                <w:color w:val="000000"/>
                <w:sz w:val="17"/>
                <w:szCs w:val="17"/>
              </w:rPr>
              <w:t>Autenticación, RBAC, consultas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7A2076" w14:textId="77777777" w:rsidR="00C34357" w:rsidRDefault="00000000">
            <w:pPr>
              <w:jc w:val="center"/>
            </w:pPr>
            <w:r>
              <w:rPr>
                <w:b/>
                <w:bCs/>
                <w:color w:val="2E7D32"/>
                <w:sz w:val="17"/>
                <w:szCs w:val="17"/>
              </w:rPr>
              <w:t>&gt; 75%</w:t>
            </w:r>
          </w:p>
        </w:tc>
        <w:tc>
          <w:tcPr>
            <w:tcW w:w="4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3C166C" w14:textId="77777777" w:rsidR="00C34357" w:rsidRDefault="00000000">
            <w:r>
              <w:rPr>
                <w:color w:val="000000"/>
                <w:sz w:val="16"/>
                <w:szCs w:val="16"/>
              </w:rPr>
              <w:t>Media: UI y SSR menos críticos para paridad.</w:t>
            </w:r>
          </w:p>
        </w:tc>
      </w:tr>
      <w:tr w:rsidR="00C34357" w14:paraId="2A07EC6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0C36AB" w14:textId="77777777" w:rsidR="00C34357" w:rsidRDefault="00000000">
            <w:r>
              <w:rPr>
                <w:b/>
                <w:bCs/>
                <w:color w:val="000000"/>
                <w:sz w:val="17"/>
                <w:szCs w:val="17"/>
              </w:rPr>
              <w:t>GLOBAL</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99FDA9" w14:textId="77777777" w:rsidR="00C34357" w:rsidRDefault="00000000">
            <w:r>
              <w:rPr>
                <w:color w:val="000000"/>
                <w:sz w:val="17"/>
                <w:szCs w:val="17"/>
              </w:rPr>
              <w:t>Todos los microservicios combinados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A5176E" w14:textId="77777777" w:rsidR="00C34357" w:rsidRDefault="00000000">
            <w:pPr>
              <w:jc w:val="center"/>
            </w:pPr>
            <w:r>
              <w:rPr>
                <w:b/>
                <w:bCs/>
                <w:color w:val="C62828"/>
                <w:sz w:val="17"/>
                <w:szCs w:val="17"/>
              </w:rPr>
              <w:t>&gt; 80%</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80CB67" w14:textId="77777777" w:rsidR="00C34357" w:rsidRDefault="00000000">
            <w:r>
              <w:rPr>
                <w:color w:val="000000"/>
                <w:sz w:val="16"/>
                <w:szCs w:val="16"/>
              </w:rPr>
              <w:t>Objetivo contractual (propuesta técnica v1.1).</w:t>
            </w:r>
          </w:p>
        </w:tc>
      </w:tr>
    </w:tbl>
    <w:p w14:paraId="0D044DC3" w14:textId="77777777" w:rsidR="00C34357" w:rsidRDefault="00000000">
      <w:pPr>
        <w:spacing w:after="160"/>
        <w:jc w:val="both"/>
      </w:pPr>
      <w:r>
        <w:t>La cobertura se mide con coverage.py (pytest-cov) y se reporta en el pipeline de CI/CD. Si la cobertura global baja del 80% después de un merge request, el pipeline emite una advertencia. Si baja del 70%, el pipeline bloquea el merge y requiere la adición de tests antes de continuar.</w:t>
      </w:r>
    </w:p>
    <w:p w14:paraId="7927E35D" w14:textId="77777777" w:rsidR="00C34357" w:rsidRDefault="00000000">
      <w:pPr>
        <w:pStyle w:val="Ttulo2"/>
      </w:pPr>
      <w:bookmarkStart w:id="287" w:name="_Toc226042054"/>
      <w:r>
        <w:t>19.5 Herramientas</w:t>
      </w:r>
      <w:bookmarkEnd w:id="287"/>
    </w:p>
    <w:p w14:paraId="0A4A6977" w14:textId="77777777" w:rsidR="00C34357" w:rsidRDefault="00000000">
      <w:pPr>
        <w:spacing w:after="160"/>
        <w:jc w:val="both"/>
      </w:pPr>
      <w:r>
        <w:t>El stack de herramientas de testing se seleccionó por su compatibilidad con el stack tecnológico de Komands (Python 3.13+, FastAPI, PostgreSQL, Redis) y por su integración con el pipeline de CI/CD (GitLab CI):</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2800"/>
        <w:gridCol w:w="2600"/>
        <w:gridCol w:w="2560"/>
      </w:tblGrid>
      <w:tr w:rsidR="00C34357" w14:paraId="1A03B924"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3BCA550" w14:textId="77777777" w:rsidR="00C34357" w:rsidRDefault="00000000">
            <w:pPr>
              <w:jc w:val="center"/>
            </w:pPr>
            <w:r>
              <w:rPr>
                <w:b/>
                <w:bCs/>
                <w:color w:val="FFFFFF"/>
                <w:sz w:val="18"/>
                <w:szCs w:val="18"/>
              </w:rPr>
              <w:t>Herramienta</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71ED8E9" w14:textId="77777777" w:rsidR="00C34357" w:rsidRDefault="00000000">
            <w:pPr>
              <w:jc w:val="center"/>
            </w:pPr>
            <w:r>
              <w:rPr>
                <w:b/>
                <w:bCs/>
                <w:color w:val="FFFFFF"/>
                <w:sz w:val="18"/>
                <w:szCs w:val="18"/>
              </w:rPr>
              <w:t>Propósito</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5743D3B" w14:textId="77777777" w:rsidR="00C34357" w:rsidRDefault="00000000">
            <w:pPr>
              <w:jc w:val="center"/>
            </w:pPr>
            <w:r>
              <w:rPr>
                <w:b/>
                <w:bCs/>
                <w:color w:val="FFFFFF"/>
                <w:sz w:val="18"/>
                <w:szCs w:val="18"/>
              </w:rPr>
              <w:t>Tipos de test</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75DF16C" w14:textId="77777777" w:rsidR="00C34357" w:rsidRDefault="00000000">
            <w:pPr>
              <w:jc w:val="center"/>
            </w:pPr>
            <w:r>
              <w:rPr>
                <w:b/>
                <w:bCs/>
                <w:color w:val="FFFFFF"/>
                <w:sz w:val="18"/>
                <w:szCs w:val="18"/>
              </w:rPr>
              <w:t>Frecuencia</w:t>
            </w:r>
          </w:p>
        </w:tc>
      </w:tr>
      <w:tr w:rsidR="00C34357" w14:paraId="43C028C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E26C0D" w14:textId="77777777" w:rsidR="00C34357" w:rsidRDefault="00000000">
            <w:r>
              <w:rPr>
                <w:b/>
                <w:bCs/>
                <w:color w:val="000000"/>
                <w:sz w:val="17"/>
                <w:szCs w:val="17"/>
              </w:rPr>
              <w:t>pytest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857FD9F" w14:textId="77777777" w:rsidR="00C34357" w:rsidRPr="005D78BF" w:rsidRDefault="00000000">
            <w:pPr>
              <w:rPr>
                <w:lang w:val="en-US"/>
              </w:rPr>
            </w:pPr>
            <w:r>
              <w:rPr>
                <w:color w:val="000000"/>
                <w:sz w:val="17"/>
                <w:szCs w:val="17"/>
                <w:lang w:val="en-US"/>
              </w:rPr>
              <w:t>Framework de testing principal para Python. Tests T1-T5.</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A9A0DE" w14:textId="77777777" w:rsidR="00C34357" w:rsidRDefault="00000000">
            <w:r>
              <w:rPr>
                <w:color w:val="000000"/>
                <w:sz w:val="17"/>
                <w:szCs w:val="17"/>
              </w:rPr>
              <w:t>Unitarios, integración, regresión</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8D31E7" w14:textId="77777777" w:rsidR="00C34357" w:rsidRDefault="00000000">
            <w:r>
              <w:rPr>
                <w:color w:val="000000"/>
                <w:sz w:val="17"/>
                <w:szCs w:val="17"/>
              </w:rPr>
              <w:t>Cada commit / merge request</w:t>
            </w:r>
          </w:p>
        </w:tc>
      </w:tr>
      <w:tr w:rsidR="00C34357" w14:paraId="4252878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EA6863" w14:textId="77777777" w:rsidR="00C34357" w:rsidRDefault="00000000">
            <w:r>
              <w:rPr>
                <w:b/>
                <w:bCs/>
                <w:color w:val="000000"/>
                <w:sz w:val="17"/>
                <w:szCs w:val="17"/>
              </w:rPr>
              <w:t>pytest-cov</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B38570" w14:textId="77777777" w:rsidR="00C34357" w:rsidRDefault="00000000">
            <w:r>
              <w:rPr>
                <w:color w:val="000000"/>
                <w:sz w:val="17"/>
                <w:szCs w:val="17"/>
              </w:rPr>
              <w:t>Cobertura de código basado en coverage.py.</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1313F8" w14:textId="77777777" w:rsidR="00C34357" w:rsidRDefault="00000000">
            <w:r>
              <w:rPr>
                <w:color w:val="000000"/>
                <w:sz w:val="17"/>
                <w:szCs w:val="17"/>
              </w:rPr>
              <w:t>Medición cobertura por microservicio y global</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F1FBB8" w14:textId="77777777" w:rsidR="00C34357" w:rsidRDefault="00000000">
            <w:r>
              <w:rPr>
                <w:color w:val="000000"/>
                <w:sz w:val="17"/>
                <w:szCs w:val="17"/>
              </w:rPr>
              <w:t>Cada merge request</w:t>
            </w:r>
          </w:p>
        </w:tc>
      </w:tr>
      <w:tr w:rsidR="00C34357" w14:paraId="1AA84C3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261D08" w14:textId="77777777" w:rsidR="00C34357" w:rsidRDefault="00000000">
            <w:r>
              <w:rPr>
                <w:b/>
                <w:bCs/>
                <w:color w:val="000000"/>
                <w:sz w:val="17"/>
                <w:szCs w:val="17"/>
              </w:rPr>
              <w:t>pytest-asyncio</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34B7B1" w14:textId="77777777" w:rsidR="00C34357" w:rsidRDefault="00000000">
            <w:r>
              <w:rPr>
                <w:color w:val="000000"/>
                <w:sz w:val="17"/>
                <w:szCs w:val="17"/>
              </w:rPr>
              <w:t>Testing de código asíncrono (asyncio/await FastAPI).</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77B77A" w14:textId="77777777" w:rsidR="00C34357" w:rsidRDefault="00000000">
            <w:r>
              <w:rPr>
                <w:color w:val="000000"/>
                <w:sz w:val="17"/>
                <w:szCs w:val="17"/>
              </w:rPr>
              <w:t>Endpoints asíncronos, asyncpg queries</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C6834F" w14:textId="77777777" w:rsidR="00C34357" w:rsidRDefault="00000000">
            <w:r>
              <w:rPr>
                <w:color w:val="000000"/>
                <w:sz w:val="17"/>
                <w:szCs w:val="17"/>
              </w:rPr>
              <w:t>Cada commit</w:t>
            </w:r>
          </w:p>
        </w:tc>
      </w:tr>
      <w:tr w:rsidR="00C34357" w14:paraId="523FBBF6"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7F82C9" w14:textId="77777777" w:rsidR="00C34357" w:rsidRDefault="00000000">
            <w:r>
              <w:rPr>
                <w:b/>
                <w:bCs/>
                <w:color w:val="000000"/>
                <w:sz w:val="17"/>
                <w:szCs w:val="17"/>
              </w:rPr>
              <w:t>httpx / TestClient</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7C93F72" w14:textId="77777777" w:rsidR="00C34357" w:rsidRDefault="00000000">
            <w:r>
              <w:rPr>
                <w:color w:val="000000"/>
                <w:sz w:val="17"/>
                <w:szCs w:val="17"/>
              </w:rPr>
              <w:t>Cliente HTTP asíncrono para testing APIs FastAPI.</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93DDDF" w14:textId="77777777" w:rsidR="00C34357" w:rsidRDefault="00000000">
            <w:r>
              <w:rPr>
                <w:color w:val="000000"/>
                <w:sz w:val="17"/>
                <w:szCs w:val="17"/>
              </w:rPr>
              <w:t>T1 (contrato API) y T4 (E2E)</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B3653D" w14:textId="77777777" w:rsidR="00C34357" w:rsidRDefault="00000000">
            <w:r>
              <w:rPr>
                <w:color w:val="000000"/>
                <w:sz w:val="17"/>
                <w:szCs w:val="17"/>
              </w:rPr>
              <w:t>Cada commit</w:t>
            </w:r>
          </w:p>
        </w:tc>
      </w:tr>
      <w:tr w:rsidR="00C34357" w14:paraId="027D029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1AAE4C" w14:textId="77777777" w:rsidR="00C34357" w:rsidRDefault="00000000">
            <w:r>
              <w:rPr>
                <w:b/>
                <w:bCs/>
                <w:color w:val="000000"/>
                <w:sz w:val="17"/>
                <w:szCs w:val="17"/>
              </w:rPr>
              <w:t>Postman / Newman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9D82F6" w14:textId="77777777" w:rsidR="00C34357" w:rsidRDefault="00000000">
            <w:r>
              <w:rPr>
                <w:color w:val="000000"/>
                <w:sz w:val="17"/>
                <w:szCs w:val="17"/>
              </w:rPr>
              <w:t>Testing manual (Postman) + automatizado (Newman CLI).</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B5D9D5" w14:textId="77777777" w:rsidR="00C34357" w:rsidRPr="005D78BF" w:rsidRDefault="00000000">
            <w:pPr>
              <w:rPr>
                <w:lang w:val="en-US"/>
              </w:rPr>
            </w:pPr>
            <w:r>
              <w:rPr>
                <w:color w:val="000000"/>
                <w:sz w:val="17"/>
                <w:szCs w:val="17"/>
                <w:lang w:val="en-US"/>
              </w:rPr>
              <w:t>Validación manual APIs, smoke tests post-deploy</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727847" w14:textId="77777777" w:rsidR="00C34357" w:rsidRDefault="00000000">
            <w:r>
              <w:rPr>
                <w:color w:val="000000"/>
                <w:sz w:val="17"/>
                <w:szCs w:val="17"/>
              </w:rPr>
              <w:t>Pre-release, post-deploy</w:t>
            </w:r>
          </w:p>
        </w:tc>
      </w:tr>
      <w:tr w:rsidR="00C34357" w14:paraId="46228E2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0D99A60" w14:textId="77777777" w:rsidR="00C34357" w:rsidRDefault="00000000">
            <w:r>
              <w:rPr>
                <w:b/>
                <w:bCs/>
                <w:color w:val="000000"/>
                <w:sz w:val="17"/>
                <w:szCs w:val="17"/>
              </w:rPr>
              <w:t>Faker</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0412D9" w14:textId="77777777" w:rsidR="00C34357" w:rsidRDefault="00000000">
            <w:r>
              <w:rPr>
                <w:color w:val="000000"/>
                <w:sz w:val="17"/>
                <w:szCs w:val="17"/>
              </w:rPr>
              <w:t>Generación datos prueba sintéticos (serial ONT, VLANs).</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53BB44" w14:textId="77777777" w:rsidR="00C34357" w:rsidRDefault="00000000">
            <w:r>
              <w:rPr>
                <w:color w:val="000000"/>
                <w:sz w:val="17"/>
                <w:szCs w:val="17"/>
              </w:rPr>
              <w:t>Datos prueba T1-T3</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43EE88" w14:textId="77777777" w:rsidR="00C34357" w:rsidRDefault="00000000">
            <w:r>
              <w:rPr>
                <w:color w:val="000000"/>
                <w:sz w:val="17"/>
                <w:szCs w:val="17"/>
              </w:rPr>
              <w:t>Cada commit</w:t>
            </w:r>
          </w:p>
        </w:tc>
      </w:tr>
      <w:tr w:rsidR="00C34357" w14:paraId="6284001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B54C15" w14:textId="77777777" w:rsidR="00C34357" w:rsidRDefault="00000000">
            <w:r>
              <w:rPr>
                <w:b/>
                <w:bCs/>
                <w:color w:val="000000"/>
                <w:sz w:val="17"/>
                <w:szCs w:val="17"/>
              </w:rPr>
              <w:t>pytest-mock</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34A582" w14:textId="77777777" w:rsidR="00C34357" w:rsidRDefault="00000000">
            <w:r>
              <w:rPr>
                <w:color w:val="000000"/>
                <w:sz w:val="17"/>
                <w:szCs w:val="17"/>
              </w:rPr>
              <w:t>Mocking dependencias externas (OLTs, PG, Redis).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BE4AEF" w14:textId="77777777" w:rsidR="00C34357" w:rsidRDefault="00000000">
            <w:r>
              <w:rPr>
                <w:color w:val="000000"/>
                <w:sz w:val="17"/>
                <w:szCs w:val="17"/>
              </w:rPr>
              <w:t>T3 (respuesta OLT simulada)</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4DA370" w14:textId="77777777" w:rsidR="00C34357" w:rsidRDefault="00000000">
            <w:r>
              <w:rPr>
                <w:color w:val="000000"/>
                <w:sz w:val="17"/>
                <w:szCs w:val="17"/>
              </w:rPr>
              <w:t>Cada commit</w:t>
            </w:r>
          </w:p>
        </w:tc>
      </w:tr>
      <w:tr w:rsidR="00C34357" w14:paraId="2BA613C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053F1C" w14:textId="77777777" w:rsidR="00C34357" w:rsidRDefault="00000000">
            <w:r>
              <w:rPr>
                <w:b/>
                <w:bCs/>
                <w:color w:val="000000"/>
                <w:sz w:val="17"/>
                <w:szCs w:val="17"/>
              </w:rPr>
              <w:t>Script paridad (Python)</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530890" w14:textId="77777777" w:rsidR="00C34357" w:rsidRDefault="00000000">
            <w:r>
              <w:rPr>
                <w:color w:val="000000"/>
                <w:sz w:val="17"/>
                <w:szCs w:val="17"/>
              </w:rPr>
              <w:t>Comparación: parseo display OLT + respuesta WSO2.</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7C4BAA" w14:textId="77777777" w:rsidR="00C34357" w:rsidRDefault="00000000">
            <w:r>
              <w:rPr>
                <w:color w:val="000000"/>
                <w:sz w:val="17"/>
                <w:szCs w:val="17"/>
              </w:rPr>
              <w:t>T6 (paridad extremos VNO + OLT)</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6F79F3" w14:textId="77777777" w:rsidR="00C34357" w:rsidRDefault="00000000">
            <w:r>
              <w:rPr>
                <w:color w:val="000000"/>
                <w:sz w:val="17"/>
                <w:szCs w:val="17"/>
              </w:rPr>
              <w:t>Certificación VNO</w:t>
            </w:r>
          </w:p>
        </w:tc>
      </w:tr>
      <w:tr w:rsidR="00C34357" w14:paraId="71A6CD5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5285FA" w14:textId="77777777" w:rsidR="00C34357" w:rsidRDefault="00000000">
            <w:r>
              <w:rPr>
                <w:b/>
                <w:bCs/>
                <w:color w:val="000000"/>
                <w:sz w:val="17"/>
                <w:szCs w:val="17"/>
              </w:rPr>
              <w:lastRenderedPageBreak/>
              <w:t>GitLab CI</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EA8DE2" w14:textId="77777777" w:rsidR="00C34357" w:rsidRPr="005D78BF" w:rsidRDefault="00000000">
            <w:pPr>
              <w:rPr>
                <w:lang w:val="en-US"/>
              </w:rPr>
            </w:pPr>
            <w:r>
              <w:rPr>
                <w:color w:val="000000"/>
                <w:sz w:val="17"/>
                <w:szCs w:val="17"/>
                <w:lang w:val="en-US"/>
              </w:rPr>
              <w:t>Pipeline: lint → test → coverage → build → deploy.</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51C436" w14:textId="77777777" w:rsidR="00C34357" w:rsidRDefault="00000000">
            <w:r>
              <w:rPr>
                <w:color w:val="000000"/>
                <w:sz w:val="17"/>
                <w:szCs w:val="17"/>
              </w:rPr>
              <w:t>Orquestación completa CI/CD</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E10C6F" w14:textId="77777777" w:rsidR="00C34357" w:rsidRDefault="00000000">
            <w:r>
              <w:rPr>
                <w:color w:val="000000"/>
                <w:sz w:val="17"/>
                <w:szCs w:val="17"/>
              </w:rPr>
              <w:t>Cada commit / merge</w:t>
            </w:r>
          </w:p>
        </w:tc>
      </w:tr>
      <w:tr w:rsidR="00C34357" w14:paraId="7F2FE9C3"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21A78E" w14:textId="77777777" w:rsidR="00C34357" w:rsidRDefault="00000000">
            <w:r>
              <w:rPr>
                <w:b/>
                <w:bCs/>
                <w:color w:val="000000"/>
                <w:sz w:val="17"/>
                <w:szCs w:val="17"/>
              </w:rPr>
              <w:t>SonarQube</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25B7BE" w14:textId="77777777" w:rsidR="00C34357" w:rsidRDefault="00000000">
            <w:r>
              <w:rPr>
                <w:color w:val="000000"/>
                <w:sz w:val="17"/>
                <w:szCs w:val="17"/>
              </w:rPr>
              <w:t>Análisis calidad código y seguridad (SAST).</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06E6F7" w14:textId="77777777" w:rsidR="00C34357" w:rsidRDefault="00000000">
            <w:r>
              <w:rPr>
                <w:color w:val="000000"/>
                <w:sz w:val="17"/>
                <w:szCs w:val="17"/>
              </w:rPr>
              <w:t>Code smells, vulnerabilidades, cobertura</w:t>
            </w:r>
          </w:p>
        </w:tc>
        <w:tc>
          <w:tcPr>
            <w:tcW w:w="2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D75DA2" w14:textId="77777777" w:rsidR="00C34357" w:rsidRDefault="00000000">
            <w:r>
              <w:rPr>
                <w:color w:val="000000"/>
                <w:sz w:val="17"/>
                <w:szCs w:val="17"/>
              </w:rPr>
              <w:t>Cada merge request</w:t>
            </w:r>
          </w:p>
        </w:tc>
      </w:tr>
    </w:tbl>
    <w:p w14:paraId="6C27DCD7" w14:textId="77777777" w:rsidR="00C34357" w:rsidRDefault="00000000">
      <w:r>
        <w:br w:type="page"/>
      </w:r>
    </w:p>
    <w:p w14:paraId="50501FD0" w14:textId="77777777" w:rsidR="00C34357" w:rsidRDefault="00000000">
      <w:pPr>
        <w:pStyle w:val="Ttulo2"/>
      </w:pPr>
      <w:bookmarkStart w:id="288" w:name="_Toc226042055"/>
      <w:r>
        <w:lastRenderedPageBreak/>
        <w:t>19.6 Entregables TDD por fase</w:t>
      </w:r>
      <w:bookmarkEnd w:id="288"/>
    </w:p>
    <w:p w14:paraId="2CE14435" w14:textId="77777777" w:rsidR="00C34357" w:rsidRDefault="00000000">
      <w:pPr>
        <w:spacing w:after="160"/>
        <w:jc w:val="both"/>
      </w:pPr>
      <w:r>
        <w:t>Los entregables de testing se producen incrementalmente a lo largo del proyecto, alineados con las fases de desarrollo y certificación:</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900"/>
        <w:gridCol w:w="1400"/>
        <w:gridCol w:w="3600"/>
        <w:gridCol w:w="1400"/>
        <w:gridCol w:w="2060"/>
      </w:tblGrid>
      <w:tr w:rsidR="00C34357" w14:paraId="5DA2A186"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9027055" w14:textId="77777777" w:rsidR="00C34357" w:rsidRDefault="00000000">
            <w:pPr>
              <w:jc w:val="center"/>
            </w:pPr>
            <w:r>
              <w:rPr>
                <w:b/>
                <w:bCs/>
                <w:color w:val="FFFFFF"/>
                <w:sz w:val="18"/>
                <w:szCs w:val="18"/>
              </w:rPr>
              <w:t>Fase</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D9C46DE" w14:textId="77777777" w:rsidR="00C34357" w:rsidRDefault="00000000">
            <w:pPr>
              <w:jc w:val="center"/>
            </w:pPr>
            <w:r>
              <w:rPr>
                <w:b/>
                <w:bCs/>
                <w:color w:val="FFFFFF"/>
                <w:sz w:val="18"/>
                <w:szCs w:val="18"/>
              </w:rPr>
              <w:t>Entregable</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F579241" w14:textId="77777777" w:rsidR="00C34357" w:rsidRDefault="00000000">
            <w:pPr>
              <w:jc w:val="center"/>
            </w:pPr>
            <w:r>
              <w:rPr>
                <w:b/>
                <w:bCs/>
                <w:color w:val="FFFFFF"/>
                <w:sz w:val="18"/>
                <w:szCs w:val="18"/>
              </w:rPr>
              <w:t>Descripción</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D92BF1F" w14:textId="77777777" w:rsidR="00C34357" w:rsidRDefault="00000000">
            <w:pPr>
              <w:jc w:val="center"/>
            </w:pPr>
            <w:r>
              <w:rPr>
                <w:b/>
                <w:bCs/>
                <w:color w:val="FFFFFF"/>
                <w:sz w:val="18"/>
                <w:szCs w:val="18"/>
              </w:rPr>
              <w:t>Responsable</w:t>
            </w:r>
          </w:p>
        </w:tc>
        <w:tc>
          <w:tcPr>
            <w:tcW w:w="20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1BAFDAC" w14:textId="77777777" w:rsidR="00C34357" w:rsidRDefault="00000000">
            <w:pPr>
              <w:jc w:val="center"/>
            </w:pPr>
            <w:r>
              <w:rPr>
                <w:b/>
                <w:bCs/>
                <w:color w:val="FFFFFF"/>
                <w:sz w:val="18"/>
                <w:szCs w:val="18"/>
              </w:rPr>
              <w:t>Criterio aceptación</w:t>
            </w:r>
          </w:p>
        </w:tc>
      </w:tr>
      <w:tr w:rsidR="00C34357" w14:paraId="27935351"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1B7D0D" w14:textId="77777777" w:rsidR="00C34357" w:rsidRDefault="00000000">
            <w:r>
              <w:rPr>
                <w:b/>
                <w:bCs/>
                <w:color w:val="000000"/>
                <w:sz w:val="16"/>
                <w:szCs w:val="16"/>
              </w:rPr>
              <w:t>Sprint 0–1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9940BB" w14:textId="77777777" w:rsidR="00C34357" w:rsidRDefault="00000000">
            <w:r>
              <w:rPr>
                <w:b/>
                <w:bCs/>
                <w:color w:val="000000"/>
                <w:sz w:val="17"/>
                <w:szCs w:val="17"/>
              </w:rPr>
              <w:t>Plan de Testing</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54F3B7" w14:textId="77777777" w:rsidR="00C34357" w:rsidRDefault="00000000">
            <w:r>
              <w:rPr>
                <w:color w:val="000000"/>
                <w:sz w:val="16"/>
                <w:szCs w:val="16"/>
              </w:rPr>
              <w:t>Estrategia completa de testing, matriz de paridad (escenarios válidos), criterios de aceptación, baseline de respuestas VNO actuales (para comparación T6), y definición de mocks OLT necesarios.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168CA4" w14:textId="77777777" w:rsidR="00C34357" w:rsidRDefault="00000000">
            <w:r>
              <w:rPr>
                <w:color w:val="000000"/>
                <w:sz w:val="17"/>
                <w:szCs w:val="17"/>
              </w:rPr>
              <w:t>MOS-iT</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1E75A0" w14:textId="77777777" w:rsidR="00C34357" w:rsidRDefault="00000000">
            <w:r>
              <w:rPr>
                <w:color w:val="000000"/>
                <w:sz w:val="16"/>
                <w:szCs w:val="16"/>
              </w:rPr>
              <w:t>Aprobación ON·NET</w:t>
            </w:r>
          </w:p>
        </w:tc>
      </w:tr>
      <w:tr w:rsidR="00C34357" w14:paraId="7F5654BF" w14:textId="77777777">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F01C3F" w14:textId="77777777" w:rsidR="00C34357" w:rsidRDefault="00000000">
            <w:r>
              <w:rPr>
                <w:b/>
                <w:bCs/>
                <w:color w:val="000000"/>
                <w:sz w:val="16"/>
                <w:szCs w:val="16"/>
              </w:rPr>
              <w:t>Sprint 0–2</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788436" w14:textId="77777777" w:rsidR="00C34357" w:rsidRDefault="00000000">
            <w:r>
              <w:rPr>
                <w:b/>
                <w:bCs/>
                <w:color w:val="000000"/>
                <w:sz w:val="17"/>
                <w:szCs w:val="17"/>
              </w:rPr>
              <w:t>Mocks de OLTs + Baseline VNO</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74F7F8" w14:textId="77777777" w:rsidR="00C34357" w:rsidRDefault="00000000">
            <w:r>
              <w:rPr>
                <w:color w:val="000000"/>
                <w:sz w:val="16"/>
                <w:szCs w:val="16"/>
              </w:rPr>
              <w:t>Grabación de respuestas reales de OLTs Nokia y Huawei del lab ON·NET para T3. Captura de respuestas WSO2 actuales (vía BluePlanet) como baseline para comparación T6.</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598B61" w14:textId="77777777" w:rsidR="00C34357" w:rsidRDefault="00000000">
            <w:r>
              <w:rPr>
                <w:color w:val="000000"/>
                <w:sz w:val="17"/>
                <w:szCs w:val="17"/>
              </w:rPr>
              <w:t>MOS-iT + ON·NET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450178" w14:textId="77777777" w:rsidR="00C34357" w:rsidRDefault="00000000">
            <w:r>
              <w:rPr>
                <w:color w:val="000000"/>
                <w:sz w:val="16"/>
                <w:szCs w:val="16"/>
              </w:rPr>
              <w:t>Cobertura ≥ 80% comandos CLI</w:t>
            </w:r>
          </w:p>
        </w:tc>
      </w:tr>
      <w:tr w:rsidR="00C34357" w14:paraId="4E0A0640"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FE22D7" w14:textId="77777777" w:rsidR="00C34357" w:rsidRDefault="00000000">
            <w:r>
              <w:rPr>
                <w:b/>
                <w:bCs/>
                <w:color w:val="000000"/>
                <w:sz w:val="16"/>
                <w:szCs w:val="16"/>
              </w:rPr>
              <w:t>Sprint 1–7</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98B6AE6" w14:textId="77777777" w:rsidR="00C34357" w:rsidRDefault="00000000">
            <w:r>
              <w:rPr>
                <w:b/>
                <w:bCs/>
                <w:color w:val="000000"/>
                <w:sz w:val="17"/>
                <w:szCs w:val="17"/>
              </w:rPr>
              <w:t>Suite tests T1-T3</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90B666" w14:textId="77777777" w:rsidR="00C34357" w:rsidRDefault="00000000">
            <w:r>
              <w:rPr>
                <w:color w:val="000000"/>
                <w:sz w:val="16"/>
                <w:szCs w:val="16"/>
              </w:rPr>
              <w:t>Tests automatizados: contrato API propio (T1), comandos CLI vs LLDs (T2) y respuesta OLT simulada (T3) para cada microservicio.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B22D69" w14:textId="77777777" w:rsidR="00C34357" w:rsidRDefault="00000000">
            <w:r>
              <w:rPr>
                <w:color w:val="000000"/>
                <w:sz w:val="17"/>
                <w:szCs w:val="17"/>
              </w:rPr>
              <w:t>MOS-iT</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85047E" w14:textId="77777777" w:rsidR="00C34357" w:rsidRDefault="00000000">
            <w:r>
              <w:rPr>
                <w:color w:val="000000"/>
                <w:sz w:val="16"/>
                <w:szCs w:val="16"/>
              </w:rPr>
              <w:t>Coverage &gt; 80% en CI/CD</w:t>
            </w:r>
          </w:p>
        </w:tc>
      </w:tr>
      <w:tr w:rsidR="00C34357" w14:paraId="76E6A368" w14:textId="77777777">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9EB318" w14:textId="77777777" w:rsidR="00C34357" w:rsidRDefault="00000000">
            <w:r>
              <w:rPr>
                <w:b/>
                <w:bCs/>
                <w:color w:val="000000"/>
                <w:sz w:val="16"/>
                <w:szCs w:val="16"/>
              </w:rPr>
              <w:t>Sprint 3–7</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49847F" w14:textId="77777777" w:rsidR="00C34357" w:rsidRDefault="00000000">
            <w:r>
              <w:rPr>
                <w:b/>
                <w:bCs/>
                <w:color w:val="000000"/>
                <w:sz w:val="17"/>
                <w:szCs w:val="17"/>
              </w:rPr>
              <w:t>Suite tests T4 E2E</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6CE1D0" w14:textId="77777777" w:rsidR="00C34357" w:rsidRDefault="00000000">
            <w:r>
              <w:rPr>
                <w:color w:val="000000"/>
                <w:sz w:val="16"/>
                <w:szCs w:val="16"/>
              </w:rPr>
              <w:t>Flujo completo en QA con OLTs lab reales. Valida resultado en OLT (display) + callback recibido por SN. Cubre 10 operaciones FTTH + SSAA.</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1FD523" w14:textId="77777777" w:rsidR="00C34357" w:rsidRDefault="00000000">
            <w:r>
              <w:rPr>
                <w:color w:val="000000"/>
                <w:sz w:val="17"/>
                <w:szCs w:val="17"/>
              </w:rPr>
              <w:t>MOS-iT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405AC3" w14:textId="77777777" w:rsidR="00C34357" w:rsidRDefault="00000000">
            <w:r>
              <w:rPr>
                <w:color w:val="000000"/>
                <w:sz w:val="16"/>
                <w:szCs w:val="16"/>
              </w:rPr>
              <w:t>100% operaciones FTTH + SSAA base</w:t>
            </w:r>
          </w:p>
        </w:tc>
      </w:tr>
      <w:tr w:rsidR="00C34357" w14:paraId="1063BB0D"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917D24F" w14:textId="77777777" w:rsidR="00C34357" w:rsidRDefault="00000000">
            <w:r>
              <w:rPr>
                <w:b/>
                <w:bCs/>
                <w:color w:val="000000"/>
                <w:sz w:val="16"/>
                <w:szCs w:val="16"/>
              </w:rPr>
              <w:t>Sprint 5–7</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EBC82F" w14:textId="77777777" w:rsidR="00C34357" w:rsidRDefault="00000000">
            <w:r>
              <w:rPr>
                <w:b/>
                <w:bCs/>
                <w:color w:val="000000"/>
                <w:sz w:val="17"/>
                <w:szCs w:val="17"/>
              </w:rPr>
              <w:t>Suite tests T5 regresión</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6BA8B5" w14:textId="77777777" w:rsidR="00C34357" w:rsidRDefault="00000000">
            <w:r>
              <w:rPr>
                <w:color w:val="000000"/>
                <w:sz w:val="16"/>
                <w:szCs w:val="16"/>
              </w:rPr>
              <w:t>Suite consolidada T1-T4. Ejecutada automáticamente pre promoción a QA.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342EDA" w14:textId="77777777" w:rsidR="00C34357" w:rsidRDefault="00000000">
            <w:r>
              <w:rPr>
                <w:color w:val="000000"/>
                <w:sz w:val="17"/>
                <w:szCs w:val="17"/>
              </w:rPr>
              <w:t>MOS-iT</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F627DA" w14:textId="77777777" w:rsidR="00C34357" w:rsidRDefault="00000000">
            <w:r>
              <w:rPr>
                <w:color w:val="000000"/>
                <w:sz w:val="16"/>
                <w:szCs w:val="16"/>
              </w:rPr>
              <w:t>Ejecutada sin fallas para promoción</w:t>
            </w:r>
          </w:p>
        </w:tc>
      </w:tr>
      <w:tr w:rsidR="00C34357" w14:paraId="12339F93" w14:textId="77777777">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0BA7EE" w14:textId="77777777" w:rsidR="00C34357" w:rsidRDefault="00000000">
            <w:r>
              <w:rPr>
                <w:b/>
                <w:bCs/>
                <w:color w:val="000000"/>
                <w:sz w:val="16"/>
                <w:szCs w:val="16"/>
              </w:rPr>
              <w:t>Sprint 8–10</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3636DF" w14:textId="77777777" w:rsidR="00C34357" w:rsidRDefault="00000000">
            <w:r>
              <w:rPr>
                <w:b/>
                <w:bCs/>
                <w:color w:val="000000"/>
                <w:sz w:val="17"/>
                <w:szCs w:val="17"/>
              </w:rPr>
              <w:t>Certificación DTV (T6)</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E3C194" w14:textId="77777777" w:rsidR="00C34357" w:rsidRDefault="00000000">
            <w:r>
              <w:rPr>
                <w:color w:val="000000"/>
                <w:sz w:val="16"/>
                <w:szCs w:val="16"/>
              </w:rPr>
              <w:t>Paridad extremos: (a) respuestas WSO2 comparadas con baseline, (b) display OLT comparado con LLDs. Todos los escenarios válidos DTV.</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86504A" w14:textId="77777777" w:rsidR="00C34357" w:rsidRDefault="00000000">
            <w:r>
              <w:rPr>
                <w:color w:val="000000"/>
                <w:sz w:val="17"/>
                <w:szCs w:val="17"/>
              </w:rPr>
              <w:t>MOS-iT + ON·NET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0C2F4BC" w14:textId="77777777" w:rsidR="00C34357" w:rsidRDefault="00000000">
            <w:r>
              <w:rPr>
                <w:color w:val="000000"/>
                <w:sz w:val="16"/>
                <w:szCs w:val="16"/>
              </w:rPr>
              <w:t>100% PASS o PASS-aceptado</w:t>
            </w:r>
          </w:p>
        </w:tc>
      </w:tr>
      <w:tr w:rsidR="00C34357" w14:paraId="6ADC3FE2"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7D849F" w14:textId="77777777" w:rsidR="00C34357" w:rsidRDefault="00000000">
            <w:r>
              <w:rPr>
                <w:b/>
                <w:bCs/>
                <w:color w:val="000000"/>
                <w:sz w:val="16"/>
                <w:szCs w:val="16"/>
              </w:rPr>
              <w:t>Sprint 11–14</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55A6C6" w14:textId="77777777" w:rsidR="00C34357" w:rsidRDefault="00000000">
            <w:r>
              <w:rPr>
                <w:b/>
                <w:bCs/>
                <w:color w:val="000000"/>
                <w:sz w:val="17"/>
                <w:szCs w:val="17"/>
              </w:rPr>
              <w:t>Certificación ClaroVTR + Entel (T6)</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EBB9B2" w14:textId="77777777" w:rsidR="00C34357" w:rsidRDefault="00000000">
            <w:r>
              <w:rPr>
                <w:color w:val="000000"/>
                <w:sz w:val="16"/>
                <w:szCs w:val="16"/>
              </w:rPr>
              <w:t>Idem. Incluye validación de diferencias de configuración por VNO (gemports, queues, prioridades).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3FAB3F" w14:textId="77777777" w:rsidR="00C34357" w:rsidRDefault="00000000">
            <w:r>
              <w:rPr>
                <w:color w:val="000000"/>
                <w:sz w:val="17"/>
                <w:szCs w:val="17"/>
              </w:rPr>
              <w:t>MOS-iT + ON·NET</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E995199" w14:textId="77777777" w:rsidR="00C34357" w:rsidRDefault="00000000">
            <w:r>
              <w:rPr>
                <w:color w:val="000000"/>
                <w:sz w:val="16"/>
                <w:szCs w:val="16"/>
              </w:rPr>
              <w:t>100% PASS o PASS-aceptado</w:t>
            </w:r>
          </w:p>
        </w:tc>
      </w:tr>
      <w:tr w:rsidR="00C34357" w14:paraId="449C6993" w14:textId="77777777">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8BB11F" w14:textId="77777777" w:rsidR="00C34357" w:rsidRDefault="00000000">
            <w:r>
              <w:rPr>
                <w:b/>
                <w:bCs/>
                <w:color w:val="000000"/>
                <w:sz w:val="16"/>
                <w:szCs w:val="16"/>
              </w:rPr>
              <w:t>Sprint 15–17</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16BB04" w14:textId="77777777" w:rsidR="00C34357" w:rsidRDefault="00000000">
            <w:r>
              <w:rPr>
                <w:b/>
                <w:bCs/>
                <w:color w:val="000000"/>
                <w:sz w:val="17"/>
                <w:szCs w:val="17"/>
              </w:rPr>
              <w:t>Certificación TCH (T6)</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11709B" w14:textId="77777777" w:rsidR="00C34357" w:rsidRDefault="00000000">
            <w:r>
              <w:rPr>
                <w:color w:val="000000"/>
                <w:sz w:val="16"/>
                <w:szCs w:val="16"/>
              </w:rPr>
              <w:t>Idem. Incluye validación específica delete_vlan_on_terminate=true en Nokia.</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19B05E" w14:textId="77777777" w:rsidR="00C34357" w:rsidRDefault="00000000">
            <w:r>
              <w:rPr>
                <w:color w:val="000000"/>
                <w:sz w:val="17"/>
                <w:szCs w:val="17"/>
              </w:rPr>
              <w:t>MOS-iT + ON·NET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8FD99E" w14:textId="77777777" w:rsidR="00C34357" w:rsidRDefault="00000000">
            <w:r>
              <w:rPr>
                <w:color w:val="000000"/>
                <w:sz w:val="16"/>
                <w:szCs w:val="16"/>
              </w:rPr>
              <w:t>100% PASS o PASS-aceptado</w:t>
            </w:r>
          </w:p>
        </w:tc>
      </w:tr>
      <w:tr w:rsidR="00C34357" w14:paraId="06284CB2" w14:textId="77777777">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8B0AD0" w14:textId="77777777" w:rsidR="00C34357" w:rsidRDefault="00000000">
            <w:r>
              <w:rPr>
                <w:b/>
                <w:bCs/>
                <w:color w:val="000000"/>
                <w:sz w:val="16"/>
                <w:szCs w:val="16"/>
              </w:rPr>
              <w:t>Sprint 17–18</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2AA24E" w14:textId="77777777" w:rsidR="00C34357" w:rsidRDefault="00000000">
            <w:r>
              <w:rPr>
                <w:b/>
                <w:bCs/>
                <w:color w:val="000000"/>
                <w:sz w:val="17"/>
                <w:szCs w:val="17"/>
              </w:rPr>
              <w:t>Regresión global pre Go-Live</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A174E3" w14:textId="77777777" w:rsidR="00C34357" w:rsidRPr="005D78BF" w:rsidRDefault="00000000">
            <w:pPr>
              <w:rPr>
                <w:lang w:val="en-US"/>
              </w:rPr>
            </w:pPr>
            <w:r>
              <w:rPr>
                <w:color w:val="000000"/>
                <w:sz w:val="16"/>
                <w:szCs w:val="16"/>
              </w:rPr>
              <w:t xml:space="preserve">Suite completa T1-T5 en PROD (sin tráfico real). </w:t>
            </w:r>
            <w:r>
              <w:rPr>
                <w:color w:val="000000"/>
                <w:sz w:val="16"/>
                <w:szCs w:val="16"/>
                <w:lang w:val="en-US"/>
              </w:rPr>
              <w:t>Smoke tests post-deploy. Checklist Go/No-Go.</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0DE72F" w14:textId="77777777" w:rsidR="00C34357" w:rsidRDefault="00000000">
            <w:r>
              <w:rPr>
                <w:color w:val="000000"/>
                <w:sz w:val="17"/>
                <w:szCs w:val="17"/>
              </w:rPr>
              <w:t>MOS-iT</w:t>
            </w:r>
          </w:p>
        </w:tc>
        <w:tc>
          <w:tcPr>
            <w:tcW w:w="2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6AAAD4" w14:textId="77777777" w:rsidR="00C34357" w:rsidRDefault="00000000">
            <w:r>
              <w:rPr>
                <w:color w:val="000000"/>
                <w:sz w:val="16"/>
                <w:szCs w:val="16"/>
              </w:rPr>
              <w:t>0 fallas críticas / 0 fallas paridad</w:t>
            </w:r>
          </w:p>
        </w:tc>
      </w:tr>
      <w:tr w:rsidR="00C34357" w14:paraId="4AE692F9" w14:textId="77777777">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12EA02" w14:textId="77777777" w:rsidR="00C34357" w:rsidRDefault="00000000">
            <w:r>
              <w:rPr>
                <w:b/>
                <w:bCs/>
                <w:color w:val="000000"/>
                <w:sz w:val="16"/>
                <w:szCs w:val="16"/>
              </w:rPr>
              <w:t>Sprint 18–20</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A8220D" w14:textId="77777777" w:rsidR="00C34357" w:rsidRDefault="00000000">
            <w:r>
              <w:rPr>
                <w:b/>
                <w:bCs/>
                <w:color w:val="000000"/>
                <w:sz w:val="17"/>
                <w:szCs w:val="17"/>
              </w:rPr>
              <w:t>Reporte final testing</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82EFF9A" w14:textId="77777777" w:rsidR="00C34357" w:rsidRDefault="00000000">
            <w:r>
              <w:rPr>
                <w:color w:val="000000"/>
                <w:sz w:val="16"/>
                <w:szCs w:val="16"/>
              </w:rPr>
              <w:t>Resultados matriz paridad por VNO (ambos extremos), cobertura código final, lista diferencias aceptadas, issues conocidos.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10773C" w14:textId="77777777" w:rsidR="00C34357" w:rsidRDefault="00000000">
            <w:r>
              <w:rPr>
                <w:color w:val="000000"/>
                <w:sz w:val="17"/>
                <w:szCs w:val="17"/>
              </w:rPr>
              <w:t>MOS-iT</w:t>
            </w:r>
          </w:p>
        </w:tc>
        <w:tc>
          <w:tcPr>
            <w:tcW w:w="2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BB0CCB" w14:textId="77777777" w:rsidR="00C34357" w:rsidRDefault="00000000">
            <w:r>
              <w:rPr>
                <w:color w:val="000000"/>
                <w:sz w:val="16"/>
                <w:szCs w:val="16"/>
              </w:rPr>
              <w:t>Entregable formal al Comité</w:t>
            </w:r>
          </w:p>
        </w:tc>
      </w:tr>
    </w:tbl>
    <w:p w14:paraId="0AA14263" w14:textId="77777777" w:rsidR="00C34357" w:rsidRDefault="00000000">
      <w:pPr>
        <w:pBdr>
          <w:left w:val="single" w:sz="12" w:space="8" w:color="4472C4"/>
        </w:pBdr>
        <w:spacing w:before="100" w:after="160"/>
        <w:ind w:left="360" w:right="360"/>
      </w:pPr>
      <w:r>
        <w:rPr>
          <w:i/>
          <w:iCs/>
          <w:color w:val="444444"/>
          <w:sz w:val="20"/>
          <w:szCs w:val="20"/>
        </w:rPr>
        <w:t>Nota: Los reportes de certificación por VNO (T6) se entregan formalmente al Comité de Operaciones para aprobación antes de activar el Feature Flag en producción. Cada reporte incluye los resultados de ambos extremos (VNO + OLT) y debe mostrar 100% PASS o PASS-aceptado. Sin la aprobación del reporte de paridad, el Feature Flag no se activa. Los entregables se almacenan en GitLab junto con los tests.</w:t>
      </w:r>
    </w:p>
    <w:p w14:paraId="677C80F7" w14:textId="77777777" w:rsidR="00C34357" w:rsidRDefault="00000000">
      <w:pPr>
        <w:pStyle w:val="Ttulo1"/>
      </w:pPr>
      <w:bookmarkStart w:id="289" w:name="_Toc226042056"/>
      <w:r>
        <w:t>20. DECISIONES ARQUITECTÓNICAS (ADR)</w:t>
      </w:r>
      <w:bookmarkEnd w:id="289"/>
    </w:p>
    <w:p w14:paraId="2E6C7BFE" w14:textId="77777777" w:rsidR="00C34357" w:rsidRDefault="00000000">
      <w:pPr>
        <w:spacing w:after="160"/>
        <w:jc w:val="both"/>
      </w:pPr>
      <w:r>
        <w:t>Esta sección documenta las decisiones arquitectónicas clave del proyecto Sunset BluePlanet utilizando el formato Architecture Decision Record (ADR). Cada ADR describe el contexto que motivó la decisión, la decisión tomada, las alternativas evaluadas y descartadas, las consecuencias de la decisión, y su estado actual. Las ADRs fueron validadas con Arquitectura ON·NET y aprobadas por la Gerencia de Sistemas.</w:t>
      </w:r>
    </w:p>
    <w:p w14:paraId="12DD8735" w14:textId="77777777" w:rsidR="00C34357" w:rsidRDefault="00000000">
      <w:pPr>
        <w:spacing w:after="160"/>
        <w:jc w:val="both"/>
      </w:pPr>
      <w:r>
        <w:t xml:space="preserve">Las ADRs son decisiones inmutables una vez aprobadas. Si las condiciones que justificaron una decisión cambian, se crea una nueva ADR que reemplaza a la anterior, manteniendo la </w:t>
      </w:r>
      <w:r>
        <w:lastRenderedPageBreak/>
        <w:t>trazabilidad completa del historial de decisiones. La siguiente tabla presenta el resumen ejecutivo de las 6 ADRs del proyecto: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000"/>
        <w:gridCol w:w="3800"/>
        <w:gridCol w:w="1200"/>
        <w:gridCol w:w="3360"/>
      </w:tblGrid>
      <w:tr w:rsidR="00C34357" w14:paraId="68318A36" w14:textId="77777777">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798BE1D" w14:textId="77777777" w:rsidR="00C34357" w:rsidRDefault="00000000">
            <w:pPr>
              <w:jc w:val="center"/>
            </w:pPr>
            <w:r>
              <w:rPr>
                <w:b/>
                <w:bCs/>
                <w:color w:val="FFFFFF"/>
                <w:sz w:val="18"/>
                <w:szCs w:val="18"/>
              </w:rPr>
              <w:t>ID</w:t>
            </w:r>
          </w:p>
        </w:tc>
        <w:tc>
          <w:tcPr>
            <w:tcW w:w="3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9C251C7" w14:textId="77777777" w:rsidR="00C34357" w:rsidRDefault="00000000">
            <w:pPr>
              <w:jc w:val="center"/>
            </w:pPr>
            <w:r>
              <w:rPr>
                <w:b/>
                <w:bCs/>
                <w:color w:val="FFFFFF"/>
                <w:sz w:val="18"/>
                <w:szCs w:val="18"/>
              </w:rPr>
              <w:t>Decisión</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EC800B4" w14:textId="77777777" w:rsidR="00C34357" w:rsidRDefault="00000000">
            <w:pPr>
              <w:jc w:val="center"/>
            </w:pPr>
            <w:r>
              <w:rPr>
                <w:b/>
                <w:bCs/>
                <w:color w:val="FFFFFF"/>
                <w:sz w:val="18"/>
                <w:szCs w:val="18"/>
              </w:rPr>
              <w:t>Estado</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9CFE92E" w14:textId="77777777" w:rsidR="00C34357" w:rsidRDefault="00000000">
            <w:pPr>
              <w:jc w:val="center"/>
            </w:pPr>
            <w:r>
              <w:rPr>
                <w:b/>
                <w:bCs/>
                <w:color w:val="FFFFFF"/>
                <w:sz w:val="18"/>
                <w:szCs w:val="18"/>
              </w:rPr>
              <w:t>Secciones relacionadas</w:t>
            </w:r>
          </w:p>
        </w:tc>
      </w:tr>
      <w:tr w:rsidR="00C34357" w14:paraId="7D258643"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902729" w14:textId="77777777" w:rsidR="00C34357" w:rsidRDefault="00000000">
            <w:pPr>
              <w:jc w:val="center"/>
            </w:pPr>
            <w:r>
              <w:rPr>
                <w:b/>
                <w:bCs/>
                <w:color w:val="000000"/>
                <w:sz w:val="18"/>
                <w:szCs w:val="18"/>
              </w:rPr>
              <w:t>ADR-001</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3B3F29" w14:textId="77777777" w:rsidR="00C34357" w:rsidRDefault="00000000">
            <w:r>
              <w:rPr>
                <w:b/>
                <w:bCs/>
                <w:color w:val="000000"/>
                <w:sz w:val="18"/>
                <w:szCs w:val="18"/>
              </w:rPr>
              <w:t>ServiceNow como orquestador exclusivo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F2FDFB" w14:textId="77777777" w:rsidR="00C34357" w:rsidRDefault="00000000">
            <w:pPr>
              <w:jc w:val="center"/>
            </w:pPr>
            <w:r>
              <w:rPr>
                <w:b/>
                <w:bCs/>
                <w:color w:val="2E7D32"/>
                <w:sz w:val="18"/>
                <w:szCs w:val="18"/>
              </w:rPr>
              <w:t>Aprobada</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066A36" w14:textId="77777777" w:rsidR="00C34357" w:rsidRDefault="00000000">
            <w:r>
              <w:rPr>
                <w:color w:val="000000"/>
                <w:sz w:val="17"/>
                <w:szCs w:val="17"/>
              </w:rPr>
              <w:t>S6, S8, S12</w:t>
            </w:r>
          </w:p>
        </w:tc>
      </w:tr>
      <w:tr w:rsidR="00C34357" w14:paraId="67E7AE1D"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9CA0B8" w14:textId="77777777" w:rsidR="00C34357" w:rsidRDefault="00000000">
            <w:pPr>
              <w:jc w:val="center"/>
            </w:pPr>
            <w:r>
              <w:rPr>
                <w:b/>
                <w:bCs/>
                <w:color w:val="000000"/>
                <w:sz w:val="18"/>
                <w:szCs w:val="18"/>
              </w:rPr>
              <w:t>ADR-002</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CE675E" w14:textId="77777777" w:rsidR="00C34357" w:rsidRPr="005D78BF" w:rsidRDefault="00000000">
            <w:pPr>
              <w:rPr>
                <w:lang w:val="en-US"/>
              </w:rPr>
            </w:pPr>
            <w:r>
              <w:rPr>
                <w:b/>
                <w:bCs/>
                <w:color w:val="000000"/>
                <w:sz w:val="18"/>
                <w:szCs w:val="18"/>
                <w:lang w:val="en-US"/>
              </w:rPr>
              <w:t>API Management dual WSO2 + Axway</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6067A6" w14:textId="77777777" w:rsidR="00C34357" w:rsidRDefault="00000000">
            <w:pPr>
              <w:jc w:val="center"/>
            </w:pPr>
            <w:r>
              <w:rPr>
                <w:b/>
                <w:bCs/>
                <w:color w:val="2E7D32"/>
                <w:sz w:val="18"/>
                <w:szCs w:val="18"/>
              </w:rPr>
              <w:t>Aprobada</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7537B9" w14:textId="77777777" w:rsidR="00C34357" w:rsidRDefault="00000000">
            <w:r>
              <w:rPr>
                <w:color w:val="000000"/>
                <w:sz w:val="17"/>
                <w:szCs w:val="17"/>
              </w:rPr>
              <w:t>S8, S9, S15</w:t>
            </w:r>
          </w:p>
        </w:tc>
      </w:tr>
      <w:tr w:rsidR="00C34357" w14:paraId="44CED94F"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0F7CC1" w14:textId="77777777" w:rsidR="00C34357" w:rsidRDefault="00000000">
            <w:pPr>
              <w:jc w:val="center"/>
            </w:pPr>
            <w:r>
              <w:rPr>
                <w:b/>
                <w:bCs/>
                <w:color w:val="000000"/>
                <w:sz w:val="18"/>
                <w:szCs w:val="18"/>
              </w:rPr>
              <w:t>ADR-003</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31D95E" w14:textId="77777777" w:rsidR="00C34357" w:rsidRDefault="00000000">
            <w:r>
              <w:rPr>
                <w:b/>
                <w:bCs/>
                <w:color w:val="000000"/>
                <w:sz w:val="18"/>
                <w:szCs w:val="18"/>
              </w:rPr>
              <w:t>Komands como ejecutor directo CLI/SSH</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6CE282" w14:textId="77777777" w:rsidR="00C34357" w:rsidRDefault="00000000">
            <w:pPr>
              <w:jc w:val="center"/>
            </w:pPr>
            <w:r>
              <w:rPr>
                <w:b/>
                <w:bCs/>
                <w:color w:val="2E7D32"/>
                <w:sz w:val="18"/>
                <w:szCs w:val="18"/>
              </w:rPr>
              <w:t>Aprobada</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3A7CB4" w14:textId="77777777" w:rsidR="00C34357" w:rsidRDefault="00000000">
            <w:r>
              <w:rPr>
                <w:color w:val="000000"/>
                <w:sz w:val="17"/>
                <w:szCs w:val="17"/>
              </w:rPr>
              <w:t>S7, S11, S12</w:t>
            </w:r>
          </w:p>
        </w:tc>
      </w:tr>
      <w:tr w:rsidR="00C34357" w14:paraId="5A5B4D04"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739652" w14:textId="77777777" w:rsidR="00C34357" w:rsidRDefault="00000000">
            <w:pPr>
              <w:jc w:val="center"/>
            </w:pPr>
            <w:r>
              <w:rPr>
                <w:b/>
                <w:bCs/>
                <w:color w:val="000000"/>
                <w:sz w:val="18"/>
                <w:szCs w:val="18"/>
              </w:rPr>
              <w:t>ADR-004</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5AB3D6" w14:textId="77777777" w:rsidR="00C34357" w:rsidRDefault="00000000">
            <w:r>
              <w:rPr>
                <w:b/>
                <w:bCs/>
                <w:color w:val="000000"/>
                <w:sz w:val="18"/>
                <w:szCs w:val="18"/>
              </w:rPr>
              <w:t>BluePlanet UAA se mantiene en Kubernetes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B1EFBD" w14:textId="77777777" w:rsidR="00C34357" w:rsidRDefault="00000000">
            <w:pPr>
              <w:jc w:val="center"/>
            </w:pPr>
            <w:r>
              <w:rPr>
                <w:b/>
                <w:bCs/>
                <w:color w:val="2E7D32"/>
                <w:sz w:val="18"/>
                <w:szCs w:val="18"/>
              </w:rPr>
              <w:t>Aprobada</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46D4B8" w14:textId="77777777" w:rsidR="00C34357" w:rsidRDefault="00000000">
            <w:r>
              <w:rPr>
                <w:color w:val="000000"/>
                <w:sz w:val="17"/>
                <w:szCs w:val="17"/>
              </w:rPr>
              <w:t>S8, S13</w:t>
            </w:r>
          </w:p>
        </w:tc>
      </w:tr>
      <w:tr w:rsidR="00C34357" w14:paraId="00D7CD72"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A678CD" w14:textId="77777777" w:rsidR="00C34357" w:rsidRDefault="00000000">
            <w:pPr>
              <w:jc w:val="center"/>
            </w:pPr>
            <w:r>
              <w:rPr>
                <w:b/>
                <w:bCs/>
                <w:color w:val="000000"/>
                <w:sz w:val="18"/>
                <w:szCs w:val="18"/>
              </w:rPr>
              <w:t>ADR-005</w:t>
            </w:r>
          </w:p>
        </w:tc>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755552" w14:textId="77777777" w:rsidR="00C34357" w:rsidRDefault="00000000">
            <w:r>
              <w:rPr>
                <w:b/>
                <w:bCs/>
                <w:color w:val="000000"/>
                <w:sz w:val="18"/>
                <w:szCs w:val="18"/>
              </w:rPr>
              <w:t>CMDB como fuente autoritativa de inventario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570693" w14:textId="77777777" w:rsidR="00C34357" w:rsidRDefault="00000000">
            <w:pPr>
              <w:jc w:val="center"/>
            </w:pPr>
            <w:r>
              <w:rPr>
                <w:b/>
                <w:bCs/>
                <w:color w:val="2E7D32"/>
                <w:sz w:val="18"/>
                <w:szCs w:val="18"/>
              </w:rPr>
              <w:t>Aprobada</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A422CD" w14:textId="77777777" w:rsidR="00C34357" w:rsidRDefault="00000000">
            <w:r>
              <w:rPr>
                <w:color w:val="000000"/>
                <w:sz w:val="17"/>
                <w:szCs w:val="17"/>
              </w:rPr>
              <w:t>S8, S10</w:t>
            </w:r>
          </w:p>
        </w:tc>
      </w:tr>
      <w:tr w:rsidR="00C34357" w14:paraId="653AEAAA" w14:textId="77777777">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1F14004" w14:textId="77777777" w:rsidR="00C34357" w:rsidRDefault="00000000">
            <w:pPr>
              <w:jc w:val="center"/>
            </w:pPr>
            <w:r>
              <w:rPr>
                <w:b/>
                <w:bCs/>
                <w:color w:val="000000"/>
                <w:sz w:val="18"/>
                <w:szCs w:val="18"/>
              </w:rPr>
              <w:t>ADR-006</w:t>
            </w:r>
          </w:p>
        </w:tc>
        <w:tc>
          <w:tcPr>
            <w:tcW w:w="3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31BCBC" w14:textId="77777777" w:rsidR="00C34357" w:rsidRDefault="00000000">
            <w:r>
              <w:rPr>
                <w:b/>
                <w:bCs/>
                <w:color w:val="000000"/>
                <w:sz w:val="18"/>
                <w:szCs w:val="18"/>
              </w:rPr>
              <w:t>Responsabilidad dividida Gestor de Quiebres</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22513D" w14:textId="77777777" w:rsidR="00C34357" w:rsidRDefault="00000000">
            <w:pPr>
              <w:jc w:val="center"/>
            </w:pPr>
            <w:r>
              <w:rPr>
                <w:b/>
                <w:bCs/>
                <w:color w:val="2E7D32"/>
                <w:sz w:val="18"/>
                <w:szCs w:val="18"/>
              </w:rPr>
              <w:t>Aprobada</w:t>
            </w:r>
          </w:p>
        </w:tc>
        <w:tc>
          <w:tcPr>
            <w:tcW w:w="3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935BF0" w14:textId="77777777" w:rsidR="00C34357" w:rsidRDefault="00000000">
            <w:r>
              <w:rPr>
                <w:color w:val="000000"/>
                <w:sz w:val="17"/>
                <w:szCs w:val="17"/>
              </w:rPr>
              <w:t>S12, S13</w:t>
            </w:r>
          </w:p>
        </w:tc>
      </w:tr>
    </w:tbl>
    <w:p w14:paraId="20496BDA" w14:textId="77777777" w:rsidR="00C34357" w:rsidRDefault="00000000">
      <w:r>
        <w:br w:type="page"/>
      </w:r>
    </w:p>
    <w:p w14:paraId="3BBB59D8" w14:textId="77777777" w:rsidR="00C34357" w:rsidRDefault="00000000">
      <w:pPr>
        <w:pStyle w:val="Ttulo2"/>
      </w:pPr>
      <w:bookmarkStart w:id="290" w:name="_Toc226042057"/>
      <w:r>
        <w:lastRenderedPageBreak/>
        <w:t>20.1 ADR-001: ServiceNow como orquestador exclusivo</w:t>
      </w:r>
      <w:bookmarkEnd w:id="290"/>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05DD9C3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729088"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1F7BCF" w14:textId="77777777" w:rsidR="00C34357" w:rsidRDefault="00000000">
            <w:r>
              <w:rPr>
                <w:color w:val="000000"/>
                <w:sz w:val="18"/>
                <w:szCs w:val="18"/>
              </w:rPr>
              <w:t>ADR-001</w:t>
            </w:r>
          </w:p>
        </w:tc>
      </w:tr>
      <w:tr w:rsidR="00C34357" w14:paraId="040E081F"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BE2EDD" w14:textId="77777777" w:rsidR="00C34357" w:rsidRDefault="00000000">
            <w:r>
              <w:rPr>
                <w:b/>
                <w:bCs/>
                <w:color w:val="000000"/>
                <w:sz w:val="18"/>
                <w:szCs w:val="18"/>
              </w:rPr>
              <w:t>Título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18A210" w14:textId="77777777" w:rsidR="00C34357" w:rsidRDefault="00000000">
            <w:r>
              <w:rPr>
                <w:color w:val="000000"/>
                <w:sz w:val="18"/>
                <w:szCs w:val="18"/>
              </w:rPr>
              <w:t>ServiceNow SOM como plataforma exclusiva de orquestación de flujos de provisión</w:t>
            </w:r>
          </w:p>
        </w:tc>
      </w:tr>
      <w:tr w:rsidR="00C34357" w14:paraId="6361E46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5A4B9B" w14:textId="77777777" w:rsidR="00C34357" w:rsidRDefault="00000000">
            <w:r>
              <w:rPr>
                <w:b/>
                <w:bCs/>
                <w:color w:val="000000"/>
                <w:sz w:val="18"/>
                <w:szCs w:val="18"/>
              </w:rPr>
              <w:t>Estado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133195" w14:textId="77777777" w:rsidR="00C34357" w:rsidRDefault="00000000">
            <w:r>
              <w:rPr>
                <w:color w:val="000000"/>
                <w:sz w:val="18"/>
                <w:szCs w:val="18"/>
              </w:rPr>
              <w:t>Aprobada — Validada por Arquitectura ON·NET</w:t>
            </w:r>
          </w:p>
        </w:tc>
      </w:tr>
      <w:tr w:rsidR="00C34357" w14:paraId="6CD69569"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8494B1" w14:textId="77777777" w:rsidR="00C34357" w:rsidRDefault="00000000">
            <w:r>
              <w:rPr>
                <w:b/>
                <w:bCs/>
                <w:color w:val="000000"/>
                <w:sz w:val="18"/>
                <w:szCs w:val="18"/>
              </w:rPr>
              <w:t>Fecha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493081" w14:textId="77777777" w:rsidR="00C34357" w:rsidRDefault="00000000">
            <w:r>
              <w:rPr>
                <w:color w:val="000000"/>
                <w:sz w:val="18"/>
                <w:szCs w:val="18"/>
              </w:rPr>
              <w:t>Marzo 2026 (Sprint 0)</w:t>
            </w:r>
          </w:p>
        </w:tc>
      </w:tr>
      <w:tr w:rsidR="00C34357" w14:paraId="47C5DBC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2EC118" w14:textId="77777777" w:rsidR="00C34357" w:rsidRDefault="00000000">
            <w:r>
              <w:rPr>
                <w:b/>
                <w:bCs/>
                <w:color w:val="000000"/>
                <w:sz w:val="18"/>
                <w:szCs w:val="18"/>
              </w:rPr>
              <w:t>Contexto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B2C1E9" w14:textId="77777777" w:rsidR="00C34357" w:rsidRDefault="00000000">
            <w:r>
              <w:rPr>
                <w:color w:val="000000"/>
                <w:sz w:val="18"/>
                <w:szCs w:val="18"/>
              </w:rPr>
              <w:t>BluePlanet BPO orquestaba los flujos de provisión y post-venta mediante procesos BPMN en Camunda. ServiceNow SOM ya participaba en la cadena como gestor de órdenes, pero delegaba la orquestación de red a BPO. Con la eliminación de BluePlanet, surge la pregunta de dónde reside la lógica de orquestación: ¿en ServiceNow, en Komands, o distribuida entre ambos?</w:t>
            </w:r>
          </w:p>
        </w:tc>
      </w:tr>
      <w:tr w:rsidR="00C34357" w14:paraId="03BFB39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8DAD8D" w14:textId="77777777" w:rsidR="00C34357" w:rsidRDefault="00000000">
            <w:r>
              <w:rPr>
                <w:b/>
                <w:bCs/>
                <w:color w:val="000000"/>
                <w:sz w:val="18"/>
                <w:szCs w:val="18"/>
              </w:rPr>
              <w:t>Decisión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47B38B" w14:textId="77777777" w:rsidR="00C34357" w:rsidRDefault="00000000">
            <w:commentRangeStart w:id="291"/>
            <w:r>
              <w:rPr>
                <w:color w:val="000000"/>
                <w:sz w:val="18"/>
                <w:szCs w:val="18"/>
              </w:rPr>
              <w:t>ServiceNow SOM (FlowDesigner) asume toda la lógica de orquestación de los flujos de provisión y post-venta. Komands se limita a recibir instrucciones de operación de red, ejecutarlas en las OLTs, y devolver el resultado mediante callback. Komands no implementa lógica de negocio, no gestiona estados de órdenes, y no decide qué operación ejecutar. La integración entre ServiceNow y Komands opera por servicio (uno a uno), no por OOSS. Cada operación es tratada como una transacción independiente. En caso de error, el rollback es gestionado por Komands a nivel de servicio individual, garantizando que un fallo en una operación no afecte las demás transacciones en curso. Los 13 flujos FlowDesigner afectados se modifican para redirigir las operaciones de red hacia Komands a través de Axway.</w:t>
            </w:r>
            <w:commentRangeEnd w:id="291"/>
            <w:r>
              <w:rPr>
                <w:rStyle w:val="Refdecomentario"/>
                <w:sz w:val="22"/>
                <w:szCs w:val="22"/>
              </w:rPr>
              <w:commentReference w:id="291"/>
            </w:r>
          </w:p>
        </w:tc>
      </w:tr>
      <w:tr w:rsidR="00C34357" w14:paraId="609DC1C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5A58E3" w14:textId="77777777" w:rsidR="00C34357" w:rsidRDefault="00000000">
            <w:r>
              <w:rPr>
                <w:b/>
                <w:bCs/>
                <w:color w:val="000000"/>
                <w:sz w:val="18"/>
                <w:szCs w:val="18"/>
              </w:rPr>
              <w:t>Alternativa 1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10E7E9" w14:textId="77777777" w:rsidR="00C34357" w:rsidRDefault="00000000">
            <w:r>
              <w:rPr>
                <w:color w:val="000000"/>
                <w:sz w:val="18"/>
                <w:szCs w:val="18"/>
              </w:rPr>
              <w:t>Orquestación híbrida SN + Komands: Komands orquesta flujos de red, SN orquesta flujos de negocio. Descartada por duplicación de lógica de estados, complejidad de sincronización entre dos orquestadores, y riesgo de inconsistencias.</w:t>
            </w:r>
          </w:p>
        </w:tc>
      </w:tr>
      <w:tr w:rsidR="00C34357" w14:paraId="0501280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78BCF8" w14:textId="77777777" w:rsidR="00C34357" w:rsidRDefault="00000000">
            <w:r>
              <w:rPr>
                <w:b/>
                <w:bCs/>
                <w:color w:val="000000"/>
                <w:sz w:val="18"/>
                <w:szCs w:val="18"/>
              </w:rPr>
              <w:t>Consecuencias positivas</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F63FF9" w14:textId="77777777" w:rsidR="00C34357" w:rsidRDefault="00000000">
            <w:r>
              <w:rPr>
                <w:color w:val="000000"/>
                <w:sz w:val="18"/>
                <w:szCs w:val="18"/>
              </w:rPr>
              <w:t>Separación clara de responsabilidades. ServiceNow es fuente única de verdad de las órdenes. Komands es simple y desacoplado. ON·NET puede modificar flujos de negocio sin depender de MOS-iT. Menor riesgo de inconsistencias.</w:t>
            </w:r>
          </w:p>
        </w:tc>
      </w:tr>
      <w:tr w:rsidR="00C34357" w14:paraId="60A5B678"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6A201D" w14:textId="77777777" w:rsidR="00C34357" w:rsidRDefault="00000000">
            <w:r>
              <w:rPr>
                <w:b/>
                <w:bCs/>
                <w:color w:val="000000"/>
                <w:sz w:val="18"/>
                <w:szCs w:val="18"/>
              </w:rPr>
              <w:t>Consecuencias negativas</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A5EC483" w14:textId="77777777" w:rsidR="00C34357" w:rsidRDefault="00000000">
            <w:commentRangeStart w:id="292"/>
            <w:r>
              <w:rPr>
                <w:color w:val="000000"/>
                <w:sz w:val="18"/>
                <w:szCs w:val="18"/>
              </w:rPr>
              <w:t>13 flujos FlowDesigner de ServiceNow deben ser modificados (esfuerzo significativo en SN). ServiceNow es punto único de falla para la orquestación (mitigado por SLA 99.9% de SN SaaS). Cualquier nueva operación requiere cambios en SN + Komands. En cualquier escenario de migración, los flujos de ServiceNow deben ser modificados dado que cambia el interlocutor, pasando de BluePlanet a Komands. ServiceNow mantiene la lógica funcional de orquestación y las reglas de negocio, mientras que Komands asume la lógica técnica de integración con las OLTs.</w:t>
            </w:r>
            <w:commentRangeEnd w:id="292"/>
            <w:r>
              <w:rPr>
                <w:rStyle w:val="Refdecomentario"/>
                <w:sz w:val="22"/>
                <w:szCs w:val="22"/>
              </w:rPr>
              <w:commentReference w:id="292"/>
            </w:r>
          </w:p>
        </w:tc>
      </w:tr>
      <w:tr w:rsidR="00C34357" w14:paraId="20270BD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56147A" w14:textId="77777777" w:rsidR="00C34357" w:rsidRDefault="00000000">
            <w:r>
              <w:rPr>
                <w:b/>
                <w:bCs/>
                <w:color w:val="000000"/>
                <w:sz w:val="18"/>
                <w:szCs w:val="18"/>
              </w:rPr>
              <w:t>Validado por</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5C61F7" w14:textId="77777777" w:rsidR="00C34357" w:rsidRDefault="00000000">
            <w:r>
              <w:rPr>
                <w:color w:val="000000"/>
                <w:sz w:val="18"/>
                <w:szCs w:val="18"/>
              </w:rPr>
              <w:t>Arquitectura ON·NET, aprobado por Gerencia de Sistemas</w:t>
            </w:r>
          </w:p>
        </w:tc>
      </w:tr>
    </w:tbl>
    <w:p w14:paraId="14FCDE31" w14:textId="77777777" w:rsidR="00C34357" w:rsidRDefault="00000000">
      <w:r>
        <w:br w:type="page"/>
      </w:r>
    </w:p>
    <w:p w14:paraId="43E4B70C" w14:textId="77777777" w:rsidR="00C34357" w:rsidRPr="005D78BF" w:rsidRDefault="00000000">
      <w:pPr>
        <w:pStyle w:val="Ttulo2"/>
        <w:rPr>
          <w:lang w:val="en-US"/>
        </w:rPr>
      </w:pPr>
      <w:bookmarkStart w:id="293" w:name="_Toc226042058"/>
      <w:r>
        <w:rPr>
          <w:lang w:val="en-US"/>
        </w:rPr>
        <w:lastRenderedPageBreak/>
        <w:t>20.2 ADR-002: API Management dual WSO2 + Axway</w:t>
      </w:r>
      <w:bookmarkEnd w:id="293"/>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439D499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4F1882"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6C0233" w14:textId="77777777" w:rsidR="00C34357" w:rsidRDefault="00000000">
            <w:r>
              <w:rPr>
                <w:color w:val="000000"/>
                <w:sz w:val="18"/>
                <w:szCs w:val="18"/>
              </w:rPr>
              <w:t>ADR-002</w:t>
            </w:r>
          </w:p>
        </w:tc>
      </w:tr>
      <w:tr w:rsidR="00C34357" w14:paraId="5052D412"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41D6214" w14:textId="77777777" w:rsidR="00C34357" w:rsidRDefault="00000000">
            <w:r>
              <w:rPr>
                <w:b/>
                <w:bCs/>
                <w:color w:val="000000"/>
                <w:sz w:val="18"/>
                <w:szCs w:val="18"/>
              </w:rPr>
              <w:t>Título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485787" w14:textId="77777777" w:rsidR="00C34357" w:rsidRDefault="00000000">
            <w:r>
              <w:rPr>
                <w:color w:val="000000"/>
                <w:sz w:val="18"/>
                <w:szCs w:val="18"/>
              </w:rPr>
              <w:t>Modelo dual de API Management: WSO2 para canal VNOs + Axway para canal SN ↔ Komands</w:t>
            </w:r>
          </w:p>
        </w:tc>
      </w:tr>
      <w:tr w:rsidR="00C34357" w14:paraId="260160B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9EA476" w14:textId="77777777" w:rsidR="00C34357" w:rsidRDefault="00000000">
            <w:r>
              <w:rPr>
                <w:b/>
                <w:bCs/>
                <w:color w:val="000000"/>
                <w:sz w:val="18"/>
                <w:szCs w:val="18"/>
              </w:rPr>
              <w:t>Estado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180841" w14:textId="77777777" w:rsidR="00C34357" w:rsidRDefault="00000000">
            <w:r>
              <w:rPr>
                <w:color w:val="000000"/>
                <w:sz w:val="18"/>
                <w:szCs w:val="18"/>
              </w:rPr>
              <w:t>Aprobada — Validada por Arquitectura ON·NET + Axway ON·NET</w:t>
            </w:r>
          </w:p>
        </w:tc>
      </w:tr>
      <w:tr w:rsidR="00C34357" w14:paraId="742AE5B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E8CBD7" w14:textId="77777777" w:rsidR="00C34357" w:rsidRDefault="00000000">
            <w:r>
              <w:rPr>
                <w:b/>
                <w:bCs/>
                <w:color w:val="000000"/>
                <w:sz w:val="18"/>
                <w:szCs w:val="18"/>
              </w:rPr>
              <w:t>Fecha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E0ABC9" w14:textId="77777777" w:rsidR="00C34357" w:rsidRDefault="00000000">
            <w:r>
              <w:rPr>
                <w:color w:val="000000"/>
                <w:sz w:val="18"/>
                <w:szCs w:val="18"/>
              </w:rPr>
              <w:t>Marzo 2026 (Sprint 0)</w:t>
            </w:r>
          </w:p>
        </w:tc>
      </w:tr>
      <w:tr w:rsidR="00C34357" w14:paraId="2191DB1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BC1B1D" w14:textId="77777777" w:rsidR="00C34357" w:rsidRDefault="00000000">
            <w:r>
              <w:rPr>
                <w:b/>
                <w:bCs/>
                <w:color w:val="000000"/>
                <w:sz w:val="18"/>
                <w:szCs w:val="18"/>
              </w:rPr>
              <w:t>Contexto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68FBD4" w14:textId="77777777" w:rsidR="00C34357" w:rsidRDefault="00000000">
            <w:r>
              <w:rPr>
                <w:color w:val="000000"/>
                <w:sz w:val="18"/>
                <w:szCs w:val="18"/>
              </w:rPr>
              <w:t>WSO2 APIM gestiona actualmente todas las APIs del ecosistema Génesis (VNOs, OSP, MAM, SN↔BP). ON·NET está realizando una migración corporativa progresiva hacia Axway como plataforma de API Management. Las nuevas APIs de Komands necesitan un gateway, y surge la decisión de si publicarlas en WSO2 (existente) o en Axway (nueva plataforma corporativa).</w:t>
            </w:r>
          </w:p>
        </w:tc>
      </w:tr>
      <w:tr w:rsidR="00C34357" w14:paraId="1E1DCCE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38FE556" w14:textId="77777777" w:rsidR="00C34357" w:rsidRDefault="00000000">
            <w:r>
              <w:rPr>
                <w:b/>
                <w:bCs/>
                <w:color w:val="000000"/>
                <w:sz w:val="18"/>
                <w:szCs w:val="18"/>
              </w:rPr>
              <w:t>Decisión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5E1378" w14:textId="77777777" w:rsidR="00C34357" w:rsidRDefault="00000000">
            <w:r>
              <w:rPr>
                <w:color w:val="000000"/>
                <w:sz w:val="18"/>
                <w:szCs w:val="18"/>
              </w:rPr>
              <w:t>Se mantiene WSO2 sin modificaciones para el canal de VNOs y sistemas internos (OSP, MAM). Se establece Axway como gateway exclusivo para la comunicación entre ServiceNow y Komands. Las APIs de Komands se publican únicamente en Axway. Los callbacks de Komands también fluyen a través de Axway.</w:t>
            </w:r>
          </w:p>
        </w:tc>
      </w:tr>
      <w:tr w:rsidR="00C34357" w14:paraId="6F50F86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4B239E" w14:textId="77777777" w:rsidR="00C34357" w:rsidRDefault="00000000">
            <w:r>
              <w:rPr>
                <w:b/>
                <w:bCs/>
                <w:color w:val="000000"/>
                <w:sz w:val="18"/>
                <w:szCs w:val="18"/>
              </w:rPr>
              <w:t>Alternativa 1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A252D7" w14:textId="77777777" w:rsidR="00C34357" w:rsidRDefault="00000000">
            <w:r>
              <w:rPr>
                <w:color w:val="000000"/>
                <w:sz w:val="18"/>
                <w:szCs w:val="18"/>
              </w:rPr>
              <w:t>Migrar todo a Axway: Publicar las APIs de VNOs en Axway y eliminar WSO2. Descartada por alto riesgo de impactar a las 4 VNOs que consumen APIs de WSO2 actualmente, complejidad de migración fuera del alcance del proyecto, y timeline insuficiente.</w:t>
            </w:r>
          </w:p>
        </w:tc>
      </w:tr>
      <w:tr w:rsidR="00C34357" w14:paraId="229CEE2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056F385" w14:textId="77777777" w:rsidR="00C34357" w:rsidRDefault="00000000">
            <w:r>
              <w:rPr>
                <w:b/>
                <w:bCs/>
                <w:color w:val="000000"/>
                <w:sz w:val="18"/>
                <w:szCs w:val="18"/>
              </w:rPr>
              <w:t>Alternativa 2 descartada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C8F647" w14:textId="77777777" w:rsidR="00C34357" w:rsidRDefault="00000000">
            <w:r>
              <w:rPr>
                <w:color w:val="000000"/>
                <w:sz w:val="18"/>
                <w:szCs w:val="18"/>
              </w:rPr>
              <w:t>Publicar APIs de Komands en WSO2: Agregar las nuevas APIs a WSO2 existente. Descartada porque contradice la directriz corporativa de ON·NET de migrar a Axway, y porque generaría dependencia de WSO2 para nuevos desarrollos.</w:t>
            </w:r>
          </w:p>
        </w:tc>
      </w:tr>
      <w:tr w:rsidR="00C34357" w14:paraId="38884BC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68A7BA" w14:textId="77777777" w:rsidR="00C34357" w:rsidRDefault="00000000">
            <w:r>
              <w:rPr>
                <w:b/>
                <w:bCs/>
                <w:color w:val="000000"/>
                <w:sz w:val="18"/>
                <w:szCs w:val="18"/>
              </w:rPr>
              <w:t>Alternativa 3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F783CE" w14:textId="77777777" w:rsidR="00C34357" w:rsidRDefault="00000000">
            <w:r>
              <w:rPr>
                <w:color w:val="000000"/>
                <w:sz w:val="18"/>
                <w:szCs w:val="18"/>
              </w:rPr>
              <w:t>Conexión directa SN → Komands sin gateway: ServiceNow se comunica directamente con Komands sin APIM. Descartada por falta de centralización de autenticación, rate limiting, logging y auditoría.</w:t>
            </w:r>
          </w:p>
        </w:tc>
      </w:tr>
      <w:tr w:rsidR="00C34357" w14:paraId="0B2CA770"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CFF83E" w14:textId="77777777" w:rsidR="00C34357" w:rsidRDefault="00000000">
            <w:r>
              <w:rPr>
                <w:b/>
                <w:bCs/>
                <w:color w:val="000000"/>
                <w:sz w:val="18"/>
                <w:szCs w:val="18"/>
              </w:rPr>
              <w:t>Consecuencias positivas</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735264" w14:textId="77777777" w:rsidR="00C34357" w:rsidRDefault="00000000">
            <w:r>
              <w:rPr>
                <w:color w:val="000000"/>
                <w:sz w:val="18"/>
                <w:szCs w:val="18"/>
              </w:rPr>
              <w:t>VNOs no perciben cambios (WSO2 intacto). Nuevas APIs nacen en la plataforma corporativa (Axway). Separación clara de canales. Axway gestiona OAuth 2.0/JWT, rate limiting y logging.</w:t>
            </w:r>
          </w:p>
        </w:tc>
      </w:tr>
      <w:tr w:rsidR="00C34357" w14:paraId="3289581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2036BF" w14:textId="77777777" w:rsidR="00C34357" w:rsidRDefault="00000000">
            <w:r>
              <w:rPr>
                <w:b/>
                <w:bCs/>
                <w:color w:val="000000"/>
                <w:sz w:val="18"/>
                <w:szCs w:val="18"/>
              </w:rPr>
              <w:t>Consecuencias negativas</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E12D08" w14:textId="77777777" w:rsidR="00C34357" w:rsidRDefault="00000000">
            <w:r>
              <w:rPr>
                <w:color w:val="000000"/>
                <w:sz w:val="18"/>
                <w:szCs w:val="18"/>
              </w:rPr>
              <w:t>Dos plataformas APIM en paralelo (complejidad operacional). Dependencia de la disponibilidad de Axway en QA (semana 10) y PROD (semana 26). Costo de licenciamiento Axway adicional. Equipo ON·NET debe gestionar ambas plataformas.</w:t>
            </w:r>
          </w:p>
        </w:tc>
      </w:tr>
      <w:tr w:rsidR="00C34357" w:rsidRPr="00CB3C92" w14:paraId="22856B6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05F998" w14:textId="77777777" w:rsidR="00C34357" w:rsidRDefault="00000000">
            <w:r>
              <w:rPr>
                <w:b/>
                <w:bCs/>
                <w:color w:val="000000"/>
                <w:sz w:val="18"/>
                <w:szCs w:val="18"/>
              </w:rPr>
              <w:t>Validado por</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452ABD" w14:textId="77777777" w:rsidR="00C34357" w:rsidRPr="005D78BF" w:rsidRDefault="00000000">
            <w:pPr>
              <w:rPr>
                <w:lang w:val="en-US"/>
              </w:rPr>
            </w:pPr>
            <w:r>
              <w:rPr>
                <w:color w:val="000000"/>
                <w:sz w:val="18"/>
                <w:szCs w:val="18"/>
                <w:lang w:val="en-US"/>
              </w:rPr>
              <w:t>Arquitectura ON·NET, Axway ON·NET</w:t>
            </w:r>
          </w:p>
        </w:tc>
      </w:tr>
    </w:tbl>
    <w:p w14:paraId="73771B79" w14:textId="77777777" w:rsidR="00C34357" w:rsidRPr="005D78BF" w:rsidRDefault="00000000">
      <w:pPr>
        <w:rPr>
          <w:lang w:val="en-US"/>
        </w:rPr>
      </w:pPr>
      <w:r>
        <w:rPr>
          <w:lang w:val="en-US"/>
        </w:rPr>
        <w:br w:type="page"/>
      </w:r>
    </w:p>
    <w:p w14:paraId="3B65D9DB" w14:textId="77777777" w:rsidR="00C34357" w:rsidRDefault="00000000">
      <w:pPr>
        <w:pStyle w:val="Ttulo2"/>
      </w:pPr>
      <w:bookmarkStart w:id="294" w:name="_Toc226042059"/>
      <w:r>
        <w:lastRenderedPageBreak/>
        <w:t>20.3 ADR-003: Komands como ejecutor directo CLI/SSH</w:t>
      </w:r>
      <w:bookmarkEnd w:id="294"/>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52A88A5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638BC9"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F68711" w14:textId="77777777" w:rsidR="00C34357" w:rsidRDefault="00000000">
            <w:r>
              <w:rPr>
                <w:color w:val="000000"/>
                <w:sz w:val="18"/>
                <w:szCs w:val="18"/>
              </w:rPr>
              <w:t>ADR-003</w:t>
            </w:r>
          </w:p>
        </w:tc>
      </w:tr>
      <w:tr w:rsidR="00C34357" w14:paraId="2B16DF1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D00C7D" w14:textId="77777777" w:rsidR="00C34357" w:rsidRDefault="00000000">
            <w:r>
              <w:rPr>
                <w:b/>
                <w:bCs/>
                <w:color w:val="000000"/>
                <w:sz w:val="18"/>
                <w:szCs w:val="18"/>
              </w:rPr>
              <w:t>Título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7BEBEF" w14:textId="77777777" w:rsidR="00C34357" w:rsidRDefault="00000000">
            <w:r>
              <w:rPr>
                <w:color w:val="000000"/>
                <w:sz w:val="18"/>
                <w:szCs w:val="18"/>
              </w:rPr>
              <w:t>Komands se conecta directamente a cada OLT vía SSH sin NMS/EMS intermediarios</w:t>
            </w:r>
          </w:p>
        </w:tc>
      </w:tr>
      <w:tr w:rsidR="00C34357" w14:paraId="4AF948C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79D9E3" w14:textId="77777777" w:rsidR="00C34357" w:rsidRDefault="00000000">
            <w:r>
              <w:rPr>
                <w:b/>
                <w:bCs/>
                <w:color w:val="000000"/>
                <w:sz w:val="18"/>
                <w:szCs w:val="18"/>
              </w:rPr>
              <w:t>Estado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A8B375" w14:textId="77777777" w:rsidR="00C34357" w:rsidRDefault="00000000">
            <w:r>
              <w:rPr>
                <w:color w:val="000000"/>
                <w:sz w:val="18"/>
                <w:szCs w:val="18"/>
              </w:rPr>
              <w:t>Aprobada — Validada por Arquitectura ON·NET</w:t>
            </w:r>
          </w:p>
        </w:tc>
      </w:tr>
      <w:tr w:rsidR="00C34357" w14:paraId="0034C21F"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68BEE5" w14:textId="77777777" w:rsidR="00C34357" w:rsidRDefault="00000000">
            <w:r>
              <w:rPr>
                <w:b/>
                <w:bCs/>
                <w:color w:val="000000"/>
                <w:sz w:val="18"/>
                <w:szCs w:val="18"/>
              </w:rPr>
              <w:t>Fecha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704C87" w14:textId="77777777" w:rsidR="00C34357" w:rsidRDefault="00000000">
            <w:r>
              <w:rPr>
                <w:color w:val="000000"/>
                <w:sz w:val="18"/>
                <w:szCs w:val="18"/>
              </w:rPr>
              <w:t>Marzo 2026 (Sprint 0)</w:t>
            </w:r>
          </w:p>
        </w:tc>
      </w:tr>
      <w:tr w:rsidR="00C34357" w14:paraId="5A3B5D06"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07C208" w14:textId="77777777" w:rsidR="00C34357" w:rsidRDefault="00000000">
            <w:r>
              <w:rPr>
                <w:b/>
                <w:bCs/>
                <w:color w:val="000000"/>
                <w:sz w:val="18"/>
                <w:szCs w:val="18"/>
              </w:rPr>
              <w:t>Contexto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AB6B2C" w14:textId="77777777" w:rsidR="00C34357" w:rsidRDefault="00000000">
            <w:r>
              <w:rPr>
                <w:color w:val="000000"/>
                <w:sz w:val="18"/>
                <w:szCs w:val="18"/>
              </w:rPr>
              <w:t>BluePlanet RA utilizaba adaptadores propietarios para ejecutar comandos en las OLTs. Con su eliminación, Komands debe conectarse a las OLTs de alguna forma. Las opciones son: conexión directa SSH/CLI, uso de un NMS/EMS intermediario (Huawei iMaster NCE, Nokia SAM), o uso de protocolos modernos como NETCONF/RESTCONF.</w:t>
            </w:r>
          </w:p>
        </w:tc>
      </w:tr>
      <w:tr w:rsidR="00C34357" w14:paraId="53C5CA9A"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6C983B" w14:textId="77777777" w:rsidR="00C34357" w:rsidRDefault="00000000">
            <w:r>
              <w:rPr>
                <w:b/>
                <w:bCs/>
                <w:color w:val="000000"/>
                <w:sz w:val="18"/>
                <w:szCs w:val="18"/>
              </w:rPr>
              <w:t>Decisión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18DC3D" w14:textId="77777777" w:rsidR="00C34357" w:rsidRDefault="00000000">
            <w:r>
              <w:rPr>
                <w:color w:val="000000"/>
                <w:sz w:val="18"/>
                <w:szCs w:val="18"/>
              </w:rPr>
              <w:t>Komands se conecta directamente a cada OLT vía SSH (puerto 22) utilizando la librería Netmiko de Python. Los Nokia Adapter y Huawei Adapter establecen sesiones SSH, ejecutan comandos CLI secuencialmente, y validan las respuestas. No se utiliza NMS/EMS intermediario ni NETCONF.</w:t>
            </w:r>
          </w:p>
        </w:tc>
      </w:tr>
      <w:tr w:rsidR="00C34357" w14:paraId="0FF388A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FA69DB" w14:textId="77777777" w:rsidR="00C34357" w:rsidRDefault="00000000">
            <w:r>
              <w:rPr>
                <w:b/>
                <w:bCs/>
                <w:color w:val="000000"/>
                <w:sz w:val="18"/>
                <w:szCs w:val="18"/>
              </w:rPr>
              <w:t>Alternativa 1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BBF6AF" w14:textId="77777777" w:rsidR="00C34357" w:rsidRDefault="00000000">
            <w:r>
              <w:rPr>
                <w:color w:val="000000"/>
                <w:sz w:val="18"/>
                <w:szCs w:val="18"/>
              </w:rPr>
              <w:t>Huawei iMaster NCE o Nokia SAM como intermediario: Ejecutar comandos a través del NMS/EMS del vendor. Descartada por: complejidad adicional (otra plataforma que gestionar), latencia adicional (doble salto), costo de licenciamiento significativo, y dependencia de vendor para soporte.</w:t>
            </w:r>
          </w:p>
        </w:tc>
      </w:tr>
      <w:tr w:rsidR="00C34357" w14:paraId="47506187"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CDD918" w14:textId="77777777" w:rsidR="00C34357" w:rsidRDefault="00000000">
            <w:r>
              <w:rPr>
                <w:b/>
                <w:bCs/>
                <w:color w:val="000000"/>
                <w:sz w:val="18"/>
                <w:szCs w:val="18"/>
              </w:rPr>
              <w:t>Alternativa 2 descartada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0E1535" w14:textId="77777777" w:rsidR="00C34357" w:rsidRDefault="00000000">
            <w:r>
              <w:rPr>
                <w:color w:val="000000"/>
                <w:sz w:val="18"/>
                <w:szCs w:val="18"/>
              </w:rPr>
              <w:t>NETCONF/RESTCONF: Protocolos modernos de gestión de red. Descartada porque no todas las OLTs del parque de ON·NET soportan NETCONF (especialmente modelos Nokia ISAM 7302 FD más antiguos), lo que generaría una implementación híbrida CLI+NETCONF.</w:t>
            </w:r>
          </w:p>
        </w:tc>
      </w:tr>
      <w:tr w:rsidR="00C34357" w14:paraId="75F1EB7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BA589F" w14:textId="77777777" w:rsidR="00C34357" w:rsidRDefault="00000000">
            <w:r>
              <w:rPr>
                <w:b/>
                <w:bCs/>
                <w:color w:val="000000"/>
                <w:sz w:val="18"/>
                <w:szCs w:val="18"/>
              </w:rPr>
              <w:t>Alternativa 3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E6D123" w14:textId="77777777" w:rsidR="00C34357" w:rsidRDefault="00000000">
            <w:r>
              <w:rPr>
                <w:color w:val="000000"/>
                <w:sz w:val="18"/>
                <w:szCs w:val="18"/>
              </w:rPr>
              <w:t>SNMP SET para configuración: Usar SNMP para enviar configuraciones. Descartada porque SNMP no soporta la granularidad de configuración requerida para provisión GPON (bridge-ports, service-ports, VLANs stacked).</w:t>
            </w:r>
          </w:p>
        </w:tc>
      </w:tr>
      <w:tr w:rsidR="00C34357" w14:paraId="7891008D"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E39743" w14:textId="77777777" w:rsidR="00C34357" w:rsidRDefault="00000000">
            <w:r>
              <w:rPr>
                <w:b/>
                <w:bCs/>
                <w:color w:val="000000"/>
                <w:sz w:val="18"/>
                <w:szCs w:val="18"/>
              </w:rPr>
              <w:t>Consecuencias positivas</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2ECD91" w14:textId="77777777" w:rsidR="00C34357" w:rsidRDefault="00000000">
            <w:r>
              <w:rPr>
                <w:color w:val="000000"/>
                <w:sz w:val="18"/>
                <w:szCs w:val="18"/>
              </w:rPr>
              <w:t>Máxima simplicidad: SSH es universal (todas las OLTs lo soportan). Sin dependencia de vendor para NMS. Sin costo de licenciamiento adicional. Netmiko abstrae las diferencias de prompt entre Nokia y Huawei. La plataforma ADC ya opera con este modelo en producción desde 2024.</w:t>
            </w:r>
          </w:p>
        </w:tc>
      </w:tr>
      <w:tr w:rsidR="00C34357" w14:paraId="1CCE4C0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CF08FF" w14:textId="77777777" w:rsidR="00C34357" w:rsidRDefault="00000000">
            <w:r>
              <w:rPr>
                <w:b/>
                <w:bCs/>
                <w:color w:val="000000"/>
                <w:sz w:val="18"/>
                <w:szCs w:val="18"/>
              </w:rPr>
              <w:t>Consecuencias negativas</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990E81" w14:textId="77777777" w:rsidR="00C34357" w:rsidRDefault="00000000">
            <w:r>
              <w:rPr>
                <w:color w:val="000000"/>
                <w:sz w:val="18"/>
                <w:szCs w:val="18"/>
              </w:rPr>
              <w:t>Las sesiones SSH son secuenciales (no paralelas en la misma OLT). El throughput está limitado por la duración de las sesiones SSH. No hay transaccionalidad nativa (rollback manual por paso). El INDEX dinámico de Huawei (R10) requiere lógica adicional de resolución. Las credenciales SSH deben gestionarse de forma segura (AES-256).</w:t>
            </w:r>
          </w:p>
        </w:tc>
      </w:tr>
      <w:tr w:rsidR="00C34357" w14:paraId="5F73E6FC"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483264" w14:textId="77777777" w:rsidR="00C34357" w:rsidRDefault="00000000">
            <w:r>
              <w:rPr>
                <w:b/>
                <w:bCs/>
                <w:color w:val="000000"/>
                <w:sz w:val="18"/>
                <w:szCs w:val="18"/>
              </w:rPr>
              <w:t>Validado por</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C1EB7D" w14:textId="77777777" w:rsidR="00C34357" w:rsidRDefault="00000000">
            <w:r>
              <w:rPr>
                <w:color w:val="000000"/>
                <w:sz w:val="18"/>
                <w:szCs w:val="18"/>
              </w:rPr>
              <w:t>Arquitectura ON·NET. Confirmado por operación exitosa de ADC en producción desde 2024.</w:t>
            </w:r>
          </w:p>
        </w:tc>
      </w:tr>
    </w:tbl>
    <w:p w14:paraId="7C7143CF" w14:textId="77777777" w:rsidR="00C34357" w:rsidRDefault="00000000">
      <w:r>
        <w:br w:type="page"/>
      </w:r>
    </w:p>
    <w:p w14:paraId="20435C7B" w14:textId="77777777" w:rsidR="00C34357" w:rsidRDefault="00000000">
      <w:pPr>
        <w:pStyle w:val="Ttulo2"/>
      </w:pPr>
      <w:bookmarkStart w:id="295" w:name="_Toc226042060"/>
      <w:r>
        <w:lastRenderedPageBreak/>
        <w:t>20.4 ADR-004: BluePlanet UAA se mantiene en Kubernetes</w:t>
      </w:r>
      <w:bookmarkEnd w:id="295"/>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17DFD1D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3F8CF6"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0F8EA3" w14:textId="77777777" w:rsidR="00C34357" w:rsidRDefault="00000000">
            <w:r>
              <w:rPr>
                <w:color w:val="000000"/>
                <w:sz w:val="18"/>
                <w:szCs w:val="18"/>
              </w:rPr>
              <w:t>ADR-004</w:t>
            </w:r>
          </w:p>
        </w:tc>
      </w:tr>
      <w:tr w:rsidR="00C34357" w14:paraId="1E127E7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810729" w14:textId="77777777" w:rsidR="00C34357" w:rsidRDefault="00000000">
            <w:r>
              <w:rPr>
                <w:b/>
                <w:bCs/>
                <w:color w:val="000000"/>
                <w:sz w:val="18"/>
                <w:szCs w:val="18"/>
              </w:rPr>
              <w:t>Título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FC6744" w14:textId="77777777" w:rsidR="00C34357" w:rsidRDefault="00000000">
            <w:r>
              <w:rPr>
                <w:color w:val="000000"/>
                <w:sz w:val="18"/>
                <w:szCs w:val="18"/>
              </w:rPr>
              <w:t>BluePlanet UAA permanece operativo en Kubernetes sin modificaciones</w:t>
            </w:r>
          </w:p>
        </w:tc>
      </w:tr>
      <w:tr w:rsidR="00C34357" w14:paraId="1CC41A9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8A4351" w14:textId="77777777" w:rsidR="00C34357" w:rsidRDefault="00000000">
            <w:r>
              <w:rPr>
                <w:b/>
                <w:bCs/>
                <w:color w:val="000000"/>
                <w:sz w:val="18"/>
                <w:szCs w:val="18"/>
              </w:rPr>
              <w:t>Estado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455B15" w14:textId="77777777" w:rsidR="00C34357" w:rsidRDefault="00000000">
            <w:r>
              <w:rPr>
                <w:color w:val="000000"/>
                <w:sz w:val="18"/>
                <w:szCs w:val="18"/>
              </w:rPr>
              <w:t>Aprobada — Validar dependencia BPO→UAA en Sprint 0</w:t>
            </w:r>
          </w:p>
        </w:tc>
      </w:tr>
      <w:tr w:rsidR="00C34357" w14:paraId="348204C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3D8E51" w14:textId="77777777" w:rsidR="00C34357" w:rsidRDefault="00000000">
            <w:r>
              <w:rPr>
                <w:b/>
                <w:bCs/>
                <w:color w:val="000000"/>
                <w:sz w:val="18"/>
                <w:szCs w:val="18"/>
              </w:rPr>
              <w:t>Fecha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898362" w14:textId="77777777" w:rsidR="00C34357" w:rsidRDefault="00000000">
            <w:r>
              <w:rPr>
                <w:color w:val="000000"/>
                <w:sz w:val="18"/>
                <w:szCs w:val="18"/>
              </w:rPr>
              <w:t>Marzo 2026 (Sprint 0)</w:t>
            </w:r>
          </w:p>
        </w:tc>
      </w:tr>
      <w:tr w:rsidR="00C34357" w14:paraId="4E338AF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FEB071" w14:textId="77777777" w:rsidR="00C34357" w:rsidRDefault="00000000">
            <w:r>
              <w:rPr>
                <w:b/>
                <w:bCs/>
                <w:color w:val="000000"/>
                <w:sz w:val="18"/>
                <w:szCs w:val="18"/>
              </w:rPr>
              <w:t>Contexto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C3D0F2" w14:textId="77777777" w:rsidR="00C34357" w:rsidRDefault="00000000">
            <w:r>
              <w:rPr>
                <w:color w:val="000000"/>
                <w:sz w:val="18"/>
                <w:szCs w:val="18"/>
              </w:rPr>
              <w:t>BluePlanet comprende múltiples módulos: BPI (inventario), BPO (orquestación), RA (ejecución SSH) y UAA (alarmas y assurance). El proyecto elimina BPI, BPO y RA. La pregunta es si UAA también se elimina, se modifica, o se mantiene.</w:t>
            </w:r>
          </w:p>
        </w:tc>
      </w:tr>
      <w:tr w:rsidR="00C34357" w14:paraId="04B00A4A"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67D2CB" w14:textId="77777777" w:rsidR="00C34357" w:rsidRDefault="00000000">
            <w:r>
              <w:rPr>
                <w:b/>
                <w:bCs/>
                <w:color w:val="000000"/>
                <w:sz w:val="18"/>
                <w:szCs w:val="18"/>
              </w:rPr>
              <w:t>Decisión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0E8924" w14:textId="77777777" w:rsidR="00C34357" w:rsidRDefault="00000000">
            <w:r>
              <w:rPr>
                <w:color w:val="000000"/>
                <w:sz w:val="18"/>
                <w:szCs w:val="18"/>
              </w:rPr>
              <w:t>UAA se mantiene operativo en Kubernetes sin ninguna modificación. UAA es el módulo de monitoreo de alarmas sobre la red de OLTs, responsable de identificar alarmas, agruparlas por criterios geográficos y de impacto, e integrar con ServiceNow ITSM para la gestión de fallas masivas (Assurance). El proyecto no modifica UAA. Se valida durante Sprint 0 si existe dependencia de datos entre BPO (que se elimina) y UAA.</w:t>
            </w:r>
          </w:p>
        </w:tc>
      </w:tr>
      <w:tr w:rsidR="00C34357" w14:paraId="47B4889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87750C" w14:textId="77777777" w:rsidR="00C34357" w:rsidRDefault="00000000">
            <w:r>
              <w:rPr>
                <w:b/>
                <w:bCs/>
                <w:color w:val="000000"/>
                <w:sz w:val="18"/>
                <w:szCs w:val="18"/>
              </w:rPr>
              <w:t>Alternativa 1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A24818" w14:textId="77777777" w:rsidR="00C34357" w:rsidRDefault="00000000">
            <w:r>
              <w:rPr>
                <w:color w:val="000000"/>
                <w:sz w:val="18"/>
                <w:szCs w:val="18"/>
              </w:rPr>
              <w:t>Integrar funcionalidad UAA en Komands: Komands asume el monitoreo de alarmas además de la provisión. Descartada porque está fuera del alcance del proyecto, aumenta significativamente la complejidad de Komands, y genera riesgo de afectar la gestión de fallas masivas (función crítica para ON·NET).</w:t>
            </w:r>
          </w:p>
        </w:tc>
      </w:tr>
      <w:tr w:rsidR="00C34357" w14:paraId="55C5C7C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3E850A8" w14:textId="77777777" w:rsidR="00C34357" w:rsidRDefault="00000000">
            <w:r>
              <w:rPr>
                <w:b/>
                <w:bCs/>
                <w:color w:val="000000"/>
                <w:sz w:val="18"/>
                <w:szCs w:val="18"/>
              </w:rPr>
              <w:t>Alternativa 2 descartada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6B3465" w14:textId="77777777" w:rsidR="00C34357" w:rsidRDefault="00000000">
            <w:r>
              <w:rPr>
                <w:color w:val="000000"/>
                <w:sz w:val="18"/>
                <w:szCs w:val="18"/>
              </w:rPr>
              <w:t>Eliminar UAA junto con el resto de BluePlanet: Dejar de monitorear alarmas. Descartada inmediatamente porque las fallas masivas requieren detección automática para proteger la red y a los 2 millones de clientes.</w:t>
            </w:r>
          </w:p>
        </w:tc>
      </w:tr>
      <w:tr w:rsidR="00C34357" w14:paraId="4A2D7B5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8EFDC2" w14:textId="77777777" w:rsidR="00C34357" w:rsidRDefault="00000000">
            <w:r>
              <w:rPr>
                <w:b/>
                <w:bCs/>
                <w:color w:val="000000"/>
                <w:sz w:val="18"/>
                <w:szCs w:val="18"/>
              </w:rPr>
              <w:t>Consecuencias positivas</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A9BFBC" w14:textId="77777777" w:rsidR="00C34357" w:rsidRDefault="00000000">
            <w:r>
              <w:rPr>
                <w:color w:val="000000"/>
                <w:sz w:val="18"/>
                <w:szCs w:val="18"/>
              </w:rPr>
              <w:t>UAA continúa operando sin interrupción. La gestión de fallas masivas no se ve afectada. El alcance del proyecto se mantiene acotado a provisión (BPI/BPO/RA). Menor riesgo de impacto en operación crítica.</w:t>
            </w:r>
          </w:p>
        </w:tc>
      </w:tr>
      <w:tr w:rsidR="00C34357" w14:paraId="307CC28F"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E1B5F6" w14:textId="77777777" w:rsidR="00C34357" w:rsidRDefault="00000000">
            <w:r>
              <w:rPr>
                <w:b/>
                <w:bCs/>
                <w:color w:val="000000"/>
                <w:sz w:val="18"/>
                <w:szCs w:val="18"/>
              </w:rPr>
              <w:t>Consecuencias negativas</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0E73C9" w14:textId="77777777" w:rsidR="00C34357" w:rsidRDefault="00000000">
            <w:r>
              <w:rPr>
                <w:color w:val="000000"/>
                <w:sz w:val="18"/>
                <w:szCs w:val="18"/>
              </w:rPr>
              <w:t>BluePlanet no se elimina completamente (UAA permanece en K8s). Posible dependencia de datos BPO→UAA que debe validarse en Sprint 0. Si existe dependencia, requiere un mecanismo alternativo de alimentación de datos a UAA (incremento de alcance menor). Costo de mantener UAA operativo en K8s.</w:t>
            </w:r>
          </w:p>
        </w:tc>
      </w:tr>
      <w:tr w:rsidR="00C34357" w14:paraId="2790223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40A7F0" w14:textId="77777777" w:rsidR="00C34357" w:rsidRDefault="00000000">
            <w:r>
              <w:rPr>
                <w:b/>
                <w:bCs/>
                <w:color w:val="000000"/>
                <w:sz w:val="18"/>
                <w:szCs w:val="18"/>
              </w:rPr>
              <w:t>Validado por</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7780AB" w14:textId="77777777" w:rsidR="00C34357" w:rsidRDefault="00000000">
            <w:r>
              <w:rPr>
                <w:color w:val="000000"/>
                <w:sz w:val="18"/>
                <w:szCs w:val="18"/>
              </w:rPr>
              <w:t>Arquitectura ON·NET. Pendiente: validación de dependencia BPO→UAA en Sprint 0.</w:t>
            </w:r>
          </w:p>
        </w:tc>
      </w:tr>
    </w:tbl>
    <w:p w14:paraId="5F7CBE97" w14:textId="77777777" w:rsidR="00C34357" w:rsidRDefault="00000000">
      <w:r>
        <w:br w:type="page"/>
      </w:r>
    </w:p>
    <w:p w14:paraId="4FA88C4F" w14:textId="77777777" w:rsidR="00C34357" w:rsidRDefault="00000000">
      <w:pPr>
        <w:pStyle w:val="Ttulo2"/>
      </w:pPr>
      <w:bookmarkStart w:id="296" w:name="_Toc226042061"/>
      <w:r>
        <w:lastRenderedPageBreak/>
        <w:t>20.5 ADR-005: CMDB como fuente autoritativa de inventario OLTs</w:t>
      </w:r>
      <w:bookmarkEnd w:id="296"/>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72ED5E8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1B8A4B"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951FB0" w14:textId="77777777" w:rsidR="00C34357" w:rsidRDefault="00000000">
            <w:r>
              <w:rPr>
                <w:color w:val="000000"/>
                <w:sz w:val="18"/>
                <w:szCs w:val="18"/>
              </w:rPr>
              <w:t>ADR-005</w:t>
            </w:r>
          </w:p>
        </w:tc>
      </w:tr>
      <w:tr w:rsidR="00C34357" w14:paraId="15E85150"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4F6437" w14:textId="77777777" w:rsidR="00C34357" w:rsidRDefault="00000000">
            <w:r>
              <w:rPr>
                <w:b/>
                <w:bCs/>
                <w:color w:val="000000"/>
                <w:sz w:val="18"/>
                <w:szCs w:val="18"/>
              </w:rPr>
              <w:t>Título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C45471" w14:textId="77777777" w:rsidR="00C34357" w:rsidRDefault="00000000">
            <w:r>
              <w:rPr>
                <w:color w:val="000000"/>
                <w:sz w:val="18"/>
                <w:szCs w:val="18"/>
              </w:rPr>
              <w:t>CMDB de ServiceNow reemplaza a BPI/Neo4j como fuente autoritativa del inventario de OLTs</w:t>
            </w:r>
          </w:p>
        </w:tc>
      </w:tr>
      <w:tr w:rsidR="00C34357" w14:paraId="124B580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8430E0" w14:textId="77777777" w:rsidR="00C34357" w:rsidRDefault="00000000">
            <w:r>
              <w:rPr>
                <w:b/>
                <w:bCs/>
                <w:color w:val="000000"/>
                <w:sz w:val="18"/>
                <w:szCs w:val="18"/>
              </w:rPr>
              <w:t>Estado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53A770" w14:textId="77777777" w:rsidR="00C34357" w:rsidRDefault="00000000">
            <w:r>
              <w:rPr>
                <w:color w:val="000000"/>
                <w:sz w:val="18"/>
                <w:szCs w:val="18"/>
              </w:rPr>
              <w:t>Aprobada — Validada por Arquitectura ON·NET</w:t>
            </w:r>
          </w:p>
        </w:tc>
      </w:tr>
      <w:tr w:rsidR="00C34357" w14:paraId="0E3813B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7C739B" w14:textId="77777777" w:rsidR="00C34357" w:rsidRDefault="00000000">
            <w:r>
              <w:rPr>
                <w:b/>
                <w:bCs/>
                <w:color w:val="000000"/>
                <w:sz w:val="18"/>
                <w:szCs w:val="18"/>
              </w:rPr>
              <w:t>Fecha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6BFF91" w14:textId="77777777" w:rsidR="00C34357" w:rsidRDefault="00000000">
            <w:r>
              <w:rPr>
                <w:color w:val="000000"/>
                <w:sz w:val="18"/>
                <w:szCs w:val="18"/>
              </w:rPr>
              <w:t>Marzo 2026 (Sprint 0)</w:t>
            </w:r>
          </w:p>
        </w:tc>
      </w:tr>
      <w:tr w:rsidR="00C34357" w14:paraId="51F3B04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589272" w14:textId="77777777" w:rsidR="00C34357" w:rsidRDefault="00000000">
            <w:r>
              <w:rPr>
                <w:b/>
                <w:bCs/>
                <w:color w:val="000000"/>
                <w:sz w:val="18"/>
                <w:szCs w:val="18"/>
              </w:rPr>
              <w:t>Contexto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F6DFC8" w14:textId="77777777" w:rsidR="00C34357" w:rsidRDefault="00000000">
            <w:r>
              <w:rPr>
                <w:color w:val="000000"/>
                <w:sz w:val="18"/>
                <w:szCs w:val="18"/>
              </w:rPr>
              <w:t>BluePlanet BPI (Neo4j) mantenía el inventario de servicios y recursos de red. Con su eliminación, el inventario de OLTs necesita una nueva fuente autoritativa. Las opciones son: CMDB de ServiceNow (ya existente), una base de datos propia de Komands, o una combinación de ambas.</w:t>
            </w:r>
          </w:p>
        </w:tc>
      </w:tr>
      <w:tr w:rsidR="00C34357" w14:paraId="7340EA4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BD9B16" w14:textId="77777777" w:rsidR="00C34357" w:rsidRDefault="00000000">
            <w:r>
              <w:rPr>
                <w:b/>
                <w:bCs/>
                <w:color w:val="000000"/>
                <w:sz w:val="18"/>
                <w:szCs w:val="18"/>
              </w:rPr>
              <w:t>Decisión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0F35CED" w14:textId="77777777" w:rsidR="00C34357" w:rsidRDefault="00000000">
            <w:r>
              <w:rPr>
                <w:color w:val="000000"/>
                <w:sz w:val="18"/>
                <w:szCs w:val="18"/>
              </w:rPr>
              <w:t>CMDB de ServiceNow es la fuente autoritativa del inventario de OLTs y servicios activos. El Catálogo Técnico de Komands sincroniza periódicamente el inventario desde CMDB (IP, vendor, modelo, tecnología, ubicación). Las credenciales SSH NO se almacenan en CMDB (política de seguridad) sino directamente en Komands cifradas con AES-256. Komands NO actualiza CMDB directamente; ServiceNow SOM actualiza CMDB al recibir los callbacks de Komands.</w:t>
            </w:r>
          </w:p>
        </w:tc>
      </w:tr>
      <w:tr w:rsidR="00C34357" w14:paraId="75D1C49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6995FE" w14:textId="77777777" w:rsidR="00C34357" w:rsidRDefault="00000000">
            <w:r>
              <w:rPr>
                <w:b/>
                <w:bCs/>
                <w:color w:val="000000"/>
                <w:sz w:val="18"/>
                <w:szCs w:val="18"/>
              </w:rPr>
              <w:t>Alternativa 1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ABFB3B" w14:textId="77777777" w:rsidR="00C34357" w:rsidRDefault="00000000">
            <w:r>
              <w:rPr>
                <w:color w:val="000000"/>
                <w:sz w:val="18"/>
                <w:szCs w:val="18"/>
              </w:rPr>
              <w:t>Komands como fuente autoritativa: Komands mantiene su propio inventario independiente de CMDB. Descartada para no fragmentar el inventario en múltiples sistemas. CMDB ya es el estándar de ON·NET para gestión de configuración.</w:t>
            </w:r>
          </w:p>
        </w:tc>
      </w:tr>
      <w:tr w:rsidR="00C34357" w14:paraId="7B32920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70FED4" w14:textId="77777777" w:rsidR="00C34357" w:rsidRDefault="00000000">
            <w:r>
              <w:rPr>
                <w:b/>
                <w:bCs/>
                <w:color w:val="000000"/>
                <w:sz w:val="18"/>
                <w:szCs w:val="18"/>
              </w:rPr>
              <w:t>Alternativa 2 descartada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8ECB042" w14:textId="77777777" w:rsidR="00C34357" w:rsidRDefault="00000000">
            <w:r>
              <w:rPr>
                <w:color w:val="000000"/>
                <w:sz w:val="18"/>
                <w:szCs w:val="18"/>
              </w:rPr>
              <w:t>Bidireccional Komands ↔ CMDB: Ambos sistemas se actualizan mutuamente. Descartada por complejidad de sincronización bidireccional, riesgo de conflictos de datos, y dificultad de determinar cuál es la fuente de verdad ante discrepancias.</w:t>
            </w:r>
          </w:p>
        </w:tc>
      </w:tr>
      <w:tr w:rsidR="00C34357" w14:paraId="1DA38D5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188C93" w14:textId="77777777" w:rsidR="00C34357" w:rsidRDefault="00000000">
            <w:r>
              <w:rPr>
                <w:b/>
                <w:bCs/>
                <w:color w:val="000000"/>
                <w:sz w:val="18"/>
                <w:szCs w:val="18"/>
              </w:rPr>
              <w:t>Consecuencias positivas</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D5DD9C" w14:textId="77777777" w:rsidR="00C34357" w:rsidRDefault="00000000">
            <w:r>
              <w:rPr>
                <w:color w:val="000000"/>
                <w:sz w:val="18"/>
                <w:szCs w:val="18"/>
              </w:rPr>
              <w:t>Una sola fuente de verdad para el inventario (CMDB). ON·NET gestiona el inventario sin depender de MOS-iT. Komands tiene catálogo local con cache para rendimiento. Separación clara: inventario en CMDB, credenciales en Komands.</w:t>
            </w:r>
          </w:p>
        </w:tc>
      </w:tr>
      <w:tr w:rsidR="00C34357" w14:paraId="3EB00381"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719979" w14:textId="77777777" w:rsidR="00C34357" w:rsidRDefault="00000000">
            <w:r>
              <w:rPr>
                <w:b/>
                <w:bCs/>
                <w:color w:val="000000"/>
                <w:sz w:val="18"/>
                <w:szCs w:val="18"/>
              </w:rPr>
              <w:t>Consecuencias negativas</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197525" w14:textId="77777777" w:rsidR="00C34357" w:rsidRDefault="00000000">
            <w:r>
              <w:rPr>
                <w:color w:val="000000"/>
                <w:sz w:val="18"/>
                <w:szCs w:val="18"/>
              </w:rPr>
              <w:t>Dependencia de sincronización CMDB → Komands (si CMDB no sincroniza, el catálogo puede estar desactualizado). Necesidad de proceso operacional para registrar nuevas OLTs primero en CMDB y luego sincronizar a Komands. Las credenciales SSH se gestionan por separado (doble punto de administración: CMDB para inventario, Portal Komands para credenciales).</w:t>
            </w:r>
          </w:p>
        </w:tc>
      </w:tr>
      <w:tr w:rsidR="00C34357" w14:paraId="1D6593FB"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833778" w14:textId="77777777" w:rsidR="00C34357" w:rsidRDefault="00000000">
            <w:r>
              <w:rPr>
                <w:b/>
                <w:bCs/>
                <w:color w:val="000000"/>
                <w:sz w:val="18"/>
                <w:szCs w:val="18"/>
              </w:rPr>
              <w:t>Validado por</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F3B4A3" w14:textId="77777777" w:rsidR="00C34357" w:rsidRDefault="00000000">
            <w:r>
              <w:rPr>
                <w:color w:val="000000"/>
                <w:sz w:val="18"/>
                <w:szCs w:val="18"/>
              </w:rPr>
              <w:t>Arquitectura ON·NET</w:t>
            </w:r>
          </w:p>
        </w:tc>
      </w:tr>
    </w:tbl>
    <w:p w14:paraId="5CEABD17" w14:textId="77777777" w:rsidR="00C34357" w:rsidRDefault="00000000">
      <w:r>
        <w:br w:type="page"/>
      </w:r>
    </w:p>
    <w:p w14:paraId="346506B1" w14:textId="77777777" w:rsidR="00C34357" w:rsidRDefault="00000000">
      <w:pPr>
        <w:pStyle w:val="Ttulo2"/>
      </w:pPr>
      <w:bookmarkStart w:id="297" w:name="_Toc226042062"/>
      <w:r>
        <w:lastRenderedPageBreak/>
        <w:t>20.6 ADR-006: Responsabilidad dividida Gestor de Quiebres</w:t>
      </w:r>
      <w:bookmarkEnd w:id="297"/>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252971D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BE82AE"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A8008A" w14:textId="77777777" w:rsidR="00C34357" w:rsidRDefault="00000000">
            <w:r>
              <w:rPr>
                <w:color w:val="000000"/>
                <w:sz w:val="18"/>
                <w:szCs w:val="18"/>
              </w:rPr>
              <w:t>ADR-006</w:t>
            </w:r>
          </w:p>
        </w:tc>
      </w:tr>
      <w:tr w:rsidR="00C34357" w14:paraId="753B3BC1"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023348" w14:textId="77777777" w:rsidR="00C34357" w:rsidRDefault="00000000">
            <w:r>
              <w:rPr>
                <w:b/>
                <w:bCs/>
                <w:color w:val="000000"/>
                <w:sz w:val="18"/>
                <w:szCs w:val="18"/>
              </w:rPr>
              <w:t>Título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762A22" w14:textId="77777777" w:rsidR="00C34357" w:rsidRDefault="00000000">
            <w:r>
              <w:rPr>
                <w:color w:val="000000"/>
                <w:sz w:val="18"/>
                <w:szCs w:val="18"/>
              </w:rPr>
              <w:t>Responsabilidad dividida: ServiceNow gestiona quiebres de negocio, Komands gestiona excepciones técnicas</w:t>
            </w:r>
          </w:p>
        </w:tc>
      </w:tr>
      <w:tr w:rsidR="00C34357" w14:paraId="7E9D0CFB"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706068" w14:textId="77777777" w:rsidR="00C34357" w:rsidRDefault="00000000">
            <w:r>
              <w:rPr>
                <w:b/>
                <w:bCs/>
                <w:color w:val="000000"/>
                <w:sz w:val="18"/>
                <w:szCs w:val="18"/>
              </w:rPr>
              <w:t>Estado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2F7B60" w14:textId="77777777" w:rsidR="00C34357" w:rsidRDefault="00000000">
            <w:r>
              <w:rPr>
                <w:color w:val="000000"/>
                <w:sz w:val="18"/>
                <w:szCs w:val="18"/>
              </w:rPr>
              <w:t>Aprobada — Validada por Arquitectura ON·NET</w:t>
            </w:r>
          </w:p>
        </w:tc>
      </w:tr>
      <w:tr w:rsidR="00C34357" w14:paraId="69DE31F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A07E3CE" w14:textId="77777777" w:rsidR="00C34357" w:rsidRDefault="00000000">
            <w:r>
              <w:rPr>
                <w:b/>
                <w:bCs/>
                <w:color w:val="000000"/>
                <w:sz w:val="18"/>
                <w:szCs w:val="18"/>
              </w:rPr>
              <w:t>Fecha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BB41F5" w14:textId="77777777" w:rsidR="00C34357" w:rsidRDefault="00000000">
            <w:r>
              <w:rPr>
                <w:color w:val="000000"/>
                <w:sz w:val="18"/>
                <w:szCs w:val="18"/>
              </w:rPr>
              <w:t>Marzo 2026 (Sprint 0)</w:t>
            </w:r>
          </w:p>
        </w:tc>
      </w:tr>
      <w:tr w:rsidR="00C34357" w14:paraId="19C21BF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2FA208" w14:textId="77777777" w:rsidR="00C34357" w:rsidRDefault="00000000">
            <w:r>
              <w:rPr>
                <w:b/>
                <w:bCs/>
                <w:color w:val="000000"/>
                <w:sz w:val="18"/>
                <w:szCs w:val="18"/>
              </w:rPr>
              <w:t>Contexto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67C375" w14:textId="77777777" w:rsidR="00C34357" w:rsidRDefault="00000000">
            <w:r>
              <w:rPr>
                <w:color w:val="000000"/>
                <w:sz w:val="18"/>
                <w:szCs w:val="18"/>
              </w:rPr>
              <w:t>El Gestor de Quiebres es un componente operacional de ServiceNow que gestiona las situaciones excepcionales durante la provisión: fallas de asignación, inconsistencias de datos, errores de factibilidad, y errores de ejecución en la red. Con la eliminación de BluePlanet, los errores de ejecución en la red (que antes BPO/RA generaban como códigos 30, 40, 400, 404) deben ser gestionados por Komands. La pregunta es si toda la gestión de excepciones se centraliza en ServiceNow o se divide.</w:t>
            </w:r>
          </w:p>
        </w:tc>
      </w:tr>
      <w:tr w:rsidR="00C34357" w14:paraId="6A724AD5"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B7E956" w14:textId="77777777" w:rsidR="00C34357" w:rsidRDefault="00000000">
            <w:r>
              <w:rPr>
                <w:b/>
                <w:bCs/>
                <w:color w:val="000000"/>
                <w:sz w:val="18"/>
                <w:szCs w:val="18"/>
              </w:rPr>
              <w:t>Decisión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7F65D5" w14:textId="77777777" w:rsidR="00C34357" w:rsidRDefault="00000000">
            <w:r>
              <w:rPr>
                <w:color w:val="000000"/>
                <w:sz w:val="18"/>
                <w:szCs w:val="18"/>
              </w:rPr>
              <w:t>ServiceNow mantiene el Gestor de Quiebres para excepciones de negocio y asignación (falla de factibilidad OSP, datos de cliente incompletos, conflictos de asignación de recursos). Komands implementa sus propios flujos de excepción técnicos independientes: timeout SSH, OLT no responde, comando CLI rechazado por la OLT, rollback automático por paso, reintentos de callback fallidos. Komands notifica a ServiceNow el resultado (exitoso o fallido con código de error) mediante callback, y ServiceNow decide si escalar al Gestor de Quiebres según la naturaleza del error.</w:t>
            </w:r>
          </w:p>
        </w:tc>
      </w:tr>
      <w:tr w:rsidR="00C34357" w14:paraId="7153E54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ADBEE5" w14:textId="77777777" w:rsidR="00C34357" w:rsidRDefault="00000000">
            <w:r>
              <w:rPr>
                <w:b/>
                <w:bCs/>
                <w:color w:val="000000"/>
                <w:sz w:val="18"/>
                <w:szCs w:val="18"/>
              </w:rPr>
              <w:t>Alternativa 1 descartada</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813826" w14:textId="77777777" w:rsidR="00C34357" w:rsidRDefault="00000000">
            <w:r>
              <w:rPr>
                <w:color w:val="000000"/>
                <w:sz w:val="18"/>
                <w:szCs w:val="18"/>
              </w:rPr>
              <w:t>Centralizar todo en ServiceNow: Todas las excepciones (de negocio y técnicas) se gestionan en SN. Descartada porque Komands necesita manejar excepciones SSH/OLT de forma autónoma e inmediata (timeout, reconnección, rollback) sin depender de una ida y vuelta a ServiceNow que agregaría latencia crítica.</w:t>
            </w:r>
          </w:p>
        </w:tc>
      </w:tr>
      <w:tr w:rsidR="00C34357" w14:paraId="3C377A49"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A903FC5" w14:textId="77777777" w:rsidR="00C34357" w:rsidRDefault="00000000">
            <w:r>
              <w:rPr>
                <w:b/>
                <w:bCs/>
                <w:color w:val="000000"/>
                <w:sz w:val="18"/>
                <w:szCs w:val="18"/>
              </w:rPr>
              <w:t>Alternativa 2 descartada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AEB3405" w14:textId="77777777" w:rsidR="00C34357" w:rsidRDefault="00000000">
            <w:r>
              <w:rPr>
                <w:color w:val="000000"/>
                <w:sz w:val="18"/>
                <w:szCs w:val="18"/>
              </w:rPr>
              <w:t>Centralizar todo en Komands: Komands asume toda la gestión de excepciones, incluyendo las de negocio. Descartada porque requiere replicar lógica de negocio en Komands (fuera de su responsabilidad) y contradice ADR-001 (SN como orquestador exclusivo).</w:t>
            </w:r>
          </w:p>
        </w:tc>
      </w:tr>
      <w:tr w:rsidR="00C34357" w14:paraId="3A7BD6C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5B0D86" w14:textId="77777777" w:rsidR="00C34357" w:rsidRDefault="00000000">
            <w:r>
              <w:rPr>
                <w:b/>
                <w:bCs/>
                <w:color w:val="000000"/>
                <w:sz w:val="18"/>
                <w:szCs w:val="18"/>
              </w:rPr>
              <w:t>Consecuencias positivas</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22A0B3" w14:textId="77777777" w:rsidR="00C34357" w:rsidRDefault="00000000">
            <w:r>
              <w:rPr>
                <w:color w:val="000000"/>
                <w:sz w:val="18"/>
                <w:szCs w:val="18"/>
              </w:rPr>
              <w:t>Komands maneja excepciones técnicas de forma autónoma y rápida (rollback en segundos, sin esperar a SN). ServiceNow mantiene la visión completa del estado de las órdenes. 6 tipos de excepciones técnicas implementadas en Komands (documentadas en S12.12). 4 acciones del Gestor de Quiebres de SN preservadas.</w:t>
            </w:r>
          </w:p>
        </w:tc>
      </w:tr>
      <w:tr w:rsidR="00C34357" w14:paraId="28F906B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EAA140" w14:textId="77777777" w:rsidR="00C34357" w:rsidRDefault="00000000">
            <w:r>
              <w:rPr>
                <w:b/>
                <w:bCs/>
                <w:color w:val="000000"/>
                <w:sz w:val="18"/>
                <w:szCs w:val="18"/>
              </w:rPr>
              <w:t>Consecuencias negativas</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38E6BF" w14:textId="77777777" w:rsidR="00C34357" w:rsidRDefault="00000000">
            <w:r>
              <w:rPr>
                <w:color w:val="000000"/>
                <w:sz w:val="18"/>
                <w:szCs w:val="18"/>
              </w:rPr>
              <w:t>Dos puntos de gestión de excepciones (SN + Komands). Necesidad de mapeo claro entre códigos de error de Komands y acciones del Gestor de Quiebres de SN. La Mesa de Quiebre debe entender ambos sistemas para troubleshooting.</w:t>
            </w:r>
          </w:p>
        </w:tc>
      </w:tr>
      <w:tr w:rsidR="00C34357" w14:paraId="46677E7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82EEA5" w14:textId="77777777" w:rsidR="00C34357" w:rsidRDefault="00000000">
            <w:r>
              <w:rPr>
                <w:b/>
                <w:bCs/>
                <w:color w:val="000000"/>
                <w:sz w:val="18"/>
                <w:szCs w:val="18"/>
              </w:rPr>
              <w:t>Validado por</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0A262D" w14:textId="77777777" w:rsidR="00C34357" w:rsidRDefault="00000000">
            <w:r>
              <w:rPr>
                <w:color w:val="000000"/>
                <w:sz w:val="18"/>
                <w:szCs w:val="18"/>
              </w:rPr>
              <w:t>Arquitectura ON·NET</w:t>
            </w:r>
          </w:p>
        </w:tc>
      </w:tr>
    </w:tbl>
    <w:p w14:paraId="0B6B6736" w14:textId="77777777" w:rsidR="00C34357" w:rsidRDefault="00000000">
      <w:pPr>
        <w:pBdr>
          <w:left w:val="single" w:sz="12" w:space="8" w:color="4472C4"/>
        </w:pBdr>
        <w:spacing w:before="100" w:after="160"/>
        <w:ind w:left="360" w:right="360"/>
      </w:pPr>
      <w:r>
        <w:rPr>
          <w:i/>
          <w:iCs/>
          <w:color w:val="444444"/>
          <w:sz w:val="20"/>
          <w:szCs w:val="20"/>
        </w:rPr>
        <w:t>Nota: Las ADRs documentadas en esta sección representan las decisiones fundamentales del proyecto. Decisiones adicionales de menor alcance (elección de librerías, patrones de código, configuración de Kubernetes) se documentan en los LLDs y en la documentación técnica del repositorio del proyecto. Si durante la ejecución del proyecto surge una nueva decisión arquitectónica que modifique alguna de estas ADRs, se creará una nueva ADR (ADR-007+) que referencie y reemplace a la anterior, manteniendo la trazabilidad completa.</w:t>
      </w:r>
    </w:p>
    <w:p w14:paraId="32633D23" w14:textId="77777777" w:rsidR="00C34357" w:rsidRDefault="00000000">
      <w:pPr>
        <w:pStyle w:val="Ttulo1"/>
      </w:pPr>
      <w:bookmarkStart w:id="298" w:name="_Toc226042063"/>
      <w:r>
        <w:t>21. RIESGOS TÉCNICOS</w:t>
      </w:r>
      <w:bookmarkEnd w:id="298"/>
    </w:p>
    <w:p w14:paraId="242D3C3C" w14:textId="77777777" w:rsidR="00C34357" w:rsidRDefault="00000000">
      <w:pPr>
        <w:spacing w:after="160"/>
        <w:jc w:val="both"/>
      </w:pPr>
      <w:r>
        <w:t>Esta sección documenta los riesgos técnicos identificados para el proyecto Sunset BluePlanet. Es importante contextualizar que el ecosistema Génesis de ON·NET opera actualmente con normalidad y la plataforma BluePlanet funciona correctamente desde el punto de vista técnico. La motivación principal del proyecto es la optimización de costos de licenciamiento de BluePlanet (Ciena) y la independencia tecnológica, no una urgencia operativa por fallas críticas. No se prevn grandes cambios tecnológicos en la red GPON de ON·NET a corto plazo, lo que proporciona un entorno estable para la migración.</w:t>
      </w:r>
    </w:p>
    <w:p w14:paraId="766C9F70" w14:textId="77777777" w:rsidR="00C34357" w:rsidRDefault="00000000">
      <w:pPr>
        <w:spacing w:after="160"/>
        <w:jc w:val="both"/>
      </w:pPr>
      <w:r>
        <w:lastRenderedPageBreak/>
        <w:t>En consecuencia, los riesgos identificados se centran en la ejecución del proyecto de migración: la capacidad de alcanzar paridad funcional con BluePlanet, las dependencias de terceros que pueden afectar el timeline, los desafíos técnicos específicos de la integración con la red de OLTs, y los escenarios de coexistencia durante la transición. Cada riesgo se documenta con su probabilidad, impacto, nivel de riesgo, mitigación y responsable.</w:t>
      </w:r>
    </w:p>
    <w:p w14:paraId="402D7D21" w14:textId="77777777" w:rsidR="00C34357" w:rsidRDefault="00000000">
      <w:pPr>
        <w:spacing w:after="160"/>
        <w:jc w:val="both"/>
      </w:pPr>
      <w:r>
        <w:rPr>
          <w:b/>
          <w:bCs/>
        </w:rPr>
        <w:t>La siguiente tabla presenta el resumen ejecutivo de los 12 riesgos identificados: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539"/>
        <w:gridCol w:w="3455"/>
        <w:gridCol w:w="864"/>
        <w:gridCol w:w="919"/>
        <w:gridCol w:w="927"/>
        <w:gridCol w:w="2656"/>
      </w:tblGrid>
      <w:tr w:rsidR="00C34357" w14:paraId="54F17191" w14:textId="77777777">
        <w:tc>
          <w:tcPr>
            <w:tcW w:w="5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263521" w14:textId="77777777" w:rsidR="00C34357" w:rsidRDefault="00000000">
            <w:pPr>
              <w:jc w:val="center"/>
            </w:pPr>
            <w:r>
              <w:rPr>
                <w:b/>
                <w:bCs/>
                <w:color w:val="FFFFFF"/>
                <w:sz w:val="18"/>
                <w:szCs w:val="18"/>
              </w:rPr>
              <w:t>ID</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0D0FA2B" w14:textId="77777777" w:rsidR="00C34357" w:rsidRDefault="00000000">
            <w:pPr>
              <w:jc w:val="center"/>
            </w:pPr>
            <w:r>
              <w:rPr>
                <w:b/>
                <w:bCs/>
                <w:color w:val="FFFFFF"/>
                <w:sz w:val="18"/>
                <w:szCs w:val="18"/>
              </w:rPr>
              <w:t>Riesgo</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C1A32E3" w14:textId="77777777" w:rsidR="00C34357" w:rsidRDefault="00000000">
            <w:pPr>
              <w:jc w:val="center"/>
            </w:pPr>
            <w:r>
              <w:rPr>
                <w:b/>
                <w:bCs/>
                <w:color w:val="FFFFFF"/>
                <w:sz w:val="18"/>
                <w:szCs w:val="18"/>
              </w:rPr>
              <w:t>Prob.</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41F248E" w14:textId="77777777" w:rsidR="00C34357" w:rsidRDefault="00000000">
            <w:pPr>
              <w:jc w:val="center"/>
            </w:pPr>
            <w:r>
              <w:rPr>
                <w:b/>
                <w:bCs/>
                <w:color w:val="FFFFFF"/>
                <w:sz w:val="18"/>
                <w:szCs w:val="18"/>
              </w:rPr>
              <w:t>Impacto</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9CA1941" w14:textId="77777777" w:rsidR="00C34357" w:rsidRDefault="00000000">
            <w:pPr>
              <w:jc w:val="center"/>
            </w:pPr>
            <w:r>
              <w:rPr>
                <w:b/>
                <w:bCs/>
                <w:color w:val="FFFFFF"/>
                <w:sz w:val="18"/>
                <w:szCs w:val="18"/>
              </w:rPr>
              <w:t>Nivel</w:t>
            </w:r>
          </w:p>
        </w:tc>
        <w:tc>
          <w:tcPr>
            <w:tcW w:w="24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93798E6" w14:textId="77777777" w:rsidR="00C34357" w:rsidRDefault="00000000">
            <w:pPr>
              <w:jc w:val="center"/>
            </w:pPr>
            <w:r>
              <w:rPr>
                <w:b/>
                <w:bCs/>
                <w:color w:val="FFFFFF"/>
                <w:sz w:val="18"/>
                <w:szCs w:val="18"/>
              </w:rPr>
              <w:t>Responsable</w:t>
            </w:r>
          </w:p>
        </w:tc>
      </w:tr>
      <w:tr w:rsidR="00C34357" w14:paraId="7D2DD037"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9EA27D" w14:textId="77777777" w:rsidR="00C34357" w:rsidRDefault="00000000">
            <w:pPr>
              <w:jc w:val="center"/>
            </w:pPr>
            <w:r>
              <w:rPr>
                <w:b/>
                <w:bCs/>
                <w:color w:val="000000"/>
                <w:sz w:val="17"/>
                <w:szCs w:val="17"/>
              </w:rPr>
              <w:t>R01</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CC74F1" w14:textId="77777777" w:rsidR="00C34357" w:rsidRDefault="00000000">
            <w:r>
              <w:rPr>
                <w:color w:val="000000"/>
                <w:sz w:val="16"/>
                <w:szCs w:val="16"/>
              </w:rPr>
              <w:t>Comportamiento de BluePlanet RA no documentado completamente</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AF3219" w14:textId="77777777" w:rsidR="00C34357" w:rsidRDefault="00000000">
            <w:pPr>
              <w:jc w:val="center"/>
            </w:pPr>
            <w:r>
              <w:rPr>
                <w:color w:val="000000"/>
                <w:sz w:val="17"/>
                <w:szCs w:val="17"/>
              </w:rPr>
              <w:t>ALTA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2195D0"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7D3742" w14:textId="77777777" w:rsidR="00C34357" w:rsidRDefault="00000000">
            <w:pPr>
              <w:jc w:val="center"/>
            </w:pPr>
            <w:r>
              <w:rPr>
                <w:b/>
                <w:bCs/>
                <w:color w:val="C62828"/>
                <w:sz w:val="17"/>
                <w:szCs w:val="17"/>
              </w:rPr>
              <w:t>CRÍTICO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BDD1FE" w14:textId="77777777" w:rsidR="00C34357" w:rsidRDefault="00000000">
            <w:r>
              <w:rPr>
                <w:color w:val="000000"/>
                <w:sz w:val="17"/>
                <w:szCs w:val="17"/>
              </w:rPr>
              <w:t>MOS-iT</w:t>
            </w:r>
          </w:p>
        </w:tc>
      </w:tr>
      <w:tr w:rsidR="00C34357" w14:paraId="0EBF26C0"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99D11A" w14:textId="77777777" w:rsidR="00C34357" w:rsidRDefault="00000000">
            <w:pPr>
              <w:jc w:val="center"/>
            </w:pPr>
            <w:r>
              <w:rPr>
                <w:b/>
                <w:bCs/>
                <w:color w:val="000000"/>
                <w:sz w:val="17"/>
                <w:szCs w:val="17"/>
              </w:rPr>
              <w:t>R02</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F7CDDA" w14:textId="77777777" w:rsidR="00C34357" w:rsidRDefault="00000000">
            <w:r>
              <w:rPr>
                <w:color w:val="000000"/>
                <w:sz w:val="16"/>
                <w:szCs w:val="16"/>
              </w:rPr>
              <w:t>Atraso en provisión de infraestructura IFX o disponibilidad Axway</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A10442" w14:textId="77777777" w:rsidR="00C34357" w:rsidRDefault="00000000">
            <w:pPr>
              <w:jc w:val="center"/>
            </w:pPr>
            <w:r>
              <w:rPr>
                <w:color w:val="000000"/>
                <w:sz w:val="17"/>
                <w:szCs w:val="17"/>
              </w:rPr>
              <w:t>MEDIA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2D0635"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53FBDD" w14:textId="77777777" w:rsidR="00C34357" w:rsidRDefault="00000000">
            <w:pPr>
              <w:jc w:val="center"/>
            </w:pPr>
            <w:r>
              <w:rPr>
                <w:b/>
                <w:bCs/>
                <w:color w:val="E65100"/>
                <w:sz w:val="17"/>
                <w:szCs w:val="17"/>
              </w:rPr>
              <w:t>ALTO</w:t>
            </w:r>
          </w:p>
        </w:tc>
        <w:tc>
          <w:tcPr>
            <w:tcW w:w="2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F23A9B" w14:textId="77777777" w:rsidR="00C34357" w:rsidRDefault="00000000">
            <w:r>
              <w:rPr>
                <w:color w:val="000000"/>
                <w:sz w:val="17"/>
                <w:szCs w:val="17"/>
              </w:rPr>
              <w:t>ON·NET</w:t>
            </w:r>
          </w:p>
        </w:tc>
      </w:tr>
      <w:tr w:rsidR="00C34357" w14:paraId="0DE16FE9"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3E5071" w14:textId="77777777" w:rsidR="00C34357" w:rsidRDefault="00000000">
            <w:pPr>
              <w:jc w:val="center"/>
            </w:pPr>
            <w:r>
              <w:rPr>
                <w:b/>
                <w:bCs/>
                <w:color w:val="000000"/>
                <w:sz w:val="17"/>
                <w:szCs w:val="17"/>
              </w:rPr>
              <w:t>R03</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A0DDD6" w14:textId="77777777" w:rsidR="00C34357" w:rsidRDefault="00000000">
            <w:r>
              <w:rPr>
                <w:color w:val="000000"/>
                <w:sz w:val="16"/>
                <w:szCs w:val="16"/>
              </w:rPr>
              <w:t>Diferencias entre comandos CLI documentados en LLDs y comportamiento real de OLTs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6B2BF7" w14:textId="77777777" w:rsidR="00C34357" w:rsidRDefault="00000000">
            <w:pPr>
              <w:jc w:val="center"/>
            </w:pPr>
            <w:r>
              <w:rPr>
                <w:color w:val="000000"/>
                <w:sz w:val="17"/>
                <w:szCs w:val="17"/>
              </w:rPr>
              <w:t>MEDIA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8278AD"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5C4570" w14:textId="77777777" w:rsidR="00C34357" w:rsidRDefault="00000000">
            <w:pPr>
              <w:jc w:val="center"/>
            </w:pPr>
            <w:r>
              <w:rPr>
                <w:b/>
                <w:bCs/>
                <w:color w:val="E65100"/>
                <w:sz w:val="17"/>
                <w:szCs w:val="17"/>
              </w:rPr>
              <w:t>ALTO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E0A331" w14:textId="77777777" w:rsidR="00C34357" w:rsidRDefault="00000000">
            <w:r>
              <w:rPr>
                <w:color w:val="000000"/>
                <w:sz w:val="17"/>
                <w:szCs w:val="17"/>
              </w:rPr>
              <w:t>MOS-iT + ON·NET</w:t>
            </w:r>
          </w:p>
        </w:tc>
      </w:tr>
      <w:tr w:rsidR="00C34357" w14:paraId="13ABC459"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8F00B5" w14:textId="77777777" w:rsidR="00C34357" w:rsidRDefault="00000000">
            <w:pPr>
              <w:jc w:val="center"/>
            </w:pPr>
            <w:r>
              <w:rPr>
                <w:b/>
                <w:bCs/>
                <w:color w:val="000000"/>
                <w:sz w:val="17"/>
                <w:szCs w:val="17"/>
              </w:rPr>
              <w:t>R04</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1AE909" w14:textId="77777777" w:rsidR="00C34357" w:rsidRDefault="00000000">
            <w:r>
              <w:rPr>
                <w:color w:val="000000"/>
                <w:sz w:val="16"/>
                <w:szCs w:val="16"/>
              </w:rPr>
              <w:t>Falla conectividad SSH desde K8s IFX hacia OLTs ON·NET</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6ACA78" w14:textId="77777777" w:rsidR="00C34357" w:rsidRDefault="00000000">
            <w:pPr>
              <w:jc w:val="center"/>
            </w:pPr>
            <w:r>
              <w:rPr>
                <w:color w:val="000000"/>
                <w:sz w:val="17"/>
                <w:szCs w:val="17"/>
              </w:rPr>
              <w:t>MEDIA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E65361"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199EC1" w14:textId="77777777" w:rsidR="00C34357" w:rsidRDefault="00000000">
            <w:pPr>
              <w:jc w:val="center"/>
            </w:pPr>
            <w:r>
              <w:rPr>
                <w:b/>
                <w:bCs/>
                <w:color w:val="E65100"/>
                <w:sz w:val="17"/>
                <w:szCs w:val="17"/>
              </w:rPr>
              <w:t>ALTO</w:t>
            </w:r>
          </w:p>
        </w:tc>
        <w:tc>
          <w:tcPr>
            <w:tcW w:w="2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EC4F51" w14:textId="77777777" w:rsidR="00C34357" w:rsidRDefault="00000000">
            <w:r>
              <w:rPr>
                <w:color w:val="000000"/>
                <w:sz w:val="17"/>
                <w:szCs w:val="17"/>
              </w:rPr>
              <w:t>IFX + ON·NET</w:t>
            </w:r>
          </w:p>
        </w:tc>
      </w:tr>
      <w:tr w:rsidR="00C34357" w14:paraId="0CD3A661"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F984FB7" w14:textId="77777777" w:rsidR="00C34357" w:rsidRDefault="00000000">
            <w:pPr>
              <w:jc w:val="center"/>
            </w:pPr>
            <w:r>
              <w:rPr>
                <w:b/>
                <w:bCs/>
                <w:color w:val="000000"/>
                <w:sz w:val="17"/>
                <w:szCs w:val="17"/>
              </w:rPr>
              <w:t>R05</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3700F6" w14:textId="77777777" w:rsidR="00C34357" w:rsidRDefault="00000000">
            <w:r>
              <w:rPr>
                <w:color w:val="000000"/>
                <w:sz w:val="16"/>
                <w:szCs w:val="16"/>
              </w:rPr>
              <w:t>Modificación de flujos FlowDesigner de ServiceNow más compleja de lo estimado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2CC345" w14:textId="77777777" w:rsidR="00C34357" w:rsidRDefault="00000000">
            <w:pPr>
              <w:jc w:val="center"/>
            </w:pPr>
            <w:r>
              <w:rPr>
                <w:color w:val="000000"/>
                <w:sz w:val="17"/>
                <w:szCs w:val="17"/>
              </w:rPr>
              <w:t>MEDIA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4C091B" w14:textId="77777777" w:rsidR="00C34357" w:rsidRDefault="00000000">
            <w:pPr>
              <w:jc w:val="center"/>
            </w:pPr>
            <w:r>
              <w:rPr>
                <w:color w:val="000000"/>
                <w:sz w:val="17"/>
                <w:szCs w:val="17"/>
              </w:rPr>
              <w:t>MEDIO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061EE3" w14:textId="77777777" w:rsidR="00C34357" w:rsidRDefault="00000000">
            <w:pPr>
              <w:jc w:val="center"/>
            </w:pPr>
            <w:r>
              <w:rPr>
                <w:b/>
                <w:bCs/>
                <w:color w:val="854F0B"/>
                <w:sz w:val="17"/>
                <w:szCs w:val="17"/>
              </w:rPr>
              <w:t>MEDIO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DBA848" w14:textId="77777777" w:rsidR="00C34357" w:rsidRDefault="00000000">
            <w:r>
              <w:rPr>
                <w:color w:val="000000"/>
                <w:sz w:val="17"/>
                <w:szCs w:val="17"/>
              </w:rPr>
              <w:t>MOS-iT + ON·NET</w:t>
            </w:r>
          </w:p>
        </w:tc>
      </w:tr>
      <w:tr w:rsidR="00C34357" w14:paraId="12495118"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A29102" w14:textId="77777777" w:rsidR="00C34357" w:rsidRDefault="00000000">
            <w:pPr>
              <w:jc w:val="center"/>
            </w:pPr>
            <w:r>
              <w:rPr>
                <w:b/>
                <w:bCs/>
                <w:color w:val="000000"/>
                <w:sz w:val="17"/>
                <w:szCs w:val="17"/>
              </w:rPr>
              <w:t>R06</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A1D54A" w14:textId="77777777" w:rsidR="00C34357" w:rsidRDefault="00000000">
            <w:r>
              <w:rPr>
                <w:color w:val="000000"/>
                <w:sz w:val="16"/>
                <w:szCs w:val="16"/>
              </w:rPr>
              <w:t>Resolución de INDEX dinámico de service-port en OLTs Huawei</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805060" w14:textId="77777777" w:rsidR="00C34357" w:rsidRDefault="00000000">
            <w:pPr>
              <w:jc w:val="center"/>
            </w:pPr>
            <w:r>
              <w:rPr>
                <w:color w:val="000000"/>
                <w:sz w:val="17"/>
                <w:szCs w:val="17"/>
              </w:rPr>
              <w:t>MEDIA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983A35" w14:textId="77777777" w:rsidR="00C34357" w:rsidRDefault="00000000">
            <w:pPr>
              <w:jc w:val="center"/>
            </w:pPr>
            <w:r>
              <w:rPr>
                <w:color w:val="000000"/>
                <w:sz w:val="17"/>
                <w:szCs w:val="17"/>
              </w:rPr>
              <w:t>MEDIO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FDDA19" w14:textId="77777777" w:rsidR="00C34357" w:rsidRDefault="00000000">
            <w:pPr>
              <w:jc w:val="center"/>
            </w:pPr>
            <w:r>
              <w:rPr>
                <w:b/>
                <w:bCs/>
                <w:color w:val="854F0B"/>
                <w:sz w:val="17"/>
                <w:szCs w:val="17"/>
              </w:rPr>
              <w:t>MEDIO</w:t>
            </w:r>
          </w:p>
        </w:tc>
        <w:tc>
          <w:tcPr>
            <w:tcW w:w="2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A4B890" w14:textId="77777777" w:rsidR="00C34357" w:rsidRDefault="00000000">
            <w:r>
              <w:rPr>
                <w:color w:val="000000"/>
                <w:sz w:val="17"/>
                <w:szCs w:val="17"/>
              </w:rPr>
              <w:t>MOS-iT</w:t>
            </w:r>
          </w:p>
        </w:tc>
      </w:tr>
      <w:tr w:rsidR="00C34357" w14:paraId="06500046"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B8C4F6" w14:textId="77777777" w:rsidR="00C34357" w:rsidRDefault="00000000">
            <w:pPr>
              <w:jc w:val="center"/>
            </w:pPr>
            <w:r>
              <w:rPr>
                <w:b/>
                <w:bCs/>
                <w:color w:val="000000"/>
                <w:sz w:val="17"/>
                <w:szCs w:val="17"/>
              </w:rPr>
              <w:t>R07</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68D088" w14:textId="77777777" w:rsidR="00C34357" w:rsidRDefault="00000000">
            <w:r>
              <w:rPr>
                <w:color w:val="000000"/>
                <w:sz w:val="16"/>
                <w:szCs w:val="16"/>
              </w:rPr>
              <w:t>Variantes menores de firmware en OLTs del parque productivo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14CFF6" w14:textId="77777777" w:rsidR="00C34357" w:rsidRDefault="00000000">
            <w:pPr>
              <w:jc w:val="center"/>
            </w:pPr>
            <w:r>
              <w:rPr>
                <w:color w:val="000000"/>
                <w:sz w:val="17"/>
                <w:szCs w:val="17"/>
              </w:rPr>
              <w:t>BAJA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7B1969" w14:textId="77777777" w:rsidR="00C34357" w:rsidRDefault="00000000">
            <w:pPr>
              <w:jc w:val="center"/>
            </w:pPr>
            <w:r>
              <w:rPr>
                <w:color w:val="000000"/>
                <w:sz w:val="17"/>
                <w:szCs w:val="17"/>
              </w:rPr>
              <w:t>MEDIO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8AB386" w14:textId="77777777" w:rsidR="00C34357" w:rsidRDefault="00000000">
            <w:pPr>
              <w:jc w:val="center"/>
            </w:pPr>
            <w:r>
              <w:rPr>
                <w:b/>
                <w:bCs/>
                <w:color w:val="854F0B"/>
                <w:sz w:val="17"/>
                <w:szCs w:val="17"/>
              </w:rPr>
              <w:t>MEDIO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16087A" w14:textId="77777777" w:rsidR="00C34357" w:rsidRDefault="00000000">
            <w:r>
              <w:rPr>
                <w:color w:val="000000"/>
                <w:sz w:val="17"/>
                <w:szCs w:val="17"/>
              </w:rPr>
              <w:t>MOS-iT + ON·NET</w:t>
            </w:r>
          </w:p>
        </w:tc>
      </w:tr>
      <w:tr w:rsidR="00C34357" w14:paraId="030E8000"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2729A3" w14:textId="77777777" w:rsidR="00C34357" w:rsidRDefault="00000000">
            <w:pPr>
              <w:jc w:val="center"/>
            </w:pPr>
            <w:r>
              <w:rPr>
                <w:b/>
                <w:bCs/>
                <w:color w:val="000000"/>
                <w:sz w:val="17"/>
                <w:szCs w:val="17"/>
              </w:rPr>
              <w:t>R08</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75327F" w14:textId="77777777" w:rsidR="00C34357" w:rsidRDefault="00000000">
            <w:r>
              <w:rPr>
                <w:color w:val="000000"/>
                <w:sz w:val="16"/>
                <w:szCs w:val="16"/>
              </w:rPr>
              <w:t>VNOs perciben cambios en el flujo de provisión</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1F1BA3" w14:textId="77777777" w:rsidR="00C34357" w:rsidRDefault="00000000">
            <w:pPr>
              <w:jc w:val="center"/>
            </w:pPr>
            <w:r>
              <w:rPr>
                <w:color w:val="000000"/>
                <w:sz w:val="17"/>
                <w:szCs w:val="17"/>
              </w:rPr>
              <w:t>BAJA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740C77"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90EF94F" w14:textId="77777777" w:rsidR="00C34357" w:rsidRDefault="00000000">
            <w:pPr>
              <w:jc w:val="center"/>
            </w:pPr>
            <w:r>
              <w:rPr>
                <w:b/>
                <w:bCs/>
                <w:color w:val="854F0B"/>
                <w:sz w:val="17"/>
                <w:szCs w:val="17"/>
              </w:rPr>
              <w:t>MEDIO</w:t>
            </w:r>
          </w:p>
        </w:tc>
        <w:tc>
          <w:tcPr>
            <w:tcW w:w="2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7F41DC" w14:textId="77777777" w:rsidR="00C34357" w:rsidRDefault="00000000">
            <w:r>
              <w:rPr>
                <w:color w:val="000000"/>
                <w:sz w:val="17"/>
                <w:szCs w:val="17"/>
              </w:rPr>
              <w:t>MOS-iT + ON·NET</w:t>
            </w:r>
          </w:p>
        </w:tc>
      </w:tr>
      <w:tr w:rsidR="00C34357" w14:paraId="0DC51300"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E5122C4" w14:textId="77777777" w:rsidR="00C34357" w:rsidRDefault="00000000">
            <w:pPr>
              <w:jc w:val="center"/>
            </w:pPr>
            <w:r>
              <w:rPr>
                <w:b/>
                <w:bCs/>
                <w:color w:val="000000"/>
                <w:sz w:val="17"/>
                <w:szCs w:val="17"/>
              </w:rPr>
              <w:t>R09</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AF9DD5" w14:textId="77777777" w:rsidR="00C34357" w:rsidRDefault="00000000">
            <w:commentRangeStart w:id="299"/>
            <w:r>
              <w:rPr>
                <w:color w:val="000000"/>
                <w:sz w:val="16"/>
                <w:szCs w:val="16"/>
              </w:rPr>
              <w:t>Indisponibilidad ServiceNow (SaaS) durante ventana crítica</w:t>
            </w:r>
            <w:commentRangeEnd w:id="299"/>
            <w:r>
              <w:rPr>
                <w:rStyle w:val="Refdecomentario"/>
                <w:sz w:val="22"/>
                <w:szCs w:val="22"/>
              </w:rPr>
              <w:commentReference w:id="299"/>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46E30D" w14:textId="77777777" w:rsidR="00C34357" w:rsidRDefault="00000000">
            <w:pPr>
              <w:jc w:val="center"/>
            </w:pPr>
            <w:r>
              <w:rPr>
                <w:color w:val="000000"/>
                <w:sz w:val="17"/>
                <w:szCs w:val="17"/>
              </w:rPr>
              <w:t>BAJA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812810"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EACC72" w14:textId="77777777" w:rsidR="00C34357" w:rsidRDefault="00000000">
            <w:pPr>
              <w:jc w:val="center"/>
            </w:pPr>
            <w:r>
              <w:rPr>
                <w:b/>
                <w:bCs/>
                <w:color w:val="854F0B"/>
                <w:sz w:val="17"/>
                <w:szCs w:val="17"/>
              </w:rPr>
              <w:t>MEDIO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B21B11" w14:textId="77777777" w:rsidR="00C34357" w:rsidRDefault="00000000">
            <w:r>
              <w:rPr>
                <w:color w:val="000000"/>
                <w:sz w:val="17"/>
                <w:szCs w:val="17"/>
              </w:rPr>
              <w:t>ON·NET</w:t>
            </w:r>
          </w:p>
        </w:tc>
      </w:tr>
      <w:tr w:rsidR="00C34357" w14:paraId="5EAD17A5"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76A6D6" w14:textId="77777777" w:rsidR="00C34357" w:rsidRDefault="00000000">
            <w:pPr>
              <w:jc w:val="center"/>
            </w:pPr>
            <w:r>
              <w:rPr>
                <w:b/>
                <w:bCs/>
                <w:color w:val="000000"/>
                <w:sz w:val="17"/>
                <w:szCs w:val="17"/>
              </w:rPr>
              <w:t>R10</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EB56A7" w14:textId="77777777" w:rsidR="00C34357" w:rsidRDefault="00000000">
            <w:r>
              <w:rPr>
                <w:color w:val="000000"/>
                <w:sz w:val="16"/>
                <w:szCs w:val="16"/>
              </w:rPr>
              <w:t>Acceso no autorizado a APIs de Komands</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6828A0" w14:textId="77777777" w:rsidR="00C34357" w:rsidRDefault="00000000">
            <w:pPr>
              <w:jc w:val="center"/>
            </w:pPr>
            <w:r>
              <w:rPr>
                <w:color w:val="000000"/>
                <w:sz w:val="17"/>
                <w:szCs w:val="17"/>
              </w:rPr>
              <w:t>BAJA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EB4170"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3A5230" w14:textId="77777777" w:rsidR="00C34357" w:rsidRDefault="00000000">
            <w:pPr>
              <w:jc w:val="center"/>
            </w:pPr>
            <w:r>
              <w:rPr>
                <w:b/>
                <w:bCs/>
                <w:color w:val="854F0B"/>
                <w:sz w:val="17"/>
                <w:szCs w:val="17"/>
              </w:rPr>
              <w:t>MEDIO</w:t>
            </w:r>
          </w:p>
        </w:tc>
        <w:tc>
          <w:tcPr>
            <w:tcW w:w="2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6FAF84" w14:textId="77777777" w:rsidR="00C34357" w:rsidRDefault="00000000">
            <w:r>
              <w:rPr>
                <w:color w:val="000000"/>
                <w:sz w:val="17"/>
                <w:szCs w:val="17"/>
              </w:rPr>
              <w:t>ON·NET + MOS-iT</w:t>
            </w:r>
          </w:p>
        </w:tc>
      </w:tr>
      <w:tr w:rsidR="00C34357" w14:paraId="07C7163D"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EE10BE" w14:textId="77777777" w:rsidR="00C34357" w:rsidRDefault="00000000">
            <w:pPr>
              <w:jc w:val="center"/>
            </w:pPr>
            <w:r>
              <w:rPr>
                <w:b/>
                <w:bCs/>
                <w:color w:val="000000"/>
                <w:sz w:val="17"/>
                <w:szCs w:val="17"/>
              </w:rPr>
              <w:t>R12</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04EF03" w14:textId="77777777" w:rsidR="00C34357" w:rsidRDefault="00000000">
            <w:r>
              <w:rPr>
                <w:color w:val="000000"/>
                <w:sz w:val="16"/>
                <w:szCs w:val="16"/>
              </w:rPr>
              <w:t>Necesidad de rollback prolongado post Go-Live</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522372" w14:textId="77777777" w:rsidR="00C34357" w:rsidRDefault="00000000">
            <w:pPr>
              <w:jc w:val="center"/>
            </w:pPr>
            <w:r>
              <w:rPr>
                <w:color w:val="000000"/>
                <w:sz w:val="17"/>
                <w:szCs w:val="17"/>
              </w:rPr>
              <w:t>BAJA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26D90F" w14:textId="77777777" w:rsidR="00C34357" w:rsidRDefault="00000000">
            <w:pPr>
              <w:jc w:val="center"/>
            </w:pPr>
            <w:r>
              <w:rPr>
                <w:color w:val="000000"/>
                <w:sz w:val="17"/>
                <w:szCs w:val="17"/>
              </w:rPr>
              <w:t>MEDIO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61C5AE" w14:textId="77777777" w:rsidR="00C34357" w:rsidRDefault="00000000">
            <w:pPr>
              <w:jc w:val="center"/>
            </w:pPr>
            <w:r>
              <w:rPr>
                <w:b/>
                <w:bCs/>
                <w:color w:val="2E7D32"/>
                <w:sz w:val="17"/>
                <w:szCs w:val="17"/>
              </w:rPr>
              <w:t>BAJO</w:t>
            </w:r>
          </w:p>
        </w:tc>
        <w:tc>
          <w:tcPr>
            <w:tcW w:w="24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E964A7" w14:textId="77777777" w:rsidR="00C34357" w:rsidRDefault="00000000">
            <w:r>
              <w:rPr>
                <w:color w:val="000000"/>
                <w:sz w:val="17"/>
                <w:szCs w:val="17"/>
              </w:rPr>
              <w:t>Comité Directivo</w:t>
            </w:r>
          </w:p>
        </w:tc>
      </w:tr>
      <w:tr w:rsidR="00C34357" w14:paraId="07C7163E"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7163F" w14:textId="77777777" w:rsidR="00C34357" w:rsidRDefault="00000000">
            <w:pPr>
              <w:jc w:val="center"/>
            </w:pPr>
            <w:r>
              <w:rPr>
                <w:b/>
                <w:bCs/>
                <w:color w:val="000000"/>
                <w:sz w:val="17"/>
                <w:szCs w:val="17"/>
              </w:rPr>
              <w:t>R13</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71640" w14:textId="77777777" w:rsidR="00C34357" w:rsidRDefault="00000000">
            <w:r>
              <w:rPr>
                <w:color w:val="000000"/>
                <w:sz w:val="16"/>
                <w:szCs w:val="16"/>
              </w:rPr>
              <w:t>Cambios en componentes ServiceNow productivos por EY no comunicados oportunamente al equipo Sunset BP</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71641" w14:textId="77777777" w:rsidR="00C34357" w:rsidRDefault="00000000">
            <w:pPr>
              <w:jc w:val="center"/>
            </w:pPr>
            <w:r>
              <w:rPr>
                <w:color w:val="000000"/>
                <w:sz w:val="17"/>
                <w:szCs w:val="17"/>
              </w:rPr>
              <w:t>MEDIA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71642" w14:textId="77777777" w:rsidR="00C34357" w:rsidRDefault="00000000">
            <w:pPr>
              <w:jc w:val="center"/>
            </w:pPr>
            <w:r>
              <w:rPr>
                <w:color w:val="000000"/>
                <w:sz w:val="17"/>
                <w:szCs w:val="17"/>
              </w:rPr>
              <w:t>ALTO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71643" w14:textId="77777777" w:rsidR="00C34357" w:rsidRDefault="00000000">
            <w:pPr>
              <w:jc w:val="center"/>
            </w:pPr>
            <w:r>
              <w:rPr>
                <w:b/>
                <w:bCs/>
                <w:color w:val="A32D2D"/>
                <w:sz w:val="17"/>
                <w:szCs w:val="17"/>
              </w:rPr>
              <w:t>ALTO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71644" w14:textId="77777777" w:rsidR="00C34357" w:rsidRDefault="00000000">
            <w:r>
              <w:rPr>
                <w:color w:val="000000"/>
                <w:sz w:val="17"/>
                <w:szCs w:val="17"/>
              </w:rPr>
              <w:t>ON·NET</w:t>
            </w:r>
          </w:p>
        </w:tc>
      </w:tr>
    </w:tbl>
    <w:p w14:paraId="7BACE525" w14:textId="77777777" w:rsidR="00C34357" w:rsidRDefault="00000000">
      <w:r>
        <w:br w:type="page"/>
      </w:r>
    </w:p>
    <w:p w14:paraId="32DFA51E" w14:textId="77777777" w:rsidR="00C34357" w:rsidRDefault="00000000">
      <w:pPr>
        <w:pStyle w:val="Ttulo2"/>
      </w:pPr>
      <w:bookmarkStart w:id="300" w:name="_Toc226042064"/>
      <w:r>
        <w:lastRenderedPageBreak/>
        <w:t>21.1 R01: Comportamiento de BluePlanet RA no documentado</w:t>
      </w:r>
      <w:bookmarkEnd w:id="300"/>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3A97DD0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CE404C"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8579A1" w14:textId="77777777" w:rsidR="00C34357" w:rsidRDefault="00000000">
            <w:r>
              <w:rPr>
                <w:color w:val="000000"/>
                <w:sz w:val="18"/>
                <w:szCs w:val="18"/>
              </w:rPr>
              <w:t>R01</w:t>
            </w:r>
          </w:p>
        </w:tc>
      </w:tr>
      <w:tr w:rsidR="00C34357" w14:paraId="3B9E16D7"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07DABE"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5F8C82" w14:textId="77777777" w:rsidR="00C34357" w:rsidRDefault="00000000">
            <w:r>
              <w:rPr>
                <w:color w:val="000000"/>
                <w:sz w:val="18"/>
                <w:szCs w:val="18"/>
              </w:rPr>
              <w:t>Los Resource Adapters de BluePlanet son componentes propietarios de Ciena cuyo comportamiento interno no está completamente documentado. Komands debe replicar el resultado funcional de estos adaptadores (paridad en la OLT), pero podrían existir lógicas ocultas, transformaciones de datos, o manejo de casos borde que no están capturados en los LLDs. Este es el riesgo técnico más significativo del proyecto.</w:t>
            </w:r>
          </w:p>
        </w:tc>
      </w:tr>
      <w:tr w:rsidR="00C34357" w14:paraId="5146D1F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DF181D"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ACDA7E" w14:textId="77777777" w:rsidR="00C34357" w:rsidRDefault="00000000">
            <w:r>
              <w:rPr>
                <w:color w:val="C62828"/>
                <w:sz w:val="18"/>
                <w:szCs w:val="18"/>
              </w:rPr>
              <w:t>ALTA — Los LLDs documentan los comandos CLI principales, pero la experiencia de MOS-iT con la plataforma ADC (operativa desde 2024 como contingencia) ha revelado múltiples casos borde no documentados, como la regla delete_vlan_on_terminate exclusiva de TCH en Nokia.</w:t>
            </w:r>
          </w:p>
        </w:tc>
      </w:tr>
      <w:tr w:rsidR="00C34357" w14:paraId="4999ECD8"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F1C16E"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96647D" w14:textId="77777777" w:rsidR="00C34357" w:rsidRDefault="00000000">
            <w:r>
              <w:rPr>
                <w:color w:val="C62828"/>
                <w:sz w:val="18"/>
                <w:szCs w:val="18"/>
              </w:rPr>
              <w:t>ALTO — Un comportamiento no replicado puede generar discrepancias de paridad que bloquean la certificación de VNOs y retrasan el Go-Live.</w:t>
            </w:r>
          </w:p>
        </w:tc>
      </w:tr>
      <w:tr w:rsidR="00C34357" w14:paraId="6277D39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2007B7"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D4CAE0" w14:textId="77777777" w:rsidR="00C34357" w:rsidRDefault="00000000">
            <w:r>
              <w:rPr>
                <w:b/>
                <w:bCs/>
                <w:color w:val="000000"/>
                <w:sz w:val="18"/>
                <w:szCs w:val="18"/>
              </w:rPr>
              <w:t>CRÍTICO</w:t>
            </w:r>
          </w:p>
        </w:tc>
      </w:tr>
      <w:tr w:rsidR="00C34357" w14:paraId="2B82D6E9"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FCDDA9"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D070C3" w14:textId="77777777" w:rsidR="00C34357" w:rsidRDefault="00000000">
            <w:r>
              <w:rPr>
                <w:color w:val="000000"/>
                <w:sz w:val="18"/>
                <w:szCs w:val="18"/>
              </w:rPr>
              <w:t>(1) La plataforma ADC opera en producción como contingencia desde 2024, proporcionando conocimiento acumulado del comportamiento real de las OLTs. (2) Reingeniería de los BPMNs de Camunda de BluePlanet para extraer lógica oculta. (3) Pruebas de paridad T6 contra LLDs y estado real de OLTs en laboratorio. (4) Templates CLI configurables en BD sin despliegue de código. (5) Sesiones de transferencia de conocimiento con el equipo ON·NET que opera BluePlanet.</w:t>
            </w:r>
          </w:p>
        </w:tc>
      </w:tr>
      <w:tr w:rsidR="00C34357" w14:paraId="6FB98FB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7B7BF7"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4F8BF7" w14:textId="77777777" w:rsidR="00C34357" w:rsidRDefault="00000000">
            <w:r>
              <w:rPr>
                <w:color w:val="000000"/>
                <w:sz w:val="18"/>
                <w:szCs w:val="18"/>
              </w:rPr>
              <w:t>MOS-iT (desarrollo, reingeniería) + ON·NET (conocimiento operacional BluePlanet)</w:t>
            </w:r>
          </w:p>
        </w:tc>
      </w:tr>
      <w:tr w:rsidR="00C34357" w14:paraId="229DC898"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CC6688"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88648A6" w14:textId="77777777" w:rsidR="00C34357" w:rsidRDefault="00000000">
            <w:r>
              <w:rPr>
                <w:color w:val="000000"/>
                <w:sz w:val="18"/>
                <w:szCs w:val="18"/>
              </w:rPr>
              <w:t>Si se descubre un comportamiento crítico no documentado durante la certificación, se posterga la activación del Feature Flag para la VNO/operación afectada y se implementa el ajuste en el template CLI correspondiente. El Feature Flag permite granularidad suficiente para mantener las combinaciones ya certificadas activas mientras se corrige el caso borde.</w:t>
            </w:r>
          </w:p>
        </w:tc>
      </w:tr>
    </w:tbl>
    <w:p w14:paraId="1A254337" w14:textId="77777777" w:rsidR="00C34357" w:rsidRDefault="00000000">
      <w:pPr>
        <w:pStyle w:val="Ttulo2"/>
      </w:pPr>
      <w:bookmarkStart w:id="301" w:name="_Toc226042065"/>
      <w:r>
        <w:t>21.2 R02: Atraso en infraestructura IFX o disponibilidad Axway</w:t>
      </w:r>
      <w:bookmarkEnd w:id="301"/>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6417F11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906036"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C7B92F" w14:textId="77777777" w:rsidR="00C34357" w:rsidRDefault="00000000">
            <w:r>
              <w:rPr>
                <w:color w:val="000000"/>
                <w:sz w:val="18"/>
                <w:szCs w:val="18"/>
              </w:rPr>
              <w:t>R02</w:t>
            </w:r>
          </w:p>
        </w:tc>
      </w:tr>
      <w:tr w:rsidR="00C34357" w14:paraId="6D4BCEA9"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885E2B"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913930" w14:textId="77777777" w:rsidR="00C34357" w:rsidRDefault="00000000">
            <w:r>
              <w:rPr>
                <w:color w:val="000000"/>
                <w:sz w:val="18"/>
                <w:szCs w:val="18"/>
              </w:rPr>
              <w:t>El timeline del proyecto depende de dos proveedores externos: IFX para la provisión de las 35 VMs y Axway para la disponibilidad del gateway de APIs. Un atraso en la firma del contrato con IFX o en la configuración de Axway en los ambientes QA y PROD impacta directamente el cronograma.</w:t>
            </w:r>
          </w:p>
        </w:tc>
      </w:tr>
      <w:tr w:rsidR="00C34357" w14:paraId="6EA65BA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441CA3"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0B5AC8" w14:textId="77777777" w:rsidR="00C34357" w:rsidRDefault="00000000">
            <w:r>
              <w:rPr>
                <w:color w:val="E65100"/>
                <w:sz w:val="18"/>
                <w:szCs w:val="18"/>
              </w:rPr>
              <w:t>MEDIA — Procesos de contratación y aprovisionamiento de terceros tienen variables fuera del control del proyecto. Axway QA requerido en semana 10, Axway PROD en semana 26.</w:t>
            </w:r>
          </w:p>
        </w:tc>
      </w:tr>
      <w:tr w:rsidR="00C34357" w14:paraId="3A2A2B85"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17344A"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3DE941" w14:textId="77777777" w:rsidR="00C34357" w:rsidRDefault="00000000">
            <w:r>
              <w:rPr>
                <w:color w:val="C62828"/>
                <w:sz w:val="18"/>
                <w:szCs w:val="18"/>
              </w:rPr>
              <w:t>ALTO — Sin infraestructura IFX no se puede desplegar Komands. Sin Axway en PROD no se puede ejecutar el Go-Live.</w:t>
            </w:r>
          </w:p>
        </w:tc>
      </w:tr>
      <w:tr w:rsidR="00C34357" w14:paraId="52783C1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D45D09"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022CAA" w14:textId="77777777" w:rsidR="00C34357" w:rsidRDefault="00000000">
            <w:r>
              <w:rPr>
                <w:b/>
                <w:bCs/>
                <w:color w:val="C62828"/>
                <w:sz w:val="18"/>
                <w:szCs w:val="18"/>
              </w:rPr>
              <w:t>ALTO</w:t>
            </w:r>
          </w:p>
        </w:tc>
      </w:tr>
      <w:tr w:rsidR="00C34357" w14:paraId="5E4FDCD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A713E0"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B2756E" w14:textId="77777777" w:rsidR="00C34357" w:rsidRDefault="00000000">
            <w:r>
              <w:rPr>
                <w:color w:val="000000"/>
                <w:sz w:val="18"/>
                <w:szCs w:val="18"/>
              </w:rPr>
              <w:t>(1) Inicio temprano de gestión contractual con IFX en Sprint 0. (2) Solicitud anticipada de ambientes Axway con margen de 4 semanas. (3) Ambiente DEV puede funcionar sin Axway (conexión directa). (4) Seguimiento semanal de dependencias externas en comité del proyecto.</w:t>
            </w:r>
          </w:p>
        </w:tc>
      </w:tr>
      <w:tr w:rsidR="00C34357" w:rsidRPr="00CB3C92" w14:paraId="3FA8F60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D91DAB"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540DF9" w14:textId="77777777" w:rsidR="00C34357" w:rsidRPr="005D78BF" w:rsidRDefault="00000000">
            <w:pPr>
              <w:rPr>
                <w:lang w:val="en-US"/>
              </w:rPr>
            </w:pPr>
            <w:r>
              <w:rPr>
                <w:color w:val="000000"/>
                <w:sz w:val="18"/>
                <w:szCs w:val="18"/>
                <w:lang w:val="en-US"/>
              </w:rPr>
              <w:t>ON·NET (contratos IFX, gestión Axway — Axway ON·NET)</w:t>
            </w:r>
          </w:p>
        </w:tc>
      </w:tr>
      <w:tr w:rsidR="00C34357" w14:paraId="147DC8A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F34C06"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3B86815" w14:textId="77777777" w:rsidR="00C34357" w:rsidRDefault="00000000">
            <w:r>
              <w:rPr>
                <w:color w:val="000000"/>
                <w:sz w:val="18"/>
                <w:szCs w:val="18"/>
              </w:rPr>
              <w:t>Si IFX se atrasa, se evalúa provisión parcial. Si Axway se atrasa, se negocia acceso a ambiente compartido o se posterga la certificación E2E.</w:t>
            </w:r>
          </w:p>
        </w:tc>
      </w:tr>
    </w:tbl>
    <w:p w14:paraId="38881632" w14:textId="77777777" w:rsidR="00C34357" w:rsidRDefault="00000000">
      <w:pPr>
        <w:pStyle w:val="Ttulo2"/>
      </w:pPr>
      <w:bookmarkStart w:id="302" w:name="_Toc226042066"/>
      <w:r>
        <w:t>21.3 R03: Diferencias comandos CLI documentados vs reales</w:t>
      </w:r>
      <w:bookmarkEnd w:id="302"/>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4B52E59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C86058"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24E430" w14:textId="77777777" w:rsidR="00C34357" w:rsidRDefault="00000000">
            <w:r>
              <w:rPr>
                <w:color w:val="000000"/>
                <w:sz w:val="18"/>
                <w:szCs w:val="18"/>
              </w:rPr>
              <w:t>R03</w:t>
            </w:r>
          </w:p>
        </w:tc>
      </w:tr>
      <w:tr w:rsidR="00C34357" w14:paraId="7DCA610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3DED9A" w14:textId="77777777" w:rsidR="00C34357" w:rsidRDefault="00000000">
            <w:r>
              <w:rPr>
                <w:b/>
                <w:bCs/>
                <w:color w:val="000000"/>
                <w:sz w:val="18"/>
                <w:szCs w:val="18"/>
              </w:rPr>
              <w:lastRenderedPageBreak/>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D1056F" w14:textId="77777777" w:rsidR="00C34357" w:rsidRDefault="00000000">
            <w:r>
              <w:rPr>
                <w:color w:val="000000"/>
                <w:sz w:val="18"/>
                <w:szCs w:val="18"/>
              </w:rPr>
              <w:t>Los LLDs de referencia documentan los comandos CLI teóricos, pero la configuración real de las OLTs en producción puede diferir por actualizaciones de firmware, configuraciones manuales acumuladas, o variantes regionales.</w:t>
            </w:r>
          </w:p>
        </w:tc>
      </w:tr>
      <w:tr w:rsidR="00C34357" w14:paraId="53097306"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F8D3A8"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DCC1F3" w14:textId="77777777" w:rsidR="00C34357" w:rsidRDefault="00000000">
            <w:r>
              <w:rPr>
                <w:color w:val="E65100"/>
                <w:sz w:val="18"/>
                <w:szCs w:val="18"/>
              </w:rPr>
              <w:t>MEDIA — Las OLTs de laboratorio ON·NET son representativas del parque de producción, pero no cubren el 100% de las configuraciones existentes en las ~618 OLTs activas.</w:t>
            </w:r>
          </w:p>
        </w:tc>
      </w:tr>
      <w:tr w:rsidR="00C34357" w14:paraId="2DC1456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8E8ED0"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098F09" w14:textId="77777777" w:rsidR="00C34357" w:rsidRDefault="00000000">
            <w:r>
              <w:rPr>
                <w:color w:val="C62828"/>
                <w:sz w:val="18"/>
                <w:szCs w:val="18"/>
              </w:rPr>
              <w:t>ALTO — Una diferencia de comportamiento en producción puede causar fallas de provisión para OLTs específicas.</w:t>
            </w:r>
          </w:p>
        </w:tc>
      </w:tr>
      <w:tr w:rsidR="00C34357" w14:paraId="2AAE38C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915BDC"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7DEB06" w14:textId="77777777" w:rsidR="00C34357" w:rsidRDefault="00000000">
            <w:r>
              <w:rPr>
                <w:b/>
                <w:bCs/>
                <w:color w:val="C62828"/>
                <w:sz w:val="18"/>
                <w:szCs w:val="18"/>
              </w:rPr>
              <w:t>ALTO</w:t>
            </w:r>
          </w:p>
        </w:tc>
      </w:tr>
      <w:tr w:rsidR="00C34357" w14:paraId="6F7A848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C5A7FF"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CAE330" w14:textId="77777777" w:rsidR="00C34357" w:rsidRDefault="00000000">
            <w:r>
              <w:rPr>
                <w:color w:val="000000"/>
                <w:sz w:val="18"/>
                <w:szCs w:val="18"/>
              </w:rPr>
              <w:t>(1) Validación en laboratorio con OLTs de cada modelo/versión. (2) Migración progresiva por VNO con Feature Flags. (3) Monitoreo de tasa de error por OLT en Dynatrace. (4) Templates CLI ajustables sin despliegue de código.</w:t>
            </w:r>
          </w:p>
        </w:tc>
      </w:tr>
      <w:tr w:rsidR="00C34357" w14:paraId="50CFA51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A3AEB96"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6CAA57" w14:textId="77777777" w:rsidR="00C34357" w:rsidRDefault="00000000">
            <w:r>
              <w:rPr>
                <w:color w:val="000000"/>
                <w:sz w:val="18"/>
                <w:szCs w:val="18"/>
              </w:rPr>
              <w:t>MOS-iT (validación CLI) + ON·NET (laboratorio, inventario OLTs)</w:t>
            </w:r>
          </w:p>
        </w:tc>
      </w:tr>
      <w:tr w:rsidR="00C34357" w14:paraId="47F4F5D0"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FC78BB"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B08BEE" w14:textId="77777777" w:rsidR="00C34357" w:rsidRDefault="00000000">
            <w:r>
              <w:rPr>
                <w:color w:val="000000"/>
                <w:sz w:val="18"/>
                <w:szCs w:val="18"/>
              </w:rPr>
              <w:t>Si una OLT específica presenta comportamiento diferente, se crea un template CLI particular para esa OLT o modelo en el Catálogo Técnico.</w:t>
            </w:r>
          </w:p>
        </w:tc>
      </w:tr>
    </w:tbl>
    <w:p w14:paraId="1B8709ED" w14:textId="77777777" w:rsidR="00C34357" w:rsidRDefault="00000000">
      <w:r>
        <w:br w:type="page"/>
      </w:r>
    </w:p>
    <w:p w14:paraId="26948903" w14:textId="77777777" w:rsidR="00C34357" w:rsidRDefault="00000000">
      <w:pPr>
        <w:pStyle w:val="Ttulo2"/>
      </w:pPr>
      <w:bookmarkStart w:id="303" w:name="_Toc226042067"/>
      <w:r>
        <w:lastRenderedPageBreak/>
        <w:t>21.4 R04: Falla conectividad SSH desde K8s IFX hacia OLTs</w:t>
      </w:r>
      <w:bookmarkEnd w:id="303"/>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4D0B842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590F9C"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B88D25" w14:textId="77777777" w:rsidR="00C34357" w:rsidRDefault="00000000">
            <w:r>
              <w:rPr>
                <w:color w:val="000000"/>
                <w:sz w:val="18"/>
                <w:szCs w:val="18"/>
              </w:rPr>
              <w:t>R04</w:t>
            </w:r>
          </w:p>
        </w:tc>
      </w:tr>
      <w:tr w:rsidR="00C34357" w14:paraId="415E3C3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D8CEF6"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889F91" w14:textId="77777777" w:rsidR="00C34357" w:rsidRDefault="00000000">
            <w:r>
              <w:rPr>
                <w:color w:val="000000"/>
                <w:sz w:val="18"/>
                <w:szCs w:val="18"/>
              </w:rPr>
              <w:t>La conectividad SSH entre el cluster Kubernetes en IFX y las OLTs en la red de gestión de ON·NET atraviesa una VPN site-to-site IPSec. Problemas de red, configuración de firewall, o inestabilidad de la VPN podrían impedir que Komands alcance las OLTs.</w:t>
            </w:r>
          </w:p>
        </w:tc>
      </w:tr>
      <w:tr w:rsidR="00C34357" w14:paraId="72AE075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39E3B3"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E12750" w14:textId="77777777" w:rsidR="00C34357" w:rsidRDefault="00000000">
            <w:r>
              <w:rPr>
                <w:color w:val="E65100"/>
                <w:sz w:val="18"/>
                <w:szCs w:val="18"/>
              </w:rPr>
              <w:t>MEDIA — La plataforma ADC ya opera exitosamente con esta conectividad desde 2024, lo que reduce la incertidumbre. Sin embargo, el cambio a Kubernetes en IFX introduce una nueva ruta de red que debe validarse.</w:t>
            </w:r>
          </w:p>
        </w:tc>
      </w:tr>
      <w:tr w:rsidR="00C34357" w14:paraId="5B3A7BC8"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5DA327"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48C857" w14:textId="77777777" w:rsidR="00C34357" w:rsidRDefault="00000000">
            <w:r>
              <w:rPr>
                <w:color w:val="C62828"/>
                <w:sz w:val="18"/>
                <w:szCs w:val="18"/>
              </w:rPr>
              <w:t>ALTO — Sin conectividad SSH a las OLTs, Komands no puede ejecutar operaciones de provisión.</w:t>
            </w:r>
          </w:p>
        </w:tc>
      </w:tr>
      <w:tr w:rsidR="00C34357" w14:paraId="70EB8A7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ABA11D"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50C03B" w14:textId="77777777" w:rsidR="00C34357" w:rsidRDefault="00000000">
            <w:r>
              <w:rPr>
                <w:b/>
                <w:bCs/>
                <w:color w:val="C62828"/>
                <w:sz w:val="18"/>
                <w:szCs w:val="18"/>
              </w:rPr>
              <w:t>ALTO</w:t>
            </w:r>
          </w:p>
        </w:tc>
      </w:tr>
      <w:tr w:rsidR="00C34357" w14:paraId="6269AFD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2B30BA"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F9060A" w14:textId="77777777" w:rsidR="00C34357" w:rsidRDefault="00000000">
            <w:r>
              <w:rPr>
                <w:color w:val="000000"/>
                <w:sz w:val="18"/>
                <w:szCs w:val="18"/>
              </w:rPr>
              <w:t>(1) ADC ya opera con este modelo desde 2024. (2) Pruebas de conectividad SSH a las ~618 OLTs en Sprint 0. (3) Monitoreo Dynatrace de latencia y disponibilidad SSH. (4) Circuit breaker en Adapters. (5) Rutas de red redundantes VPN.</w:t>
            </w:r>
          </w:p>
        </w:tc>
      </w:tr>
      <w:tr w:rsidR="00C34357" w14:paraId="57081A0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8C5913"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41F2B0" w14:textId="77777777" w:rsidR="00C34357" w:rsidRDefault="00000000">
            <w:r>
              <w:rPr>
                <w:color w:val="000000"/>
                <w:sz w:val="18"/>
                <w:szCs w:val="18"/>
              </w:rPr>
              <w:t>IFX (VPN, red) + ON·NET (firewall, red de gestión OLTs)</w:t>
            </w:r>
          </w:p>
        </w:tc>
      </w:tr>
      <w:tr w:rsidR="00C34357" w14:paraId="098DAC35"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DBABC6"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59C955" w14:textId="77777777" w:rsidR="00C34357" w:rsidRDefault="00000000">
            <w:r>
              <w:rPr>
                <w:color w:val="000000"/>
                <w:sz w:val="18"/>
                <w:szCs w:val="18"/>
              </w:rPr>
              <w:t>Si una OLT no es alcanzable, la transacción falla con código específico y se escala al Gestor de Quiebres. Web Contingencia Cero puede intentar conexión por ruta alternativa.</w:t>
            </w:r>
          </w:p>
        </w:tc>
      </w:tr>
    </w:tbl>
    <w:p w14:paraId="1B141711" w14:textId="77777777" w:rsidR="00C34357" w:rsidRDefault="00000000">
      <w:pPr>
        <w:pStyle w:val="Ttulo2"/>
      </w:pPr>
      <w:bookmarkStart w:id="304" w:name="_Toc226042068"/>
      <w:r>
        <w:t>21.5 R05: Complejidad de modificación FlowDesigner ServiceNow</w:t>
      </w:r>
      <w:bookmarkEnd w:id="304"/>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2BD08D1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C5A849"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D5F2CD" w14:textId="77777777" w:rsidR="00C34357" w:rsidRDefault="00000000">
            <w:r>
              <w:rPr>
                <w:color w:val="000000"/>
                <w:sz w:val="18"/>
                <w:szCs w:val="18"/>
              </w:rPr>
              <w:t>R05</w:t>
            </w:r>
          </w:p>
        </w:tc>
      </w:tr>
      <w:tr w:rsidR="00C34357" w14:paraId="195AC0A0"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C1BDD6"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9CBF10" w14:textId="77777777" w:rsidR="00C34357" w:rsidRDefault="00000000">
            <w:r>
              <w:rPr>
                <w:color w:val="000000"/>
                <w:sz w:val="18"/>
                <w:szCs w:val="18"/>
              </w:rPr>
              <w:t>La modificación de los 13 flujos FlowDesigner de ServiceNow para adaptarse al formato de APIs de Komands (diferente al TMForum de BluePlanet) puede resultar más compleja de lo estimado. Los flujos actuales contienen lógica acumulada durante años de operación.</w:t>
            </w:r>
          </w:p>
        </w:tc>
      </w:tr>
      <w:tr w:rsidR="00C34357" w14:paraId="1D2D9BD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9C7EAF"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B4E122" w14:textId="77777777" w:rsidR="00C34357" w:rsidRDefault="00000000">
            <w:r>
              <w:rPr>
                <w:color w:val="E65100"/>
                <w:sz w:val="18"/>
                <w:szCs w:val="18"/>
              </w:rPr>
              <w:t>MEDIA — Los flujos existentes son complejos y han sido modificados múltiples veces. La adaptación requiere entender la lógica actual y el nuevo contrato API simultáneamente.</w:t>
            </w:r>
          </w:p>
        </w:tc>
      </w:tr>
      <w:tr w:rsidR="00C34357" w14:paraId="776A1B51"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9C11DD6"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A28F8F" w14:textId="77777777" w:rsidR="00C34357" w:rsidRDefault="00000000">
            <w:r>
              <w:rPr>
                <w:color w:val="E65100"/>
                <w:sz w:val="18"/>
                <w:szCs w:val="18"/>
              </w:rPr>
              <w:t>MEDIO — Si la modificación se atrasa, retrasa las pruebas E2E y la certificación de VNOs.</w:t>
            </w:r>
          </w:p>
        </w:tc>
      </w:tr>
      <w:tr w:rsidR="00C34357" w14:paraId="2E33487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A6DF60"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D428EF" w14:textId="77777777" w:rsidR="00C34357" w:rsidRDefault="00000000">
            <w:r>
              <w:rPr>
                <w:b/>
                <w:bCs/>
                <w:color w:val="E65100"/>
                <w:sz w:val="18"/>
                <w:szCs w:val="18"/>
              </w:rPr>
              <w:t>MEDIO</w:t>
            </w:r>
          </w:p>
        </w:tc>
      </w:tr>
      <w:tr w:rsidR="00C34357" w14:paraId="369F33ED"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6FEFCD"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4F3488" w14:textId="77777777" w:rsidR="00C34357" w:rsidRDefault="00000000">
            <w:r>
              <w:rPr>
                <w:color w:val="000000"/>
                <w:sz w:val="18"/>
                <w:szCs w:val="18"/>
              </w:rPr>
              <w:t>(1) Análisis de los 13 flujos en Sprint 0. (2) Priorización de flujos críticos (Activación, Baja, Modificación). (3) Colaboración MOS-iT (contrato API) + ON·NET (FlowDesigner). (4) Pruebas integración tempranas Sprint 3.</w:t>
            </w:r>
          </w:p>
        </w:tc>
      </w:tr>
      <w:tr w:rsidR="00C34357" w:rsidRPr="00CB3C92" w14:paraId="62FAD11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497ED55"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788E60" w14:textId="77777777" w:rsidR="00C34357" w:rsidRPr="005D78BF" w:rsidRDefault="00000000">
            <w:pPr>
              <w:rPr>
                <w:lang w:val="en-US"/>
              </w:rPr>
            </w:pPr>
            <w:r>
              <w:rPr>
                <w:color w:val="000000"/>
                <w:sz w:val="18"/>
                <w:szCs w:val="18"/>
                <w:lang w:val="en-US"/>
              </w:rPr>
              <w:t>MOS-iT (contrato API) + ON·NET (FlowDesigner ServiceNow)</w:t>
            </w:r>
          </w:p>
        </w:tc>
      </w:tr>
      <w:tr w:rsidR="00C34357" w14:paraId="31F86CB7"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334AFF"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D0FFF7" w14:textId="77777777" w:rsidR="00C34357" w:rsidRDefault="00000000">
            <w:r>
              <w:rPr>
                <w:color w:val="000000"/>
                <w:sz w:val="18"/>
                <w:szCs w:val="18"/>
              </w:rPr>
              <w:t>Si un flujo se atrasa, se priorizan los necesarios para DTV y se postergan los demás. Feature Flags permiten activar solo operaciones con flujos completados.</w:t>
            </w:r>
          </w:p>
        </w:tc>
      </w:tr>
    </w:tbl>
    <w:p w14:paraId="226F74FC" w14:textId="77777777" w:rsidR="00C34357" w:rsidRDefault="00000000">
      <w:pPr>
        <w:pStyle w:val="Ttulo2"/>
      </w:pPr>
      <w:bookmarkStart w:id="305" w:name="_Toc226042069"/>
      <w:r>
        <w:t>21.6 R06: Resolución de INDEX dinámico en OLTs Huawei</w:t>
      </w:r>
      <w:bookmarkEnd w:id="305"/>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16B1131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E7AC7C"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D0C8B8" w14:textId="77777777" w:rsidR="00C34357" w:rsidRDefault="00000000">
            <w:r>
              <w:rPr>
                <w:color w:val="000000"/>
                <w:sz w:val="18"/>
                <w:szCs w:val="18"/>
              </w:rPr>
              <w:t>R06</w:t>
            </w:r>
          </w:p>
        </w:tc>
      </w:tr>
      <w:tr w:rsidR="00C34357" w14:paraId="1AC5C6C3"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36F1F7"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ED4D93" w14:textId="77777777" w:rsidR="00C34357" w:rsidRDefault="00000000">
            <w:r>
              <w:rPr>
                <w:color w:val="000000"/>
                <w:sz w:val="18"/>
                <w:szCs w:val="18"/>
              </w:rPr>
              <w:t>En OLTs Huawei, el INDEX de cada service-port es autogenerado por la OLT. Para operaciones de baja o modificación, Komands debe consultar los INDEX actuales antes de ejecutar la eliminación. Si el formato de respuesta de la OLT varía entre versiones de firmware, el parseo podría requerir ajustes.</w:t>
            </w:r>
          </w:p>
        </w:tc>
      </w:tr>
      <w:tr w:rsidR="00C34357" w14:paraId="5E237A1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66EFD2"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0B21FA" w14:textId="77777777" w:rsidR="00C34357" w:rsidRDefault="00000000">
            <w:r>
              <w:rPr>
                <w:color w:val="E65100"/>
                <w:sz w:val="18"/>
                <w:szCs w:val="18"/>
              </w:rPr>
              <w:t>MEDIA — La función _resolve_dynamic_ids() ya está implementada y operativa en producción (ADC desde 2024), lo que reduce significativamente la incertidumbre. El riesgo residual son variantes menores de formato entre versiones de firmware que no se han encontrado aún.</w:t>
            </w:r>
          </w:p>
        </w:tc>
      </w:tr>
      <w:tr w:rsidR="00C34357" w14:paraId="539A902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0FB161"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1494BA" w14:textId="77777777" w:rsidR="00C34357" w:rsidRDefault="00000000">
            <w:r>
              <w:rPr>
                <w:color w:val="E65100"/>
                <w:sz w:val="18"/>
                <w:szCs w:val="18"/>
              </w:rPr>
              <w:t>MEDIO — Si el parseo falla para una versión específica de firmware, afecta las operaciones de baja en las OLTs Huawei con esa versión. No afecta OLTs Nokia ni operaciones de alta.</w:t>
            </w:r>
          </w:p>
        </w:tc>
      </w:tr>
      <w:tr w:rsidR="00C34357" w14:paraId="1A83733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98968F"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D4D1DA" w14:textId="77777777" w:rsidR="00C34357" w:rsidRDefault="00000000">
            <w:r>
              <w:rPr>
                <w:b/>
                <w:bCs/>
                <w:color w:val="E65100"/>
                <w:sz w:val="18"/>
                <w:szCs w:val="18"/>
              </w:rPr>
              <w:t>MEDIO</w:t>
            </w:r>
          </w:p>
        </w:tc>
      </w:tr>
      <w:tr w:rsidR="00C34357" w14:paraId="2A05810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E892DF" w14:textId="77777777" w:rsidR="00C34357" w:rsidRDefault="00000000">
            <w:r>
              <w:rPr>
                <w:b/>
                <w:bCs/>
                <w:color w:val="000000"/>
                <w:sz w:val="18"/>
                <w:szCs w:val="18"/>
              </w:rPr>
              <w:lastRenderedPageBreak/>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575931" w14:textId="77777777" w:rsidR="00C34357" w:rsidRDefault="00000000">
            <w:r>
              <w:rPr>
                <w:color w:val="000000"/>
                <w:sz w:val="18"/>
                <w:szCs w:val="18"/>
              </w:rPr>
              <w:t>(1) _resolve_dynamic_ids() ya operativa en producción desde 2024 con parseo probado. (2) Tests T3 con mocks de respuestas reales de múltiples versiones de firmware Huawei. (3) Si el parseo falla, la transacción se marca con código específico (INDEX_RESOLVE_ERROR) y se escala. (4) Logging de la respuesta raw de la OLT para debugging rápido.</w:t>
            </w:r>
          </w:p>
        </w:tc>
      </w:tr>
      <w:tr w:rsidR="00C34357" w14:paraId="2B497D9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337CF3"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4D51D7" w14:textId="77777777" w:rsidR="00C34357" w:rsidRDefault="00000000">
            <w:r>
              <w:rPr>
                <w:color w:val="000000"/>
                <w:sz w:val="18"/>
                <w:szCs w:val="18"/>
              </w:rPr>
              <w:t>MOS-iT (mantenimiento de parseo)</w:t>
            </w:r>
          </w:p>
        </w:tc>
      </w:tr>
      <w:tr w:rsidR="00C34357" w14:paraId="57E222AD"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641DEA"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4DC70DA" w14:textId="77777777" w:rsidR="00C34357" w:rsidRDefault="00000000">
            <w:r>
              <w:rPr>
                <w:color w:val="000000"/>
                <w:sz w:val="18"/>
                <w:szCs w:val="18"/>
              </w:rPr>
              <w:t>Si se descubre un formato no soportado, se actualiza el parser y se despliega como hotfix (rolling update K8s sin downtime). Tiempo estimado de corrección: &lt; 4 horas.</w:t>
            </w:r>
          </w:p>
        </w:tc>
      </w:tr>
    </w:tbl>
    <w:p w14:paraId="19592BA1" w14:textId="77777777" w:rsidR="00C34357" w:rsidRDefault="00000000">
      <w:r>
        <w:br w:type="page"/>
      </w:r>
    </w:p>
    <w:p w14:paraId="0CEB7EBB" w14:textId="77777777" w:rsidR="00C34357" w:rsidRDefault="00000000">
      <w:pPr>
        <w:pStyle w:val="Ttulo2"/>
      </w:pPr>
      <w:bookmarkStart w:id="306" w:name="_Toc226042070"/>
      <w:r>
        <w:lastRenderedPageBreak/>
        <w:t>21.7 R07: Variantes menores de firmware en OLTs del parque</w:t>
      </w:r>
      <w:bookmarkEnd w:id="306"/>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63F9A242"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698B19"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90A1CA5" w14:textId="77777777" w:rsidR="00C34357" w:rsidRDefault="00000000">
            <w:r>
              <w:rPr>
                <w:color w:val="000000"/>
                <w:sz w:val="18"/>
                <w:szCs w:val="18"/>
              </w:rPr>
              <w:t>R07</w:t>
            </w:r>
          </w:p>
        </w:tc>
      </w:tr>
      <w:tr w:rsidR="00C34357" w14:paraId="4646CAB1"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D2A047"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5BCFFB" w14:textId="77777777" w:rsidR="00C34357" w:rsidRDefault="00000000">
            <w:r>
              <w:rPr>
                <w:color w:val="000000"/>
                <w:sz w:val="18"/>
                <w:szCs w:val="18"/>
              </w:rPr>
              <w:t>El parque de ~618 OLTs de ON·NET incluye múltiples modelos y versiones de firmware (Nokia ISAM 7302 FD, 7360 FX Release 6.2; Huawei MA5600T V800R018, MA5800 V100R020). Podrían existir variantes menores de comportamiento CLI entre versiones que no se manifiesten en el laboratorio pero sí en producción.</w:t>
            </w:r>
          </w:p>
        </w:tc>
      </w:tr>
      <w:tr w:rsidR="00C34357" w14:paraId="6194400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DAC18B"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3FB1C8" w14:textId="77777777" w:rsidR="00C34357" w:rsidRDefault="00000000">
            <w:r>
              <w:rPr>
                <w:color w:val="2E7D32"/>
                <w:sz w:val="18"/>
                <w:szCs w:val="18"/>
              </w:rPr>
              <w:t>BAJA — La plataforma ADC opera desde 2024 con las mismas OLTs del parque productivo sin incidentes significativos de compatibilidad de firmware. Las versiones de firmware son estables y ON·NET no tiene previsto actualizaciones masivas a corto plazo.</w:t>
            </w:r>
          </w:p>
        </w:tc>
      </w:tr>
      <w:tr w:rsidR="00C34357" w14:paraId="660072F8"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68A4C2"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856F02" w14:textId="77777777" w:rsidR="00C34357" w:rsidRDefault="00000000">
            <w:r>
              <w:rPr>
                <w:color w:val="E65100"/>
                <w:sz w:val="18"/>
                <w:szCs w:val="18"/>
              </w:rPr>
              <w:t>MEDIO — Una variante de firmware afectaría solo a las OLTs con esa versión específica, no al parque completo. Los templates CLI configurables permiten ajustes rápidos sin despliegue de código.</w:t>
            </w:r>
          </w:p>
        </w:tc>
      </w:tr>
      <w:tr w:rsidR="00C34357" w14:paraId="0F70519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478CBB"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EEA657" w14:textId="77777777" w:rsidR="00C34357" w:rsidRDefault="00000000">
            <w:r>
              <w:rPr>
                <w:b/>
                <w:bCs/>
                <w:color w:val="E65100"/>
                <w:sz w:val="18"/>
                <w:szCs w:val="18"/>
              </w:rPr>
              <w:t>MEDIO</w:t>
            </w:r>
          </w:p>
        </w:tc>
      </w:tr>
      <w:tr w:rsidR="00C34357" w14:paraId="69D7A9D0"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F6DC9A"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79FC7A" w14:textId="77777777" w:rsidR="00C34357" w:rsidRDefault="00000000">
            <w:r>
              <w:rPr>
                <w:color w:val="000000"/>
                <w:sz w:val="18"/>
                <w:szCs w:val="18"/>
              </w:rPr>
              <w:t>(1) ADC ya opera exitosamente con estas OLTs desde 2024 (riesgo validado en producción). (2) Inventario de versiones de firmware desde CMDB. (3) Validación en laboratorio con OLTs representativas de cada modelo. (4) Templates CLI configurables por modelo/versión si se detecta variante. (5) Migración progresiva detecta problemas con volumen bajo.</w:t>
            </w:r>
          </w:p>
        </w:tc>
      </w:tr>
      <w:tr w:rsidR="00C34357" w:rsidRPr="00CB3C92" w14:paraId="1FF47EA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9A7412"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639268" w14:textId="77777777" w:rsidR="00C34357" w:rsidRPr="005D78BF" w:rsidRDefault="00000000">
            <w:pPr>
              <w:rPr>
                <w:lang w:val="en-US"/>
              </w:rPr>
            </w:pPr>
            <w:r>
              <w:rPr>
                <w:color w:val="000000"/>
                <w:sz w:val="18"/>
                <w:szCs w:val="18"/>
                <w:lang w:val="en-US"/>
              </w:rPr>
              <w:t>MOS-iT (templates) + ON·NET (inventario firmware, laboratorio)</w:t>
            </w:r>
          </w:p>
        </w:tc>
      </w:tr>
      <w:tr w:rsidR="00C34357" w14:paraId="608AA513"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AB31EC"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A6E422" w14:textId="77777777" w:rsidR="00C34357" w:rsidRDefault="00000000">
            <w:r>
              <w:rPr>
                <w:color w:val="000000"/>
                <w:sz w:val="18"/>
                <w:szCs w:val="18"/>
              </w:rPr>
              <w:t>Si se detecta una variante, se crea un template específico para la combinación modelo+firmware en el Catálogo Técnico (configurable en BD sin despliegue de código).</w:t>
            </w:r>
          </w:p>
        </w:tc>
      </w:tr>
    </w:tbl>
    <w:p w14:paraId="41EBA7A3" w14:textId="77777777" w:rsidR="00C34357" w:rsidRDefault="00000000">
      <w:pPr>
        <w:pStyle w:val="Ttulo2"/>
      </w:pPr>
      <w:bookmarkStart w:id="307" w:name="_Toc226042071"/>
      <w:r>
        <w:t>21.8 R08: VNOs perciben cambios en el flujo</w:t>
      </w:r>
      <w:bookmarkEnd w:id="307"/>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40CE28DB"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8AFAF9"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CAE55E" w14:textId="77777777" w:rsidR="00C34357" w:rsidRDefault="00000000">
            <w:r>
              <w:rPr>
                <w:color w:val="000000"/>
                <w:sz w:val="18"/>
                <w:szCs w:val="18"/>
              </w:rPr>
              <w:t>R08</w:t>
            </w:r>
          </w:p>
        </w:tc>
      </w:tr>
      <w:tr w:rsidR="00C34357" w14:paraId="0ACD6DD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0022E01"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ABAB0A" w14:textId="77777777" w:rsidR="00C34357" w:rsidRDefault="00000000">
            <w:r>
              <w:rPr>
                <w:color w:val="000000"/>
                <w:sz w:val="18"/>
                <w:szCs w:val="18"/>
              </w:rPr>
              <w:t>Las VNOs podrían percibir cambios indirectos: tiempos de respuesta diferentes, códigos de error nuevos que ServiceNow propaga, o diferencias sutiles en el formato de respuesta derivadas de la adaptación de FlowDesigner al formato de Komands.</w:t>
            </w:r>
          </w:p>
        </w:tc>
      </w:tr>
      <w:tr w:rsidR="00C34357" w14:paraId="35B5A12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FB5DFF"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51BC68" w14:textId="77777777" w:rsidR="00C34357" w:rsidRDefault="00000000">
            <w:r>
              <w:rPr>
                <w:color w:val="2E7D32"/>
                <w:sz w:val="18"/>
                <w:szCs w:val="18"/>
              </w:rPr>
              <w:t>BAJA — WSO2 no se modifica y ServiceNow produce la misma respuesta hacia VNOs. Tests de paridad T6 (extremo VNO) validan específicamente este punto.</w:t>
            </w:r>
          </w:p>
        </w:tc>
      </w:tr>
      <w:tr w:rsidR="00C34357" w14:paraId="69208620"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F4E217"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923C50" w14:textId="77777777" w:rsidR="00C34357" w:rsidRDefault="00000000">
            <w:r>
              <w:rPr>
                <w:color w:val="C62828"/>
                <w:sz w:val="18"/>
                <w:szCs w:val="18"/>
              </w:rPr>
              <w:t>ALTO — Si una VNO percibe un cambio, puede generar quejas formales y daño reputacional.</w:t>
            </w:r>
          </w:p>
        </w:tc>
      </w:tr>
      <w:tr w:rsidR="00C34357" w14:paraId="0901944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C67B41"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73293C" w14:textId="77777777" w:rsidR="00C34357" w:rsidRDefault="00000000">
            <w:r>
              <w:rPr>
                <w:b/>
                <w:bCs/>
                <w:color w:val="E65100"/>
                <w:sz w:val="18"/>
                <w:szCs w:val="18"/>
              </w:rPr>
              <w:t>MEDIO</w:t>
            </w:r>
          </w:p>
        </w:tc>
      </w:tr>
      <w:tr w:rsidR="00C34357" w14:paraId="0B41657F"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A13099"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D20CC9" w14:textId="77777777" w:rsidR="00C34357" w:rsidRDefault="00000000">
            <w:r>
              <w:rPr>
                <w:color w:val="000000"/>
                <w:sz w:val="18"/>
                <w:szCs w:val="18"/>
              </w:rPr>
              <w:t>(1) WSO2 no se modifica. (2) Tests T6 extremo VNO con baseline. (3) DTV primero (menor volumen). (4) Feature Flag rollback instantáneo.</w:t>
            </w:r>
          </w:p>
        </w:tc>
      </w:tr>
      <w:tr w:rsidR="00C34357" w14:paraId="2487BAC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DF70F5"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FD4D35" w14:textId="77777777" w:rsidR="00C34357" w:rsidRDefault="00000000">
            <w:r>
              <w:rPr>
                <w:color w:val="000000"/>
                <w:sz w:val="18"/>
                <w:szCs w:val="18"/>
              </w:rPr>
              <w:t>MOS-iT (paridad) + ON·NET (comunicación VNOs)</w:t>
            </w:r>
          </w:p>
        </w:tc>
      </w:tr>
      <w:tr w:rsidR="00C34357" w14:paraId="44D7F6ED"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162E6E"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FFF147" w14:textId="77777777" w:rsidR="00C34357" w:rsidRDefault="00000000">
            <w:r>
              <w:rPr>
                <w:color w:val="000000"/>
                <w:sz w:val="18"/>
                <w:szCs w:val="18"/>
              </w:rPr>
              <w:t>Feature Flag OFF para la VNO afectada (&lt;5 min), análisis de diferencia, corrección en FlowDesigner, recertificación.</w:t>
            </w:r>
          </w:p>
        </w:tc>
      </w:tr>
    </w:tbl>
    <w:p w14:paraId="2C28BC8A" w14:textId="77777777" w:rsidR="00C34357" w:rsidRDefault="00000000">
      <w:pPr>
        <w:pStyle w:val="Ttulo2"/>
      </w:pPr>
      <w:bookmarkStart w:id="308" w:name="_Toc226042072"/>
      <w:r>
        <w:t>21.9 R09: Indisponibilidad ServiceNow (SaaS)</w:t>
      </w:r>
      <w:bookmarkEnd w:id="308"/>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46FEE8E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D5B6D3"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D39B6F" w14:textId="77777777" w:rsidR="00C34357" w:rsidRDefault="00000000">
            <w:r>
              <w:rPr>
                <w:color w:val="000000"/>
                <w:sz w:val="18"/>
                <w:szCs w:val="18"/>
              </w:rPr>
              <w:t>R09</w:t>
            </w:r>
          </w:p>
        </w:tc>
      </w:tr>
      <w:tr w:rsidR="00C34357" w14:paraId="50D663EB"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3A0896"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684972" w14:textId="77777777" w:rsidR="00C34357" w:rsidRDefault="00000000">
            <w:r>
              <w:rPr>
                <w:color w:val="000000"/>
                <w:sz w:val="18"/>
                <w:szCs w:val="18"/>
              </w:rPr>
              <w:t>ServiceNow opera como SaaS y su disponibilidad depende del proveedor. Una indisponibilidad durante la certificación de VNOs o el Go-Live afectaría el timeline. En operación normal, una caída de SN detiene la provisión independientemente de si se usa BluePlanet o Komands.</w:t>
            </w:r>
          </w:p>
        </w:tc>
      </w:tr>
      <w:tr w:rsidR="00C34357" w14:paraId="03C6FCA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BC40F7A"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92A4BF" w14:textId="77777777" w:rsidR="00C34357" w:rsidRDefault="00000000">
            <w:r>
              <w:rPr>
                <w:color w:val="2E7D32"/>
                <w:sz w:val="18"/>
                <w:szCs w:val="18"/>
              </w:rPr>
              <w:t>BAJA — SN tiene SLA 99.9%. Caídas infrecuentes y de corta duración.</w:t>
            </w:r>
          </w:p>
        </w:tc>
      </w:tr>
      <w:tr w:rsidR="00C34357" w14:paraId="315290EC"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D7F854"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5E5794" w14:textId="77777777" w:rsidR="00C34357" w:rsidRDefault="00000000">
            <w:r>
              <w:rPr>
                <w:color w:val="C62828"/>
                <w:sz w:val="18"/>
                <w:szCs w:val="18"/>
              </w:rPr>
              <w:t>ALTO — Sin SN, ninguna operación de provisión puede iniciarse (afecta a BP y Komands por igual).</w:t>
            </w:r>
          </w:p>
        </w:tc>
      </w:tr>
      <w:tr w:rsidR="00C34357" w14:paraId="1B3A90C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8E8480" w14:textId="77777777" w:rsidR="00C34357" w:rsidRDefault="00000000">
            <w:r>
              <w:rPr>
                <w:b/>
                <w:bCs/>
                <w:color w:val="000000"/>
                <w:sz w:val="18"/>
                <w:szCs w:val="18"/>
              </w:rPr>
              <w:lastRenderedPageBreak/>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7E0960" w14:textId="77777777" w:rsidR="00C34357" w:rsidRDefault="00000000">
            <w:r>
              <w:rPr>
                <w:b/>
                <w:bCs/>
                <w:color w:val="E65100"/>
                <w:sz w:val="18"/>
                <w:szCs w:val="18"/>
              </w:rPr>
              <w:t>MEDIO</w:t>
            </w:r>
          </w:p>
        </w:tc>
      </w:tr>
      <w:tr w:rsidR="00C34357" w14:paraId="2868B4EF"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D0E129"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5AA494" w14:textId="77777777" w:rsidR="00C34357" w:rsidRDefault="00000000">
            <w:r>
              <w:rPr>
                <w:color w:val="000000"/>
                <w:sz w:val="18"/>
                <w:szCs w:val="18"/>
              </w:rPr>
              <w:t>(1) Ventanas de certificación con margen. (2) Web Contingencia Cero para emergencias sin SN. (3) Monitoreo Dynatrace de disponibilidad SN.</w:t>
            </w:r>
          </w:p>
        </w:tc>
      </w:tr>
      <w:tr w:rsidR="00C34357" w14:paraId="394C422A"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F1EF44"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74F79F" w14:textId="77777777" w:rsidR="00C34357" w:rsidRDefault="00000000">
            <w:r>
              <w:rPr>
                <w:color w:val="000000"/>
                <w:sz w:val="18"/>
                <w:szCs w:val="18"/>
              </w:rPr>
              <w:t>ON·NET (relación comercial ServiceNow)</w:t>
            </w:r>
          </w:p>
        </w:tc>
      </w:tr>
      <w:tr w:rsidR="00C34357" w14:paraId="7964DE9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930FF6"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D82DE1" w14:textId="77777777" w:rsidR="00C34357" w:rsidRDefault="00000000">
            <w:r>
              <w:rPr>
                <w:color w:val="000000"/>
                <w:sz w:val="18"/>
                <w:szCs w:val="18"/>
              </w:rPr>
              <w:t>Si SN cae durante certificación, se reprograma. En operación, Web Contingencia Cero para operaciones manuales críticas.</w:t>
            </w:r>
          </w:p>
        </w:tc>
      </w:tr>
    </w:tbl>
    <w:p w14:paraId="2DBC1622" w14:textId="77777777" w:rsidR="00C34357" w:rsidRDefault="00000000">
      <w:pPr>
        <w:pStyle w:val="Ttulo2"/>
      </w:pPr>
      <w:bookmarkStart w:id="309" w:name="_Toc226042073"/>
      <w:r>
        <w:t>21.10 R10: Acceso no autorizado a APIs</w:t>
      </w:r>
      <w:bookmarkEnd w:id="309"/>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0A9F9646"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A9D0B9"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B90FCA" w14:textId="77777777" w:rsidR="00C34357" w:rsidRDefault="00000000">
            <w:r>
              <w:rPr>
                <w:color w:val="000000"/>
                <w:sz w:val="18"/>
                <w:szCs w:val="18"/>
              </w:rPr>
              <w:t>R10</w:t>
            </w:r>
          </w:p>
        </w:tc>
      </w:tr>
      <w:tr w:rsidR="00C34357" w14:paraId="189B89AA"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549F66"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73C6B8" w14:textId="77777777" w:rsidR="00C34357" w:rsidRDefault="00000000">
            <w:r>
              <w:rPr>
                <w:color w:val="000000"/>
                <w:sz w:val="18"/>
                <w:szCs w:val="18"/>
              </w:rPr>
              <w:t>Las APIs de Komands permiten ejecutar operaciones sobre la red de OLTs. Un acceso no autorizado podría ejecutar comandos CLI no controlados.</w:t>
            </w:r>
          </w:p>
        </w:tc>
      </w:tr>
      <w:tr w:rsidR="00C34357" w14:paraId="12C0FBF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FD0C50"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CE0C78" w14:textId="77777777" w:rsidR="00C34357" w:rsidRDefault="00000000">
            <w:r>
              <w:rPr>
                <w:color w:val="2E7D32"/>
                <w:sz w:val="18"/>
                <w:szCs w:val="18"/>
              </w:rPr>
              <w:t>BAJA — Múltiples capas de protección: Firewall, WAF, Axway OAuth 2.0/JWT, validación JWT en API Gateway.</w:t>
            </w:r>
          </w:p>
        </w:tc>
      </w:tr>
      <w:tr w:rsidR="00C34357" w14:paraId="623739F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08DDD57"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70FA18" w14:textId="77777777" w:rsidR="00C34357" w:rsidRDefault="00000000">
            <w:r>
              <w:rPr>
                <w:color w:val="C62828"/>
                <w:sz w:val="18"/>
                <w:szCs w:val="18"/>
              </w:rPr>
              <w:t>ALTO — Acceso no autorizado podría afectar configuración de OLTs y servicio de clientes.</w:t>
            </w:r>
          </w:p>
        </w:tc>
      </w:tr>
      <w:tr w:rsidR="00C34357" w14:paraId="53A61DC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B8A5DA"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BFA191" w14:textId="77777777" w:rsidR="00C34357" w:rsidRDefault="00000000">
            <w:r>
              <w:rPr>
                <w:b/>
                <w:bCs/>
                <w:color w:val="E65100"/>
                <w:sz w:val="18"/>
                <w:szCs w:val="18"/>
              </w:rPr>
              <w:t>MEDIO</w:t>
            </w:r>
          </w:p>
        </w:tc>
      </w:tr>
      <w:tr w:rsidR="00C34357" w14:paraId="61107E52"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D2317E"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C17774" w14:textId="77777777" w:rsidR="00C34357" w:rsidRDefault="00000000">
            <w:r>
              <w:rPr>
                <w:color w:val="000000"/>
                <w:sz w:val="18"/>
                <w:szCs w:val="18"/>
              </w:rPr>
              <w:t xml:space="preserve">(1) OAuth 2.0/JWT vía Axway. (2) Doble validación JWT. </w:t>
            </w:r>
            <w:r>
              <w:rPr>
                <w:color w:val="000000"/>
                <w:sz w:val="18"/>
                <w:szCs w:val="18"/>
                <w:lang w:val="en-US"/>
              </w:rPr>
              <w:t xml:space="preserve">(3) Rate limiting. (4) WAF. (5) IP whitelisting. </w:t>
            </w:r>
            <w:r>
              <w:rPr>
                <w:color w:val="000000"/>
                <w:sz w:val="18"/>
                <w:szCs w:val="18"/>
              </w:rPr>
              <w:t>(6) Auditoría completa. (7) Revisión CISO pre Go-Live.</w:t>
            </w:r>
          </w:p>
        </w:tc>
      </w:tr>
      <w:tr w:rsidR="00C34357" w:rsidRPr="00CB3C92" w14:paraId="308B5A60"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CB002E"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D2D03C" w14:textId="77777777" w:rsidR="00C34357" w:rsidRPr="005D78BF" w:rsidRDefault="00000000">
            <w:pPr>
              <w:rPr>
                <w:lang w:val="en-US"/>
              </w:rPr>
            </w:pPr>
            <w:r>
              <w:rPr>
                <w:color w:val="000000"/>
                <w:sz w:val="18"/>
                <w:szCs w:val="18"/>
                <w:lang w:val="en-US"/>
              </w:rPr>
              <w:t>ON·NET (Axway, Firewall, CISO) + MOS-iT (validación JWT)</w:t>
            </w:r>
          </w:p>
        </w:tc>
      </w:tr>
      <w:tr w:rsidR="00C34357" w14:paraId="797325E4"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16E0C6"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BA0C36" w14:textId="77777777" w:rsidR="00C34357" w:rsidRDefault="00000000">
            <w:r>
              <w:rPr>
                <w:color w:val="000000"/>
                <w:sz w:val="18"/>
                <w:szCs w:val="18"/>
              </w:rPr>
              <w:t>Revocación credenciales OAuth en Axway (inmediato), Feature Flag a BluePlanet, investigación forense CISO.</w:t>
            </w:r>
          </w:p>
        </w:tc>
      </w:tr>
    </w:tbl>
    <w:p w14:paraId="51819776" w14:textId="77777777" w:rsidR="00C34357" w:rsidRDefault="00000000">
      <w:r>
        <w:br w:type="page"/>
      </w:r>
    </w:p>
    <w:p w14:paraId="739C589D" w14:textId="77777777" w:rsidR="00C34357" w:rsidRDefault="00000000">
      <w:pPr>
        <w:pStyle w:val="Ttulo2"/>
      </w:pPr>
      <w:bookmarkStart w:id="310" w:name="_Toc226042074"/>
      <w:r>
        <w:lastRenderedPageBreak/>
        <w:t>21.11 R11: Dependencia de datos BPO → UAA no documentada</w:t>
      </w:r>
      <w:bookmarkEnd w:id="310"/>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0836F7D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007B91"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913F52" w14:textId="77777777" w:rsidR="00C34357" w:rsidRDefault="00000000">
            <w:r>
              <w:rPr>
                <w:color w:val="000000"/>
                <w:sz w:val="18"/>
                <w:szCs w:val="18"/>
              </w:rPr>
              <w:t>R11</w:t>
            </w:r>
          </w:p>
        </w:tc>
      </w:tr>
      <w:tr w:rsidR="00C34357" w14:paraId="75676CCC"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CFD9A3"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DD21D3" w14:textId="77777777" w:rsidR="00C34357" w:rsidRDefault="00000000">
            <w:r>
              <w:rPr>
                <w:color w:val="000000"/>
                <w:sz w:val="18"/>
                <w:szCs w:val="18"/>
              </w:rPr>
              <w:t>BluePlanet UAA (que se mantiene) podría depender de datos que BPO (que se elimina) le proporciona. Si existe esta dependencia, la eliminación de BPO podría afectar UAA.</w:t>
            </w:r>
          </w:p>
        </w:tc>
      </w:tr>
      <w:tr w:rsidR="00C34357" w14:paraId="35485F48"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C5C373"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E7D7A4" w14:textId="77777777" w:rsidR="00C34357" w:rsidRDefault="00000000">
            <w:r>
              <w:rPr>
                <w:color w:val="2E7D32"/>
                <w:sz w:val="18"/>
                <w:szCs w:val="18"/>
              </w:rPr>
              <w:t>BAJA — El análisis preliminar indica que UAA opera de forma autónoma, obteniendo datos directamente de las OLTs.</w:t>
            </w:r>
          </w:p>
        </w:tc>
      </w:tr>
      <w:tr w:rsidR="00C34357" w14:paraId="6CB47E5E"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7C298B"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5291EA" w14:textId="77777777" w:rsidR="00C34357" w:rsidRDefault="00000000">
            <w:r>
              <w:rPr>
                <w:color w:val="E65100"/>
                <w:sz w:val="18"/>
                <w:szCs w:val="18"/>
              </w:rPr>
              <w:t>MEDIO — Afectaría monitoreo de alarmas y gestión de fallas masivas, función crítica pero independiente de la provisión.</w:t>
            </w:r>
          </w:p>
        </w:tc>
      </w:tr>
      <w:tr w:rsidR="00C34357" w14:paraId="7EDBF5A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60DD79"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1D5894" w14:textId="77777777" w:rsidR="00C34357" w:rsidRDefault="00000000">
            <w:r>
              <w:rPr>
                <w:b/>
                <w:bCs/>
                <w:color w:val="2E7D32"/>
                <w:sz w:val="18"/>
                <w:szCs w:val="18"/>
              </w:rPr>
              <w:t>BAJO</w:t>
            </w:r>
          </w:p>
        </w:tc>
      </w:tr>
      <w:tr w:rsidR="00C34357" w14:paraId="6A488687"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6B602E"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55A930" w14:textId="77777777" w:rsidR="00C34357" w:rsidRDefault="00000000">
            <w:r>
              <w:rPr>
                <w:color w:val="000000"/>
                <w:sz w:val="18"/>
                <w:szCs w:val="18"/>
              </w:rPr>
              <w:t>Validación explícita de dependencias BPO→UAA durante Sprint 0. Análisis de tráfico de red entre BPO y UAA en Kubernetes.</w:t>
            </w:r>
          </w:p>
        </w:tc>
      </w:tr>
      <w:tr w:rsidR="00C34357" w:rsidRPr="00CB3C92" w14:paraId="335CF15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5DDF0D"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42F925" w14:textId="77777777" w:rsidR="00C34357" w:rsidRPr="005D78BF" w:rsidRDefault="00000000">
            <w:pPr>
              <w:rPr>
                <w:lang w:val="en-US"/>
              </w:rPr>
            </w:pPr>
            <w:r>
              <w:rPr>
                <w:color w:val="000000"/>
                <w:sz w:val="18"/>
                <w:szCs w:val="18"/>
                <w:lang w:val="en-US"/>
              </w:rPr>
              <w:t>ON·NET (infraestructura K8s BluePlanet) + MOS-iT (análisis técnico)</w:t>
            </w:r>
          </w:p>
        </w:tc>
      </w:tr>
      <w:tr w:rsidR="00C34357" w14:paraId="22AE3D7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A42600"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527DBB" w14:textId="77777777" w:rsidR="00C34357" w:rsidRDefault="00000000">
            <w:r>
              <w:rPr>
                <w:color w:val="000000"/>
                <w:sz w:val="18"/>
                <w:szCs w:val="18"/>
              </w:rPr>
              <w:t>Si se confirma dependencia, se implementa un adaptador ligero que replica los datos necesarios desde Komands o CMDB.</w:t>
            </w:r>
          </w:p>
        </w:tc>
      </w:tr>
    </w:tbl>
    <w:p w14:paraId="11789922" w14:textId="77777777" w:rsidR="00C34357" w:rsidRPr="005D78BF" w:rsidRDefault="00000000">
      <w:pPr>
        <w:pStyle w:val="Ttulo2"/>
        <w:rPr>
          <w:lang w:val="en-US"/>
        </w:rPr>
      </w:pPr>
      <w:bookmarkStart w:id="311" w:name="_Toc226042075"/>
      <w:r>
        <w:rPr>
          <w:lang w:val="en-US"/>
        </w:rPr>
        <w:t>21.12 R12: Rollback prolongado post Go-Live</w:t>
      </w:r>
      <w:bookmarkEnd w:id="311"/>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800"/>
        <w:gridCol w:w="7560"/>
      </w:tblGrid>
      <w:tr w:rsidR="00C34357" w14:paraId="32C659A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9768D8" w14:textId="77777777" w:rsidR="00C34357" w:rsidRDefault="00000000">
            <w:r>
              <w:rPr>
                <w:b/>
                <w:bCs/>
                <w:color w:val="000000"/>
                <w:sz w:val="18"/>
                <w:szCs w:val="18"/>
              </w:rPr>
              <w:t>ID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9E08D9" w14:textId="77777777" w:rsidR="00C34357" w:rsidRDefault="00000000">
            <w:r>
              <w:rPr>
                <w:color w:val="000000"/>
                <w:sz w:val="18"/>
                <w:szCs w:val="18"/>
              </w:rPr>
              <w:t>R12</w:t>
            </w:r>
          </w:p>
        </w:tc>
      </w:tr>
      <w:tr w:rsidR="00C34357" w14:paraId="4D724069"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69456F" w14:textId="77777777" w:rsidR="00C34357" w:rsidRDefault="00000000">
            <w:r>
              <w:rPr>
                <w:b/>
                <w:bCs/>
                <w:color w:val="000000"/>
                <w:sz w:val="18"/>
                <w:szCs w:val="18"/>
              </w:rPr>
              <w:t>Riesgo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99AC43" w14:textId="77777777" w:rsidR="00C34357" w:rsidRDefault="00000000">
            <w:r>
              <w:rPr>
                <w:color w:val="000000"/>
                <w:sz w:val="18"/>
                <w:szCs w:val="18"/>
              </w:rPr>
              <w:t>Si después del Go-Live se detecta un problema sistémico que requiere rollback global a BluePlanet, la plataforma BluePlanet debe permanecer en standby durante un período prolongado, generando costo adicional de mantención.</w:t>
            </w:r>
          </w:p>
        </w:tc>
      </w:tr>
      <w:tr w:rsidR="00C34357" w14:paraId="2C12368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1DCD38" w14:textId="77777777" w:rsidR="00C34357" w:rsidRDefault="00000000">
            <w:r>
              <w:rPr>
                <w:b/>
                <w:bCs/>
                <w:color w:val="000000"/>
                <w:sz w:val="18"/>
                <w:szCs w:val="18"/>
              </w:rPr>
              <w:t>Probabilidad</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56A55A" w14:textId="77777777" w:rsidR="00C34357" w:rsidRDefault="00000000">
            <w:r>
              <w:rPr>
                <w:color w:val="2E7D32"/>
                <w:sz w:val="18"/>
                <w:szCs w:val="18"/>
              </w:rPr>
              <w:t>BAJA — La migración progresiva y las pruebas de paridad T6 minimizan la probabilidad de un problema sistémico no detectado. BluePlanet opera actualmente sin problemas mayores.</w:t>
            </w:r>
          </w:p>
        </w:tc>
      </w:tr>
      <w:tr w:rsidR="00C34357" w14:paraId="6FAB8B3F"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C2A1CC" w14:textId="77777777" w:rsidR="00C34357" w:rsidRDefault="00000000">
            <w:r>
              <w:rPr>
                <w:b/>
                <w:bCs/>
                <w:color w:val="000000"/>
                <w:sz w:val="18"/>
                <w:szCs w:val="18"/>
              </w:rPr>
              <w:t>Impacto</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C5F743" w14:textId="77777777" w:rsidR="00C34357" w:rsidRDefault="00000000">
            <w:r>
              <w:rPr>
                <w:color w:val="E65100"/>
                <w:sz w:val="18"/>
                <w:szCs w:val="18"/>
              </w:rPr>
              <w:t>MEDIO — Costo de mantener BluePlanet en standby. No afecta operación de VNOs (se mantiene el flujo actual que funciona correctamente).</w:t>
            </w:r>
          </w:p>
        </w:tc>
      </w:tr>
      <w:tr w:rsidR="00C34357" w14:paraId="0681F191"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309DBC9" w14:textId="77777777" w:rsidR="00C34357" w:rsidRDefault="00000000">
            <w:r>
              <w:rPr>
                <w:b/>
                <w:bCs/>
                <w:color w:val="000000"/>
                <w:sz w:val="18"/>
                <w:szCs w:val="18"/>
              </w:rPr>
              <w:t>Nivel de riesgo</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417713" w14:textId="77777777" w:rsidR="00C34357" w:rsidRDefault="00000000">
            <w:r>
              <w:rPr>
                <w:b/>
                <w:bCs/>
                <w:color w:val="2E7D32"/>
                <w:sz w:val="18"/>
                <w:szCs w:val="18"/>
              </w:rPr>
              <w:t>BAJO</w:t>
            </w:r>
          </w:p>
        </w:tc>
      </w:tr>
      <w:tr w:rsidR="00C34357" w14:paraId="7C414AA6"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1CFD1A" w14:textId="77777777" w:rsidR="00C34357" w:rsidRDefault="00000000">
            <w:r>
              <w:rPr>
                <w:b/>
                <w:bCs/>
                <w:color w:val="000000"/>
                <w:sz w:val="18"/>
                <w:szCs w:val="18"/>
              </w:rPr>
              <w:t>Mitigación</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26957A" w14:textId="77777777" w:rsidR="00C34357" w:rsidRDefault="00000000">
            <w:r>
              <w:rPr>
                <w:color w:val="000000"/>
                <w:sz w:val="18"/>
                <w:szCs w:val="18"/>
              </w:rPr>
              <w:t xml:space="preserve">(1) BluePlanet en standby durante Hypercare + 30 días. </w:t>
            </w:r>
            <w:r>
              <w:rPr>
                <w:color w:val="000000"/>
                <w:sz w:val="18"/>
                <w:szCs w:val="18"/>
                <w:lang w:val="en-US"/>
              </w:rPr>
              <w:t xml:space="preserve">(2) Feature Flags rollback &lt;5 min por VNO. </w:t>
            </w:r>
            <w:r>
              <w:rPr>
                <w:color w:val="000000"/>
                <w:sz w:val="18"/>
                <w:szCs w:val="18"/>
              </w:rPr>
              <w:t>(3) Criterios Go/No-Go claros. (4) Decomisión solo con aprobación Comité Directivo.</w:t>
            </w:r>
          </w:p>
        </w:tc>
      </w:tr>
      <w:tr w:rsidR="00C34357" w14:paraId="3ECF318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D9C0B5" w14:textId="77777777" w:rsidR="00C34357" w:rsidRDefault="00000000">
            <w:r>
              <w:rPr>
                <w:b/>
                <w:bCs/>
                <w:color w:val="000000"/>
                <w:sz w:val="18"/>
                <w:szCs w:val="18"/>
              </w:rPr>
              <w:t>Responsable</w:t>
            </w:r>
          </w:p>
        </w:tc>
        <w:tc>
          <w:tcPr>
            <w:tcW w:w="7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C2CA15" w14:textId="77777777" w:rsidR="00C34357" w:rsidRDefault="00000000">
            <w:r>
              <w:rPr>
                <w:color w:val="000000"/>
                <w:sz w:val="18"/>
                <w:szCs w:val="18"/>
              </w:rPr>
              <w:t>Comité Directivo (decomisión) + ON·NET (mantención BP standby)</w:t>
            </w:r>
          </w:p>
        </w:tc>
      </w:tr>
      <w:tr w:rsidR="00C34357" w14:paraId="4B7F612C" w14:textId="77777777">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AB5D09" w14:textId="77777777" w:rsidR="00C34357" w:rsidRDefault="00000000">
            <w:r>
              <w:rPr>
                <w:b/>
                <w:bCs/>
                <w:color w:val="000000"/>
                <w:sz w:val="18"/>
                <w:szCs w:val="18"/>
              </w:rPr>
              <w:t>Contingencia</w:t>
            </w:r>
          </w:p>
        </w:tc>
        <w:tc>
          <w:tcPr>
            <w:tcW w:w="7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1CF212" w14:textId="77777777" w:rsidR="00C34357" w:rsidRDefault="00000000">
            <w:r>
              <w:rPr>
                <w:color w:val="000000"/>
                <w:sz w:val="18"/>
                <w:szCs w:val="18"/>
              </w:rPr>
              <w:t>Si el rollback se extiende más de 30 días, se evalúa con Comité Directivo la continuidad del proyecto.</w:t>
            </w:r>
          </w:p>
        </w:tc>
      </w:tr>
    </w:tbl>
    <w:p w14:paraId="70BFBD82" w14:textId="77777777" w:rsidR="00C34357" w:rsidRDefault="00000000">
      <w:pPr>
        <w:pBdr>
          <w:left w:val="single" w:sz="12" w:space="8" w:color="4472C4"/>
        </w:pBdr>
        <w:spacing w:before="100" w:after="160"/>
        <w:ind w:left="360" w:right="360"/>
      </w:pPr>
      <w:r>
        <w:rPr>
          <w:i/>
          <w:iCs/>
          <w:color w:val="444444"/>
          <w:sz w:val="20"/>
          <w:szCs w:val="20"/>
        </w:rPr>
        <w:t>Nota: Los riesgos se revisan mensualmente en el Comité de Proyecto. Nuevos riesgos identificados durante la ejecución se incorporan con numeración R13+. La materialización de un riesgo se gestiona como incidente según la matriz de escalamiento (sección 23). El dashboard Migration Tracker de Dynatrace incluye indicadores que anticipan los riesgos R03, R04, R06 y R08.</w:t>
      </w:r>
    </w:p>
    <w:p w14:paraId="06D60CFB" w14:textId="77777777" w:rsidR="00C34357" w:rsidRDefault="00000000">
      <w:pPr>
        <w:pStyle w:val="Ttulo1"/>
      </w:pPr>
      <w:bookmarkStart w:id="312" w:name="_Toc226042076"/>
      <w:r>
        <w:t>22. PLAN DE MIGRACIÓN Y GO-LIVE</w:t>
      </w:r>
      <w:bookmarkEnd w:id="312"/>
    </w:p>
    <w:p w14:paraId="5CBCAA43" w14:textId="77777777" w:rsidR="00C34357" w:rsidRDefault="00000000">
      <w:pPr>
        <w:spacing w:after="160"/>
        <w:jc w:val="both"/>
      </w:pPr>
      <w:r>
        <w:t>Esta sección describe el plan de migración desde BluePlanet hacia Komands, incluyendo la estrategia basada en Feature Flags, las fases del proyecto, el Go-Live progresivo por VNO, los criterios de Go/No-Go, y el proceso de decomisión de BluePlanet. El plan está diseñado para minimizar el riesgo operacional durante la transición, aprovechando que el ecosistema Génesis opera con normalidad y BluePlanet funciona correctamente. La planificación detallada de sprints se gestiona por separado en el backlog del proyecto; este HLD documenta la visión a nivel de fases y los hitos críticos.</w:t>
      </w:r>
    </w:p>
    <w:p w14:paraId="4CDCA534" w14:textId="77777777" w:rsidR="00C34357" w:rsidRDefault="00000000">
      <w:pPr>
        <w:spacing w:after="160"/>
        <w:jc w:val="both"/>
      </w:pPr>
      <w:r>
        <w:lastRenderedPageBreak/>
        <w:t>El siguiente diagrama presenta la vista de roadmap completa del proyecto, con todas las fases, líneas de trabajo, certificación de VNOs, activación progresiva en producción, y el proceso de decomisión de BluePlanet:</w:t>
      </w:r>
    </w:p>
    <w:p w14:paraId="47BAA610" w14:textId="77777777" w:rsidR="00C34357" w:rsidRDefault="00000000">
      <w:pPr>
        <w:spacing w:before="200" w:after="100"/>
        <w:jc w:val="center"/>
      </w:pPr>
      <w:r>
        <w:rPr>
          <w:noProof/>
        </w:rPr>
        <w:drawing>
          <wp:inline distT="0" distB="0" distL="0" distR="0" wp14:anchorId="7C10C465" wp14:editId="2A4B5FF6">
            <wp:extent cx="5905500" cy="3238500"/>
            <wp:effectExtent l="0" t="0" r="0" b="0"/>
            <wp:docPr id="22" name="s22_roadmap" descr="s22_roadmap" title="s22_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5"/>
                    <a:srcRect/>
                    <a:stretch>
                      <a:fillRect/>
                    </a:stretch>
                  </pic:blipFill>
                  <pic:spPr bwMode="auto">
                    <a:xfrm>
                      <a:off x="0" y="0"/>
                      <a:ext cx="5905500" cy="3238500"/>
                    </a:xfrm>
                    <a:prstGeom prst="rect">
                      <a:avLst/>
                    </a:prstGeom>
                  </pic:spPr>
                </pic:pic>
              </a:graphicData>
            </a:graphic>
          </wp:inline>
        </w:drawing>
      </w:r>
    </w:p>
    <w:p w14:paraId="5E819C69" w14:textId="77777777" w:rsidR="00C34357" w:rsidRDefault="00000000">
      <w:pPr>
        <w:spacing w:after="200"/>
        <w:jc w:val="center"/>
      </w:pPr>
      <w:r>
        <w:rPr>
          <w:i/>
          <w:iCs/>
          <w:color w:val="666666"/>
          <w:sz w:val="18"/>
          <w:szCs w:val="18"/>
        </w:rPr>
        <w:t>Figura 22.1 — Roadmap de Migración — Proyecto Sunset BluePlanet — Go-Live progresivo por VNO</w:t>
      </w:r>
    </w:p>
    <w:p w14:paraId="2D5A57DD" w14:textId="77777777" w:rsidR="00C34357" w:rsidRDefault="00000000">
      <w:r>
        <w:br w:type="page"/>
      </w:r>
    </w:p>
    <w:p w14:paraId="7DE98C74" w14:textId="77777777" w:rsidR="00C34357" w:rsidRDefault="00000000">
      <w:pPr>
        <w:pStyle w:val="Ttulo2"/>
      </w:pPr>
      <w:bookmarkStart w:id="313" w:name="_Toc226042077"/>
      <w:r>
        <w:lastRenderedPageBreak/>
        <w:t>22.1 Estrategia de migración (Feature Flags en ServiceNow por VNO)</w:t>
      </w:r>
      <w:bookmarkEnd w:id="313"/>
    </w:p>
    <w:p w14:paraId="03BE2FD0" w14:textId="77777777" w:rsidR="00C34357" w:rsidRDefault="00000000">
      <w:pPr>
        <w:spacing w:after="160"/>
        <w:jc w:val="both"/>
      </w:pPr>
      <w:r>
        <w:t>La estrategia de migración se basa en la activación progresiva del tráfico hacia Komands mediante Feature Flags multi-dimensionales. Este mecanismo permite migrar una VNO a la vez, una operación a la vez, y revertir instantáneamente si se detecta cualquier problema. La migración no requiere ventanas de mantenimiento ni interrupción del servicio.</w:t>
      </w:r>
    </w:p>
    <w:p w14:paraId="323CE0CE" w14:textId="77777777" w:rsidR="00C34357" w:rsidRDefault="00000000">
      <w:pPr>
        <w:spacing w:after="160"/>
        <w:jc w:val="both"/>
      </w:pPr>
      <w:r>
        <w:rPr>
          <w:b/>
          <w:bCs/>
        </w:rPr>
        <w:t xml:space="preserve">Principio fundamental: </w:t>
      </w:r>
      <w:r>
        <w:t>En ningún momento se “apaga” BluePlanet para “encender” Komands. Ambas plataformas coexisten en producción simultáneamente. ServiceNow SOM evalúa el Feature Flag en cada transacción y dirige el tráfico a Komands (vía Axway) o a BluePlanet (ruta legacy), según la configuración del flag para esa combinación específica de VNO, producto, tecnología y operación. La exclusión mutua está garantizada: una transacción siempre fluye por una única ruta.</w:t>
      </w:r>
    </w:p>
    <w:p w14:paraId="6489190C" w14:textId="77777777" w:rsidR="00C34357" w:rsidRDefault="00000000">
      <w:pPr>
        <w:spacing w:after="160"/>
        <w:jc w:val="both"/>
      </w:pPr>
      <w:r>
        <w:rPr>
          <w:b/>
          <w:bCs/>
        </w:rPr>
        <w:t xml:space="preserve">Granularidad del Feature Flag: </w:t>
      </w:r>
      <w:r>
        <w:t>El Feature Flag opera en 4 dimensiones independientes: VNO (DTV, ClaroVTR, Entel, TCH), Producto (FTTH, SSAA), Tecnología (GPON, XGSPON) y Operación (Activación, Baja, Modificación, etc.). Cada combinación puede activarse o desactivarse individualmente. Esto permite, por ejemplo, activar Komands solo para activaciones FTTH GPON de DTV, mientras todo lo demás sigue fluyendo por BluePlanet.</w:t>
      </w:r>
    </w:p>
    <w:p w14:paraId="7A92D5DF" w14:textId="77777777" w:rsidR="00C34357" w:rsidRDefault="00000000">
      <w:pPr>
        <w:spacing w:after="160"/>
        <w:jc w:val="both"/>
      </w:pPr>
      <w:r>
        <w:rPr>
          <w:b/>
          <w:bCs/>
        </w:rPr>
        <w:t xml:space="preserve">Secuencia de migración recomendada por operación: </w:t>
      </w:r>
      <w:r>
        <w:t>Dentro de cada VNO, se recomienda activar las operaciones en orden de menor a mayor riesgo: primero Consulta de Acceso y Ocupación PON (síncronas, solo lectura, sin modificación de red), luego Activación (operación más frecuente y mejor testeada), luego Baja y Modificación, y finalmente las operaciones complejas (DeviceModification, Cancel Order, Preactivación).</w:t>
      </w:r>
    </w:p>
    <w:p w14:paraId="6E23B728" w14:textId="77777777" w:rsidR="00C34357" w:rsidRDefault="00000000">
      <w:pPr>
        <w:spacing w:after="160"/>
        <w:jc w:val="both"/>
      </w:pPr>
      <w:r>
        <w:rPr>
          <w:b/>
          <w:bCs/>
        </w:rPr>
        <w:t xml:space="preserve">Rollback instantáneo: </w:t>
      </w:r>
      <w:r>
        <w:t>La desactivación de un Feature Flag (vía configuración de ServiceNow FlowDesigner) redirige el tráfico a BluePlanet en menos de 5 minutos. No requiere despliegue de código, reinicio de servicios, ni intervención de infraestructura. El rollback puede ser granular (una operación, una VNO) o global (todas las VNOs).</w:t>
      </w:r>
    </w:p>
    <w:p w14:paraId="6B367024" w14:textId="77777777" w:rsidR="00C34357" w:rsidRDefault="00000000">
      <w:pPr>
        <w:pStyle w:val="Ttulo2"/>
      </w:pPr>
      <w:bookmarkStart w:id="314" w:name="_Toc226042078"/>
      <w:r>
        <w:t>22.2 Fases del proyecto</w:t>
      </w:r>
      <w:bookmarkEnd w:id="314"/>
    </w:p>
    <w:p w14:paraId="22790399" w14:textId="77777777" w:rsidR="00C34357" w:rsidRDefault="00000000">
      <w:pPr>
        <w:spacing w:after="160"/>
        <w:jc w:val="both"/>
      </w:pPr>
      <w:r>
        <w:t>El proyecto se organiza en 5 fases, con una duración total de 8 meses (33 semanas). La planificación detallada de sprints (contenido, asignaciones, velocity) se gestiona en el backlog del proyecto y no forma parte del presente HLD.</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83"/>
        <w:gridCol w:w="1360"/>
        <w:gridCol w:w="951"/>
        <w:gridCol w:w="3962"/>
        <w:gridCol w:w="2304"/>
      </w:tblGrid>
      <w:tr w:rsidR="00C34357" w14:paraId="18E424A0"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78BDB6D" w14:textId="77777777" w:rsidR="00C34357" w:rsidRDefault="00000000">
            <w:pPr>
              <w:jc w:val="center"/>
            </w:pPr>
            <w:r>
              <w:rPr>
                <w:b/>
                <w:bCs/>
                <w:color w:val="FFFFFF"/>
                <w:sz w:val="18"/>
                <w:szCs w:val="18"/>
              </w:rPr>
              <w:t>Fase</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B6DAC14" w14:textId="77777777" w:rsidR="00C34357" w:rsidRDefault="00000000">
            <w:pPr>
              <w:jc w:val="center"/>
            </w:pPr>
            <w:r>
              <w:rPr>
                <w:b/>
                <w:bCs/>
                <w:color w:val="FFFFFF"/>
                <w:sz w:val="18"/>
                <w:szCs w:val="18"/>
              </w:rPr>
              <w:t>Nombre</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96F600B" w14:textId="77777777" w:rsidR="00C34357" w:rsidRDefault="00000000">
            <w:pPr>
              <w:jc w:val="center"/>
            </w:pPr>
            <w:r>
              <w:rPr>
                <w:b/>
                <w:bCs/>
                <w:color w:val="FFFFFF"/>
                <w:sz w:val="18"/>
                <w:szCs w:val="18"/>
              </w:rPr>
              <w:t>Semanas</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0C46BAC" w14:textId="77777777" w:rsidR="00C34357" w:rsidRDefault="00000000">
            <w:pPr>
              <w:jc w:val="center"/>
            </w:pPr>
            <w:r>
              <w:rPr>
                <w:b/>
                <w:bCs/>
                <w:color w:val="FFFFFF"/>
                <w:sz w:val="18"/>
                <w:szCs w:val="18"/>
              </w:rPr>
              <w:t>Contenido principal</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A6391FB" w14:textId="77777777" w:rsidR="00C34357" w:rsidRDefault="00000000">
            <w:pPr>
              <w:jc w:val="center"/>
            </w:pPr>
            <w:r>
              <w:rPr>
                <w:b/>
                <w:bCs/>
                <w:color w:val="FFFFFF"/>
                <w:sz w:val="18"/>
                <w:szCs w:val="18"/>
              </w:rPr>
              <w:t>Criterio de cierre</w:t>
            </w:r>
          </w:p>
        </w:tc>
      </w:tr>
      <w:tr w:rsidR="00C34357" w14:paraId="4F236E11"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5DCAD2" w14:textId="77777777" w:rsidR="00C34357" w:rsidRDefault="00000000">
            <w:pPr>
              <w:jc w:val="center"/>
            </w:pPr>
            <w:r>
              <w:rPr>
                <w:b/>
                <w:bCs/>
                <w:color w:val="000000"/>
                <w:sz w:val="18"/>
                <w:szCs w:val="18"/>
              </w:rPr>
              <w:t>Fase 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3A92B6" w14:textId="77777777" w:rsidR="00C34357" w:rsidRDefault="00000000">
            <w:r>
              <w:rPr>
                <w:b/>
                <w:bCs/>
                <w:color w:val="000000"/>
                <w:sz w:val="17"/>
                <w:szCs w:val="17"/>
              </w:rPr>
              <w:t>Levantamiento y Diseño</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1B2157" w14:textId="77777777" w:rsidR="00C34357" w:rsidRDefault="00000000">
            <w:pPr>
              <w:jc w:val="center"/>
            </w:pPr>
            <w:r>
              <w:rPr>
                <w:color w:val="000000"/>
                <w:sz w:val="17"/>
                <w:szCs w:val="17"/>
              </w:rPr>
              <w:t>Sem 1–6</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DADC8D" w14:textId="77777777" w:rsidR="00C34357" w:rsidRDefault="00000000">
            <w:r>
              <w:rPr>
                <w:color w:val="000000"/>
                <w:sz w:val="16"/>
                <w:szCs w:val="16"/>
              </w:rPr>
              <w:t>HLD, LLD, Backlog, validaciones Sprint 0 (dependencia UAA, conectividad SSH, inventario OLTs), provisión ambientes DEV en IFX, análisis 13 flujos FlowDesigner SN, mocks OLTs, baseline respuestas WSO2 para paridad.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4BCDD0" w14:textId="77777777" w:rsidR="00C34357" w:rsidRDefault="00000000">
            <w:r>
              <w:rPr>
                <w:color w:val="000000"/>
                <w:sz w:val="16"/>
                <w:szCs w:val="16"/>
              </w:rPr>
              <w:t>HLD aprobado, LLD aprobado, ambientes DEV operativos, backlog priorizado.</w:t>
            </w:r>
          </w:p>
        </w:tc>
      </w:tr>
      <w:tr w:rsidR="00C34357" w14:paraId="2CD56EA2"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426349" w14:textId="77777777" w:rsidR="00C34357" w:rsidRDefault="00000000">
            <w:pPr>
              <w:jc w:val="center"/>
            </w:pPr>
            <w:r>
              <w:rPr>
                <w:b/>
                <w:bCs/>
                <w:color w:val="000000"/>
                <w:sz w:val="18"/>
                <w:szCs w:val="18"/>
              </w:rPr>
              <w:t>Fase 1</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E7AA95" w14:textId="77777777" w:rsidR="00C34357" w:rsidRDefault="00000000">
            <w:r>
              <w:rPr>
                <w:b/>
                <w:bCs/>
                <w:color w:val="000000"/>
                <w:sz w:val="17"/>
                <w:szCs w:val="17"/>
              </w:rPr>
              <w:t>Release 1 — Post-Venta</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087DF68" w14:textId="77777777" w:rsidR="00C34357" w:rsidRDefault="00000000">
            <w:pPr>
              <w:jc w:val="center"/>
            </w:pPr>
            <w:r>
              <w:rPr>
                <w:color w:val="000000"/>
                <w:sz w:val="17"/>
                <w:szCs w:val="17"/>
              </w:rPr>
              <w:t>Sem 7–16</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928B5A" w14:textId="77777777" w:rsidR="00C34357" w:rsidRDefault="00000000">
            <w:r>
              <w:rPr>
                <w:color w:val="000000"/>
                <w:sz w:val="16"/>
                <w:szCs w:val="16"/>
              </w:rPr>
              <w:t>Desarrollo de APIs y microservicios para operaciones post-venta (Baja, Modificación, Cambio Velocidad, DeviceModification, Cancel Order, Reset ONT). Modificación FlowDesigner SN para estas operaciones. Pruebas unitarias T1-T3. Pruebas E2E en QA con OLTs lab (T4). Suite de regresión T5.</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F8A4C2" w14:textId="77777777" w:rsidR="00C34357" w:rsidRDefault="00000000">
            <w:r>
              <w:rPr>
                <w:color w:val="000000"/>
                <w:sz w:val="16"/>
                <w:szCs w:val="16"/>
              </w:rPr>
              <w:t>APIs post-venta certificadas en QA (Nokia + Huawei). Flujos SN modificados y validados. Coverage &gt; 80%.</w:t>
            </w:r>
          </w:p>
        </w:tc>
      </w:tr>
      <w:tr w:rsidR="00C34357" w14:paraId="43E23BB4"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02139F" w14:textId="77777777" w:rsidR="00C34357" w:rsidRDefault="00000000">
            <w:pPr>
              <w:jc w:val="center"/>
            </w:pPr>
            <w:r>
              <w:rPr>
                <w:b/>
                <w:bCs/>
                <w:color w:val="000000"/>
                <w:sz w:val="18"/>
                <w:szCs w:val="18"/>
              </w:rPr>
              <w:t>Fase 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B77B46" w14:textId="77777777" w:rsidR="00C34357" w:rsidRDefault="00000000">
            <w:r>
              <w:rPr>
                <w:b/>
                <w:bCs/>
                <w:color w:val="000000"/>
                <w:sz w:val="17"/>
                <w:szCs w:val="17"/>
              </w:rPr>
              <w:t>Release 2 — Venta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011555" w14:textId="77777777" w:rsidR="00C34357" w:rsidRDefault="00000000">
            <w:pPr>
              <w:jc w:val="center"/>
            </w:pPr>
            <w:r>
              <w:rPr>
                <w:color w:val="000000"/>
                <w:sz w:val="17"/>
                <w:szCs w:val="17"/>
              </w:rPr>
              <w:t>Sem 17–26</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9C1CBE" w14:textId="77777777" w:rsidR="00C34357" w:rsidRDefault="00000000">
            <w:r>
              <w:rPr>
                <w:color w:val="000000"/>
                <w:sz w:val="16"/>
                <w:szCs w:val="16"/>
              </w:rPr>
              <w:t>Desarrollo de APIs para operaciones de venta (Activación, Consulta Acceso, Ocupación PON, Preactivación). Integración E2E vía Axway QA. Inicio de certificación VNOs (T6 paridad extremos VNO + OLT).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078E13" w14:textId="77777777" w:rsidR="00C34357" w:rsidRDefault="00000000">
            <w:r>
              <w:rPr>
                <w:color w:val="000000"/>
                <w:sz w:val="16"/>
                <w:szCs w:val="16"/>
              </w:rPr>
              <w:t>APIs venta certificadas en QA. Axway QA disponible. Primera VNO certificada (DTV).</w:t>
            </w:r>
          </w:p>
        </w:tc>
      </w:tr>
      <w:tr w:rsidR="00C34357" w14:paraId="32A1E7ED"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194932" w14:textId="77777777" w:rsidR="00C34357" w:rsidRDefault="00000000">
            <w:pPr>
              <w:jc w:val="center"/>
            </w:pPr>
            <w:r>
              <w:rPr>
                <w:b/>
                <w:bCs/>
                <w:color w:val="000000"/>
                <w:sz w:val="18"/>
                <w:szCs w:val="18"/>
              </w:rPr>
              <w:lastRenderedPageBreak/>
              <w:t>Fase 3</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A19F714" w14:textId="77777777" w:rsidR="00C34357" w:rsidRDefault="00000000">
            <w:r>
              <w:rPr>
                <w:b/>
                <w:bCs/>
                <w:color w:val="000000"/>
                <w:sz w:val="17"/>
                <w:szCs w:val="17"/>
              </w:rPr>
              <w:t>Certificación y Go-Live progresivo</w:t>
            </w:r>
          </w:p>
        </w:tc>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289408" w14:textId="77777777" w:rsidR="00C34357" w:rsidRDefault="00000000">
            <w:pPr>
              <w:jc w:val="center"/>
            </w:pPr>
            <w:r>
              <w:rPr>
                <w:color w:val="000000"/>
                <w:sz w:val="17"/>
                <w:szCs w:val="17"/>
              </w:rPr>
              <w:t>Sem 27–32</w:t>
            </w:r>
          </w:p>
        </w:tc>
        <w:tc>
          <w:tcPr>
            <w:tcW w:w="4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C3C19C" w14:textId="77777777" w:rsidR="00C34357" w:rsidRDefault="00000000">
            <w:r>
              <w:rPr>
                <w:color w:val="000000"/>
                <w:sz w:val="16"/>
                <w:szCs w:val="16"/>
              </w:rPr>
              <w:t>Certificación paridad T6 por VNO en orden: DTV (piloto), ClaroVTR, Entel, TCH. Activación progresiva de Feature Flags en producción. Go-Live progresivo: cada VNO se activa a medida que aprueba la certificación. Axway PROD disponible.</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E75B2E" w14:textId="77777777" w:rsidR="00C34357" w:rsidRDefault="00000000">
            <w:r>
              <w:rPr>
                <w:color w:val="000000"/>
                <w:sz w:val="16"/>
                <w:szCs w:val="16"/>
              </w:rPr>
              <w:t>4 VNOs certificadas y activas en producción vía Komands. 100% tráfico por Komands.</w:t>
            </w:r>
          </w:p>
        </w:tc>
      </w:tr>
      <w:tr w:rsidR="00C34357" w14:paraId="776BE162"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84B3E60" w14:textId="77777777" w:rsidR="00C34357" w:rsidRDefault="00000000">
            <w:pPr>
              <w:jc w:val="center"/>
            </w:pPr>
            <w:r>
              <w:rPr>
                <w:b/>
                <w:bCs/>
                <w:color w:val="000000"/>
                <w:sz w:val="18"/>
                <w:szCs w:val="18"/>
              </w:rPr>
              <w:t>Fase 4</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A4A318" w14:textId="77777777" w:rsidR="00C34357" w:rsidRDefault="00000000">
            <w:r>
              <w:rPr>
                <w:b/>
                <w:bCs/>
                <w:color w:val="000000"/>
                <w:sz w:val="17"/>
                <w:szCs w:val="17"/>
              </w:rPr>
              <w:t>Cierre y Entrega Op. TI</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11AEBA" w14:textId="77777777" w:rsidR="00C34357" w:rsidRDefault="00000000">
            <w:pPr>
              <w:jc w:val="center"/>
            </w:pPr>
            <w:r>
              <w:rPr>
                <w:color w:val="000000"/>
                <w:sz w:val="17"/>
                <w:szCs w:val="17"/>
              </w:rPr>
              <w:t>Sem 33–38</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68FBB2" w14:textId="77777777" w:rsidR="00C34357" w:rsidRDefault="00000000">
            <w:r>
              <w:rPr>
                <w:color w:val="000000"/>
                <w:sz w:val="16"/>
                <w:szCs w:val="16"/>
              </w:rPr>
              <w:t>Hypercare (4 semanas). Transferencia de conocimiento (8 sesiones, 5 equipos). Runbooks operacionales. Documentación final. Observación 30 días post-Hypercare. Inicio proceso decomisión BluePlanet.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8CCB9C" w14:textId="77777777" w:rsidR="00C34357" w:rsidRDefault="00000000">
            <w:r>
              <w:rPr>
                <w:color w:val="000000"/>
                <w:sz w:val="16"/>
                <w:szCs w:val="16"/>
              </w:rPr>
              <w:t>Hypercare completado sin P1/P2. Transferencia realizada. 30 días cero tráfico BP. Aprobación decomisión.</w:t>
            </w:r>
          </w:p>
        </w:tc>
      </w:tr>
    </w:tbl>
    <w:p w14:paraId="00B251E9" w14:textId="77777777" w:rsidR="00C34357" w:rsidRDefault="00000000">
      <w:pPr>
        <w:pBdr>
          <w:left w:val="single" w:sz="12" w:space="8" w:color="4472C4"/>
        </w:pBdr>
        <w:spacing w:before="100" w:after="160"/>
        <w:ind w:left="360" w:right="360"/>
      </w:pPr>
      <w:r>
        <w:rPr>
          <w:i/>
          <w:iCs/>
          <w:color w:val="444444"/>
          <w:sz w:val="20"/>
          <w:szCs w:val="20"/>
        </w:rPr>
        <w:t>Nota: Las semanas indicadas son estimaciones basadas en la propuesta técnica v1.1. El cronograma detallado con sprints, asignaciones y dependencias se gestiona en el backlog del proyecto y se actualiza en cada Sprint Planning. Los hitos de la tabla son compromisos contractuales.</w:t>
      </w:r>
    </w:p>
    <w:p w14:paraId="53FCFAEF" w14:textId="77777777" w:rsidR="00C34357" w:rsidRDefault="00000000">
      <w:r>
        <w:br w:type="page"/>
      </w:r>
    </w:p>
    <w:p w14:paraId="2B3391DF" w14:textId="77777777" w:rsidR="00C34357" w:rsidRDefault="00000000">
      <w:pPr>
        <w:pStyle w:val="Ttulo2"/>
      </w:pPr>
      <w:bookmarkStart w:id="315" w:name="_Toc226042079"/>
      <w:r>
        <w:lastRenderedPageBreak/>
        <w:t>22.3 Go-Live progresivo por VNO</w:t>
      </w:r>
      <w:bookmarkEnd w:id="315"/>
    </w:p>
    <w:p w14:paraId="746FDE4B" w14:textId="77777777" w:rsidR="00C34357" w:rsidRDefault="00000000">
      <w:pPr>
        <w:spacing w:after="160"/>
        <w:jc w:val="both"/>
      </w:pPr>
      <w:r>
        <w:t>El Go-Live de Komands es progresivo: cada VNO se activa en producción de forma independiente a medida que completa su ciclo de certificación de paridad (T6). No existe una fecha Go-Live única donde todas las VNOs se activan simultáneamente. Este modelo reduce el riesgo al limitar el impacto de cualquier problema a una sola VNO a la vez.</w:t>
      </w:r>
    </w:p>
    <w:p w14:paraId="02AFCBA0" w14:textId="77777777" w:rsidR="00C34357" w:rsidRDefault="00000000">
      <w:pPr>
        <w:pStyle w:val="Ttulo3"/>
      </w:pPr>
      <w:bookmarkStart w:id="316" w:name="_Toc226042080"/>
      <w:r>
        <w:t>22.3.1 Orden de certificación y activación</w:t>
      </w:r>
      <w:bookmarkEnd w:id="316"/>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97"/>
        <w:gridCol w:w="1197"/>
        <w:gridCol w:w="954"/>
        <w:gridCol w:w="3577"/>
        <w:gridCol w:w="899"/>
        <w:gridCol w:w="2336"/>
      </w:tblGrid>
      <w:tr w:rsidR="00C34357" w14:paraId="1CD2F59F"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D236DA7" w14:textId="77777777" w:rsidR="00C34357" w:rsidRDefault="00000000">
            <w:pPr>
              <w:jc w:val="center"/>
            </w:pPr>
            <w:r>
              <w:rPr>
                <w:b/>
                <w:bCs/>
                <w:color w:val="FFFFFF"/>
                <w:sz w:val="18"/>
                <w:szCs w:val="18"/>
              </w:rPr>
              <w:t>#</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3325FCF" w14:textId="77777777" w:rsidR="00C34357" w:rsidRDefault="00000000">
            <w:pPr>
              <w:jc w:val="center"/>
            </w:pPr>
            <w:r>
              <w:rPr>
                <w:b/>
                <w:bCs/>
                <w:color w:val="FFFFFF"/>
                <w:sz w:val="18"/>
                <w:szCs w:val="18"/>
              </w:rPr>
              <w:t>VNO</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E926542" w14:textId="77777777" w:rsidR="00C34357" w:rsidRDefault="00000000">
            <w:pPr>
              <w:jc w:val="center"/>
            </w:pPr>
            <w:r>
              <w:rPr>
                <w:b/>
                <w:bCs/>
                <w:color w:val="FFFFFF"/>
                <w:sz w:val="18"/>
                <w:szCs w:val="18"/>
              </w:rPr>
              <w:t>Rol</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14385BE" w14:textId="77777777" w:rsidR="00C34357" w:rsidRDefault="00000000">
            <w:pPr>
              <w:jc w:val="center"/>
            </w:pPr>
            <w:r>
              <w:rPr>
                <w:b/>
                <w:bCs/>
                <w:color w:val="FFFFFF"/>
                <w:sz w:val="18"/>
                <w:szCs w:val="18"/>
              </w:rPr>
              <w:t>Justificación del orden</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66EB21A" w14:textId="77777777" w:rsidR="00C34357" w:rsidRDefault="00000000">
            <w:pPr>
              <w:jc w:val="center"/>
            </w:pPr>
            <w:r>
              <w:rPr>
                <w:b/>
                <w:bCs/>
                <w:color w:val="FFFFFF"/>
                <w:sz w:val="18"/>
                <w:szCs w:val="18"/>
              </w:rPr>
              <w:t>Semana</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FB34E62" w14:textId="77777777" w:rsidR="00C34357" w:rsidRDefault="00000000">
            <w:pPr>
              <w:jc w:val="center"/>
            </w:pPr>
            <w:r>
              <w:rPr>
                <w:b/>
                <w:bCs/>
                <w:color w:val="FFFFFF"/>
                <w:sz w:val="18"/>
                <w:szCs w:val="18"/>
              </w:rPr>
              <w:t>Secuencia productos</w:t>
            </w:r>
          </w:p>
        </w:tc>
      </w:tr>
      <w:tr w:rsidR="00C34357" w14:paraId="60E7F1F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259D84" w14:textId="77777777" w:rsidR="00C34357" w:rsidRDefault="00000000">
            <w:pPr>
              <w:jc w:val="center"/>
            </w:pPr>
            <w:r>
              <w:rPr>
                <w:b/>
                <w:bCs/>
                <w:color w:val="000000"/>
                <w:sz w:val="18"/>
                <w:szCs w:val="18"/>
              </w:rPr>
              <w:t>1</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18B91B" w14:textId="77777777" w:rsidR="00C34357" w:rsidRDefault="00000000">
            <w:r>
              <w:rPr>
                <w:b/>
                <w:bCs/>
                <w:color w:val="000000"/>
                <w:sz w:val="18"/>
                <w:szCs w:val="18"/>
              </w:rPr>
              <w:t>DTV (DirecTV)</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8206B7" w14:textId="77777777" w:rsidR="00C34357" w:rsidRDefault="00000000">
            <w:pPr>
              <w:jc w:val="center"/>
            </w:pPr>
            <w:r>
              <w:rPr>
                <w:color w:val="000000"/>
                <w:sz w:val="17"/>
                <w:szCs w:val="17"/>
              </w:rPr>
              <w:t>Piloto</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488660" w14:textId="77777777" w:rsidR="00C34357" w:rsidRDefault="00000000">
            <w:r>
              <w:rPr>
                <w:color w:val="000000"/>
                <w:sz w:val="16"/>
                <w:szCs w:val="16"/>
              </w:rPr>
              <w:t>Menor volumen de transacciones entre las 4 VNOs. Permite validar el flujo completo E2E en producción con impacto controlado. Si se detectan problemas, afectan al menor número de clientes.</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58004B" w14:textId="77777777" w:rsidR="00C34357" w:rsidRDefault="00000000">
            <w:pPr>
              <w:jc w:val="center"/>
            </w:pPr>
            <w:r>
              <w:rPr>
                <w:color w:val="000000"/>
                <w:sz w:val="17"/>
                <w:szCs w:val="17"/>
              </w:rPr>
              <w:t>~Sem 22–23</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101AFC" w14:textId="77777777" w:rsidR="00C34357" w:rsidRDefault="00000000">
            <w:r>
              <w:rPr>
                <w:color w:val="000000"/>
                <w:sz w:val="16"/>
                <w:szCs w:val="16"/>
              </w:rPr>
              <w:t>FTTH GPON → FTTH XGSPON → SSAA</w:t>
            </w:r>
          </w:p>
        </w:tc>
      </w:tr>
      <w:tr w:rsidR="00C34357" w14:paraId="3B2886BF"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396D76" w14:textId="77777777" w:rsidR="00C34357" w:rsidRDefault="00000000">
            <w:pPr>
              <w:jc w:val="center"/>
            </w:pPr>
            <w:r>
              <w:rPr>
                <w:b/>
                <w:bCs/>
                <w:color w:val="000000"/>
                <w:sz w:val="18"/>
                <w:szCs w:val="18"/>
              </w:rPr>
              <w:t>2</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292992" w14:textId="77777777" w:rsidR="00C34357" w:rsidRDefault="00000000">
            <w:r>
              <w:rPr>
                <w:b/>
                <w:bCs/>
                <w:color w:val="000000"/>
                <w:sz w:val="18"/>
                <w:szCs w:val="18"/>
              </w:rPr>
              <w:t>ClaroVTR</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2CC0D9" w14:textId="77777777" w:rsidR="00C34357" w:rsidRDefault="00000000">
            <w:pPr>
              <w:jc w:val="center"/>
            </w:pPr>
            <w:r>
              <w:rPr>
                <w:color w:val="000000"/>
                <w:sz w:val="17"/>
                <w:szCs w:val="17"/>
              </w:rPr>
              <w:t>Expansión</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EF1381" w14:textId="77777777" w:rsidR="00C34357" w:rsidRDefault="00000000">
            <w:r>
              <w:rPr>
                <w:color w:val="000000"/>
                <w:sz w:val="16"/>
                <w:szCs w:val="16"/>
              </w:rPr>
              <w:t>Volumen medio. La certificación de DTV ya validó los flujos básicos. ClaroVTR valida la configuración específica de gemports y queues diferenciados por VNO.</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CC316C" w14:textId="77777777" w:rsidR="00C34357" w:rsidRDefault="00000000">
            <w:pPr>
              <w:jc w:val="center"/>
            </w:pPr>
            <w:r>
              <w:rPr>
                <w:color w:val="000000"/>
                <w:sz w:val="17"/>
                <w:szCs w:val="17"/>
              </w:rPr>
              <w:t>~Sem 24–25</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90FC37" w14:textId="77777777" w:rsidR="00C34357" w:rsidRDefault="00000000">
            <w:r>
              <w:rPr>
                <w:color w:val="000000"/>
                <w:sz w:val="16"/>
                <w:szCs w:val="16"/>
              </w:rPr>
              <w:t>Misma secuencia que DTV</w:t>
            </w:r>
          </w:p>
        </w:tc>
      </w:tr>
      <w:tr w:rsidR="00C34357" w14:paraId="06115579"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C63324" w14:textId="77777777" w:rsidR="00C34357" w:rsidRDefault="00000000">
            <w:pPr>
              <w:jc w:val="center"/>
            </w:pPr>
            <w:r>
              <w:rPr>
                <w:b/>
                <w:bCs/>
                <w:color w:val="000000"/>
                <w:sz w:val="18"/>
                <w:szCs w:val="18"/>
              </w:rPr>
              <w:t>3</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A4B92D" w14:textId="77777777" w:rsidR="00C34357" w:rsidRDefault="00000000">
            <w:r>
              <w:rPr>
                <w:b/>
                <w:bCs/>
                <w:color w:val="000000"/>
                <w:sz w:val="18"/>
                <w:szCs w:val="18"/>
              </w:rPr>
              <w:t>Entel</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60F008" w14:textId="77777777" w:rsidR="00C34357" w:rsidRDefault="00000000">
            <w:pPr>
              <w:jc w:val="center"/>
            </w:pPr>
            <w:r>
              <w:rPr>
                <w:color w:val="000000"/>
                <w:sz w:val="17"/>
                <w:szCs w:val="17"/>
              </w:rPr>
              <w:t>Expansión</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DE51FF9" w14:textId="77777777" w:rsidR="00C34357" w:rsidRDefault="00000000">
            <w:r>
              <w:rPr>
                <w:color w:val="000000"/>
                <w:sz w:val="16"/>
                <w:szCs w:val="16"/>
              </w:rPr>
              <w:t>Volumen medio. Similar a ClaroVTR en complejidad. Se puede ejecutar en paralelo parcial con ClaroVTR si los recursos lo permiten.</w:t>
            </w:r>
          </w:p>
        </w:tc>
        <w:tc>
          <w:tcPr>
            <w:tcW w:w="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086EB8" w14:textId="77777777" w:rsidR="00C34357" w:rsidRDefault="00000000">
            <w:pPr>
              <w:jc w:val="center"/>
            </w:pPr>
            <w:r>
              <w:rPr>
                <w:color w:val="000000"/>
                <w:sz w:val="17"/>
                <w:szCs w:val="17"/>
              </w:rPr>
              <w:t>~Sem 25</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8C6BD3" w14:textId="77777777" w:rsidR="00C34357" w:rsidRDefault="00000000">
            <w:r>
              <w:rPr>
                <w:color w:val="000000"/>
                <w:sz w:val="16"/>
                <w:szCs w:val="16"/>
              </w:rPr>
              <w:t>Misma secuencia</w:t>
            </w:r>
          </w:p>
        </w:tc>
      </w:tr>
      <w:tr w:rsidR="00C34357" w14:paraId="7425FC40"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08B1EF" w14:textId="77777777" w:rsidR="00C34357" w:rsidRDefault="00000000">
            <w:pPr>
              <w:jc w:val="center"/>
            </w:pPr>
            <w:r>
              <w:rPr>
                <w:b/>
                <w:bCs/>
                <w:color w:val="000000"/>
                <w:sz w:val="18"/>
                <w:szCs w:val="18"/>
              </w:rPr>
              <w:t>4</w:t>
            </w:r>
          </w:p>
        </w:tc>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9F19C2" w14:textId="77777777" w:rsidR="00C34357" w:rsidRDefault="00000000">
            <w:r>
              <w:rPr>
                <w:b/>
                <w:bCs/>
                <w:color w:val="000000"/>
                <w:sz w:val="18"/>
                <w:szCs w:val="18"/>
              </w:rPr>
              <w:t>TCH (Movistar)</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ABEB96" w14:textId="77777777" w:rsidR="00C34357" w:rsidRDefault="00000000">
            <w:pPr>
              <w:jc w:val="center"/>
            </w:pPr>
            <w:r>
              <w:rPr>
                <w:color w:val="000000"/>
                <w:sz w:val="17"/>
                <w:szCs w:val="17"/>
              </w:rPr>
              <w:t>Cierre</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79B79A" w14:textId="77777777" w:rsidR="00C34357" w:rsidRDefault="00000000">
            <w:r>
              <w:rPr>
                <w:color w:val="000000"/>
                <w:sz w:val="16"/>
                <w:szCs w:val="16"/>
              </w:rPr>
              <w:t>Mayor volumen y complejidad. Única VNO con regla delete_vlan_on_terminate=true en Nokia. Requiere validación específica de este comportamiento diferencial. Se certifica última para acumular la mayor experiencia posible.</w:t>
            </w:r>
          </w:p>
        </w:tc>
        <w:tc>
          <w:tcPr>
            <w:tcW w:w="9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858530" w14:textId="77777777" w:rsidR="00C34357" w:rsidRDefault="00000000">
            <w:pPr>
              <w:jc w:val="center"/>
            </w:pPr>
            <w:r>
              <w:rPr>
                <w:color w:val="000000"/>
                <w:sz w:val="17"/>
                <w:szCs w:val="17"/>
              </w:rPr>
              <w:t>~Sem 26</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5327AD" w14:textId="77777777" w:rsidR="00C34357" w:rsidRDefault="00000000">
            <w:r>
              <w:rPr>
                <w:color w:val="000000"/>
                <w:sz w:val="16"/>
                <w:szCs w:val="16"/>
              </w:rPr>
              <w:t>FTTH GPON (con delete_vlan) → resto</w:t>
            </w:r>
          </w:p>
        </w:tc>
      </w:tr>
    </w:tbl>
    <w:p w14:paraId="704B0C5F" w14:textId="77777777" w:rsidR="00C34357" w:rsidRDefault="00000000">
      <w:pPr>
        <w:pStyle w:val="Ttulo3"/>
      </w:pPr>
      <w:bookmarkStart w:id="317" w:name="_Toc226042081"/>
      <w:r>
        <w:t>22.3.2 Proceso de activación por VNO</w:t>
      </w:r>
      <w:bookmarkEnd w:id="317"/>
    </w:p>
    <w:p w14:paraId="0A2692B9" w14:textId="77777777" w:rsidR="00C34357" w:rsidRDefault="00000000">
      <w:pPr>
        <w:spacing w:after="160"/>
        <w:jc w:val="both"/>
      </w:pPr>
      <w:r>
        <w:t>Para cada VNO, el proceso de activación en producción sigue una secuencia controlada:</w:t>
      </w:r>
    </w:p>
    <w:p w14:paraId="04D78094" w14:textId="77777777" w:rsidR="00C34357" w:rsidRDefault="00000000">
      <w:pPr>
        <w:pStyle w:val="Prrafodelista"/>
        <w:spacing w:after="80"/>
        <w:ind w:left="720" w:hanging="360"/>
      </w:pPr>
      <w:r>
        <w:t>• Certificación de paridad T6 completada en ambiente QA: 100% de los escenarios válidos de la matriz de paridad con resultado PASS o PASS-aceptado, tanto en extremo VNO (respuesta WSO2) como en extremo OLT (configuración de red). Reporte formal entregado al Comité de Operaciones.</w:t>
      </w:r>
    </w:p>
    <w:p w14:paraId="5A6C582C" w14:textId="77777777" w:rsidR="00C34357" w:rsidRDefault="00000000">
      <w:pPr>
        <w:pStyle w:val="Prrafodelista"/>
        <w:spacing w:after="80"/>
        <w:ind w:left="720" w:hanging="360"/>
      </w:pPr>
      <w:r>
        <w:t>• Aprobación del Comité de Operaciones (Juan Carlos Martinez + Rodrigo Cancino + Arquitecto MOS-iT) para la activación del Feature Flag de la VNO en producción. Se revisa el reporte de paridad, los riesgos identificados, y el plan de rollback.</w:t>
      </w:r>
    </w:p>
    <w:p w14:paraId="097F88D9" w14:textId="77777777" w:rsidR="00C34357" w:rsidRDefault="00000000">
      <w:pPr>
        <w:pStyle w:val="Prrafodelista"/>
        <w:spacing w:after="80"/>
        <w:ind w:left="720" w:hanging="360"/>
      </w:pPr>
      <w:r>
        <w:t>• Activación del Feature Flag en producción para la primera operación de menor riesgo (Consulta de Acceso, síncrona y de solo lectura). Observación durante 24-48 horas monitoreando Dynatrace.</w:t>
      </w:r>
    </w:p>
    <w:p w14:paraId="7CB19FC8" w14:textId="77777777" w:rsidR="00C34357" w:rsidRDefault="00000000">
      <w:pPr>
        <w:pStyle w:val="Prrafodelista"/>
        <w:spacing w:after="80"/>
        <w:ind w:left="720" w:hanging="360"/>
      </w:pPr>
      <w:r>
        <w:t>• Activación progresiva de las demás operaciones en el orden recomendado: Activación → Baja → Modificación → operaciones complejas. Cada operación se observa 24-48 horas antes de activar la siguiente.</w:t>
      </w:r>
    </w:p>
    <w:p w14:paraId="454BA947" w14:textId="77777777" w:rsidR="00C34357" w:rsidRDefault="00000000">
      <w:pPr>
        <w:pStyle w:val="Prrafodelista"/>
        <w:spacing w:after="80"/>
        <w:ind w:left="720" w:hanging="360"/>
      </w:pPr>
      <w:r>
        <w:t>• Confirmación de la VNO completamente migrada: todas las operaciones de la VNO fluyen por Komands. Se registra la fecha de activación completa para el conteo de los 30 días de observación post-Hypercare.</w:t>
      </w:r>
    </w:p>
    <w:p w14:paraId="02A9D8BF" w14:textId="77777777" w:rsidR="00C34357" w:rsidRDefault="00000000">
      <w:r>
        <w:br w:type="page"/>
      </w:r>
    </w:p>
    <w:p w14:paraId="48ECC398" w14:textId="77777777" w:rsidR="00C34357" w:rsidRDefault="00000000">
      <w:pPr>
        <w:pStyle w:val="Ttulo2"/>
      </w:pPr>
      <w:bookmarkStart w:id="318" w:name="_Toc226042082"/>
      <w:r>
        <w:lastRenderedPageBreak/>
        <w:t>22.4 Criterios de Go/No-Go</w:t>
      </w:r>
      <w:bookmarkEnd w:id="318"/>
    </w:p>
    <w:p w14:paraId="3E187E81" w14:textId="77777777" w:rsidR="00C34357" w:rsidRDefault="00000000">
      <w:pPr>
        <w:spacing w:after="160"/>
        <w:jc w:val="both"/>
      </w:pPr>
      <w:r>
        <w:t>Los criterios de Go/No-Go se evalúan antes de activar el Feature Flag de cada VNO en producción. El Comité de Operaciones debe confirmar el cumplimiento de todos los criterios obligatorios para aprobar la activación. Los criterios deseables no son bloqueantes pero su incumplimiento debe ser documentado con justificación.</w:t>
      </w:r>
    </w:p>
    <w:p w14:paraId="4CB9F500" w14:textId="77777777" w:rsidR="00C34357" w:rsidRDefault="00000000">
      <w:pPr>
        <w:pStyle w:val="Ttulo3"/>
      </w:pPr>
      <w:bookmarkStart w:id="319" w:name="_Toc226042083"/>
      <w:r>
        <w:t>Criterios obligatorios (12)</w:t>
      </w:r>
      <w:bookmarkEnd w:id="319"/>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800"/>
        <w:gridCol w:w="8560"/>
      </w:tblGrid>
      <w:tr w:rsidR="00C34357" w14:paraId="4A88E3ED"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4F8EE8C" w14:textId="77777777" w:rsidR="00C34357" w:rsidRDefault="00000000">
            <w:pPr>
              <w:jc w:val="center"/>
            </w:pPr>
            <w:r>
              <w:rPr>
                <w:b/>
                <w:bCs/>
                <w:color w:val="FFFFFF"/>
                <w:sz w:val="18"/>
                <w:szCs w:val="18"/>
              </w:rPr>
              <w:t>ID</w:t>
            </w:r>
          </w:p>
        </w:tc>
        <w:tc>
          <w:tcPr>
            <w:tcW w:w="8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E439C4" w14:textId="77777777" w:rsidR="00C34357" w:rsidRDefault="00000000">
            <w:pPr>
              <w:jc w:val="center"/>
            </w:pPr>
            <w:r>
              <w:rPr>
                <w:b/>
                <w:bCs/>
                <w:color w:val="FFFFFF"/>
                <w:sz w:val="18"/>
                <w:szCs w:val="18"/>
              </w:rPr>
              <w:t>Criterio obligatorio</w:t>
            </w:r>
          </w:p>
        </w:tc>
      </w:tr>
      <w:tr w:rsidR="00C34357" w14:paraId="3EA52E71"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9CDF22" w14:textId="77777777" w:rsidR="00C34357" w:rsidRDefault="00000000">
            <w:pPr>
              <w:jc w:val="center"/>
            </w:pPr>
            <w:r>
              <w:rPr>
                <w:b/>
                <w:bCs/>
                <w:color w:val="2E7D32"/>
                <w:sz w:val="18"/>
                <w:szCs w:val="18"/>
              </w:rPr>
              <w:t>GO-01</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28BB46" w14:textId="77777777" w:rsidR="00C34357" w:rsidRDefault="00000000">
            <w:r>
              <w:rPr>
                <w:color w:val="000000"/>
                <w:sz w:val="18"/>
                <w:szCs w:val="18"/>
              </w:rPr>
              <w:t>Certificación paridad T6 completada con 100% PASS/PASS-aceptado para la VNO</w:t>
            </w:r>
          </w:p>
        </w:tc>
      </w:tr>
      <w:tr w:rsidR="00C34357" w14:paraId="5B97F0C0"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F38B5D" w14:textId="77777777" w:rsidR="00C34357" w:rsidRDefault="00000000">
            <w:pPr>
              <w:jc w:val="center"/>
            </w:pPr>
            <w:r>
              <w:rPr>
                <w:b/>
                <w:bCs/>
                <w:color w:val="2E7D32"/>
                <w:sz w:val="18"/>
                <w:szCs w:val="18"/>
              </w:rPr>
              <w:t>GO-02</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365CEE" w14:textId="77777777" w:rsidR="00C34357" w:rsidRDefault="00000000">
            <w:r>
              <w:rPr>
                <w:color w:val="000000"/>
                <w:sz w:val="18"/>
                <w:szCs w:val="18"/>
              </w:rPr>
              <w:t>Suite de regresión T5 ejecutada sin fallas críticas en ambiente QA</w:t>
            </w:r>
          </w:p>
        </w:tc>
      </w:tr>
      <w:tr w:rsidR="00C34357" w14:paraId="1321F666"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FBCADE" w14:textId="77777777" w:rsidR="00C34357" w:rsidRDefault="00000000">
            <w:pPr>
              <w:jc w:val="center"/>
            </w:pPr>
            <w:r>
              <w:rPr>
                <w:b/>
                <w:bCs/>
                <w:color w:val="2E7D32"/>
                <w:sz w:val="18"/>
                <w:szCs w:val="18"/>
              </w:rPr>
              <w:t>GO-03</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A28DAD" w14:textId="77777777" w:rsidR="00C34357" w:rsidRDefault="00000000">
            <w:r>
              <w:rPr>
                <w:color w:val="000000"/>
                <w:sz w:val="18"/>
                <w:szCs w:val="18"/>
              </w:rPr>
              <w:t>Axway APIM disponible y operativo en ambiente de producción</w:t>
            </w:r>
          </w:p>
        </w:tc>
      </w:tr>
      <w:tr w:rsidR="00C34357" w14:paraId="2AB1E0E5"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F664A6" w14:textId="77777777" w:rsidR="00C34357" w:rsidRDefault="00000000">
            <w:pPr>
              <w:jc w:val="center"/>
            </w:pPr>
            <w:r>
              <w:rPr>
                <w:b/>
                <w:bCs/>
                <w:color w:val="2E7D32"/>
                <w:sz w:val="18"/>
                <w:szCs w:val="18"/>
              </w:rPr>
              <w:t>GO-04</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7FF39F" w14:textId="77777777" w:rsidR="00C34357" w:rsidRDefault="00000000">
            <w:r>
              <w:rPr>
                <w:color w:val="000000"/>
                <w:sz w:val="18"/>
                <w:szCs w:val="18"/>
              </w:rPr>
              <w:t>Infraestructura IFX PROD completamente provisionada y validada (20 VMs Komands)</w:t>
            </w:r>
          </w:p>
        </w:tc>
      </w:tr>
      <w:tr w:rsidR="00C34357" w14:paraId="2246ED48"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0D8BA2" w14:textId="77777777" w:rsidR="00C34357" w:rsidRDefault="00000000">
            <w:pPr>
              <w:jc w:val="center"/>
            </w:pPr>
            <w:r>
              <w:rPr>
                <w:b/>
                <w:bCs/>
                <w:color w:val="2E7D32"/>
                <w:sz w:val="18"/>
                <w:szCs w:val="18"/>
              </w:rPr>
              <w:t>GO-05</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B2828A" w14:textId="77777777" w:rsidR="00C34357" w:rsidRDefault="00000000">
            <w:r>
              <w:rPr>
                <w:color w:val="000000"/>
                <w:sz w:val="18"/>
                <w:szCs w:val="18"/>
              </w:rPr>
              <w:t>Conectividad SSH desde K8s PROD hacia las ~618 OLTs validada (test de alcanzabilidad)</w:t>
            </w:r>
          </w:p>
        </w:tc>
      </w:tr>
      <w:tr w:rsidR="00C34357" w14:paraId="35E80C8E"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09B475" w14:textId="77777777" w:rsidR="00C34357" w:rsidRDefault="00000000">
            <w:pPr>
              <w:jc w:val="center"/>
            </w:pPr>
            <w:r>
              <w:rPr>
                <w:b/>
                <w:bCs/>
                <w:color w:val="2E7D32"/>
                <w:sz w:val="18"/>
                <w:szCs w:val="18"/>
              </w:rPr>
              <w:t>GO-06</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5CA30E" w14:textId="77777777" w:rsidR="00C34357" w:rsidRDefault="00000000">
            <w:r>
              <w:rPr>
                <w:color w:val="000000"/>
                <w:sz w:val="18"/>
                <w:szCs w:val="18"/>
              </w:rPr>
              <w:t>PostgreSQL HA operativo en PROD: Primary + Standby sincronizados, pgBackRest funcional</w:t>
            </w:r>
          </w:p>
        </w:tc>
      </w:tr>
      <w:tr w:rsidR="00C34357" w14:paraId="61F365BE"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366D78" w14:textId="77777777" w:rsidR="00C34357" w:rsidRDefault="00000000">
            <w:pPr>
              <w:jc w:val="center"/>
            </w:pPr>
            <w:r>
              <w:rPr>
                <w:b/>
                <w:bCs/>
                <w:color w:val="2E7D32"/>
                <w:sz w:val="18"/>
                <w:szCs w:val="18"/>
              </w:rPr>
              <w:t>GO-07</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124BD2" w14:textId="77777777" w:rsidR="00C34357" w:rsidRDefault="00000000">
            <w:r>
              <w:rPr>
                <w:color w:val="000000"/>
                <w:sz w:val="18"/>
                <w:szCs w:val="18"/>
              </w:rPr>
              <w:t>Dynatrace operativo con dashboards configurados y alertas activas</w:t>
            </w:r>
          </w:p>
        </w:tc>
      </w:tr>
      <w:tr w:rsidR="00C34357" w14:paraId="3DEA73D8"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931B8A" w14:textId="77777777" w:rsidR="00C34357" w:rsidRDefault="00000000">
            <w:pPr>
              <w:jc w:val="center"/>
            </w:pPr>
            <w:r>
              <w:rPr>
                <w:b/>
                <w:bCs/>
                <w:color w:val="2E7D32"/>
                <w:sz w:val="18"/>
                <w:szCs w:val="18"/>
              </w:rPr>
              <w:t>GO-08</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945E18" w14:textId="77777777" w:rsidR="00C34357" w:rsidRDefault="00000000">
            <w:r>
              <w:rPr>
                <w:color w:val="000000"/>
                <w:sz w:val="18"/>
                <w:szCs w:val="18"/>
              </w:rPr>
              <w:t>Flujos FlowDesigner de ServiceNow modificados, desplegados en PROD y validados</w:t>
            </w:r>
          </w:p>
        </w:tc>
      </w:tr>
      <w:tr w:rsidR="00C34357" w14:paraId="74BD6B09"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6AF6FD" w14:textId="77777777" w:rsidR="00C34357" w:rsidRDefault="00000000">
            <w:pPr>
              <w:jc w:val="center"/>
            </w:pPr>
            <w:r>
              <w:rPr>
                <w:b/>
                <w:bCs/>
                <w:color w:val="2E7D32"/>
                <w:sz w:val="18"/>
                <w:szCs w:val="18"/>
              </w:rPr>
              <w:t>GO-09</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9239BA" w14:textId="77777777" w:rsidR="00C34357" w:rsidRDefault="00000000">
            <w:r>
              <w:rPr>
                <w:color w:val="000000"/>
                <w:sz w:val="18"/>
                <w:szCs w:val="18"/>
              </w:rPr>
              <w:t>Feature Flags configurados en ServiceNow para la VNO</w:t>
            </w:r>
          </w:p>
        </w:tc>
      </w:tr>
      <w:tr w:rsidR="00C34357" w14:paraId="74463265"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C029A3" w14:textId="77777777" w:rsidR="00C34357" w:rsidRDefault="00000000">
            <w:pPr>
              <w:jc w:val="center"/>
            </w:pPr>
            <w:r>
              <w:rPr>
                <w:b/>
                <w:bCs/>
                <w:color w:val="2E7D32"/>
                <w:sz w:val="18"/>
                <w:szCs w:val="18"/>
              </w:rPr>
              <w:t>GO-10</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0A254F" w14:textId="77777777" w:rsidR="00C34357" w:rsidRDefault="00000000">
            <w:r>
              <w:rPr>
                <w:color w:val="000000"/>
                <w:sz w:val="18"/>
                <w:szCs w:val="18"/>
              </w:rPr>
              <w:t>Plan de rollback documentado y procedimiento validado (test de rollback en QA)</w:t>
            </w:r>
          </w:p>
        </w:tc>
      </w:tr>
      <w:tr w:rsidR="00C34357" w14:paraId="689310C9"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083FB5" w14:textId="77777777" w:rsidR="00C34357" w:rsidRDefault="00000000">
            <w:pPr>
              <w:jc w:val="center"/>
            </w:pPr>
            <w:r>
              <w:rPr>
                <w:b/>
                <w:bCs/>
                <w:color w:val="2E7D32"/>
                <w:sz w:val="18"/>
                <w:szCs w:val="18"/>
              </w:rPr>
              <w:t>GO-11</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80D5B4" w14:textId="77777777" w:rsidR="00C34357" w:rsidRDefault="00000000">
            <w:r>
              <w:rPr>
                <w:color w:val="000000"/>
                <w:sz w:val="18"/>
                <w:szCs w:val="18"/>
              </w:rPr>
              <w:t>Equipo de Hypercare confirmado y disponible (MOS-iT L2/L3/L4 + Mesa Ops ON·NET)</w:t>
            </w:r>
          </w:p>
        </w:tc>
      </w:tr>
      <w:tr w:rsidR="00C34357" w14:paraId="1A7C28D9"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F7EA46" w14:textId="77777777" w:rsidR="00C34357" w:rsidRDefault="00000000">
            <w:pPr>
              <w:jc w:val="center"/>
            </w:pPr>
            <w:r>
              <w:rPr>
                <w:b/>
                <w:bCs/>
                <w:color w:val="2E7D32"/>
                <w:sz w:val="18"/>
                <w:szCs w:val="18"/>
              </w:rPr>
              <w:t>GO-12</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E377E9" w14:textId="77777777" w:rsidR="00C34357" w:rsidRDefault="00000000">
            <w:r>
              <w:rPr>
                <w:color w:val="000000"/>
                <w:sz w:val="18"/>
                <w:szCs w:val="18"/>
              </w:rPr>
              <w:t>Aprobación de seguridad por CISO ON·NET (CISO ON·NET)</w:t>
            </w:r>
          </w:p>
        </w:tc>
      </w:tr>
    </w:tbl>
    <w:p w14:paraId="2837C268" w14:textId="77777777" w:rsidR="00C34357" w:rsidRDefault="00000000">
      <w:pPr>
        <w:pStyle w:val="Ttulo3"/>
      </w:pPr>
      <w:bookmarkStart w:id="320" w:name="_Toc226042084"/>
      <w:r>
        <w:t>Criterios deseables (4)</w:t>
      </w:r>
      <w:bookmarkEnd w:id="320"/>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800"/>
        <w:gridCol w:w="8560"/>
      </w:tblGrid>
      <w:tr w:rsidR="00C34357" w14:paraId="3EF77AE5" w14:textId="77777777">
        <w:tc>
          <w:tcPr>
            <w:tcW w:w="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E29E4BF" w14:textId="77777777" w:rsidR="00C34357" w:rsidRDefault="00000000">
            <w:pPr>
              <w:jc w:val="center"/>
            </w:pPr>
            <w:r>
              <w:rPr>
                <w:b/>
                <w:bCs/>
                <w:color w:val="FFFFFF"/>
                <w:sz w:val="18"/>
                <w:szCs w:val="18"/>
              </w:rPr>
              <w:t>ID</w:t>
            </w:r>
          </w:p>
        </w:tc>
        <w:tc>
          <w:tcPr>
            <w:tcW w:w="85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83972D7" w14:textId="77777777" w:rsidR="00C34357" w:rsidRDefault="00000000">
            <w:pPr>
              <w:jc w:val="center"/>
            </w:pPr>
            <w:r>
              <w:rPr>
                <w:b/>
                <w:bCs/>
                <w:color w:val="FFFFFF"/>
                <w:sz w:val="18"/>
                <w:szCs w:val="18"/>
              </w:rPr>
              <w:t>Criterio deseable (no bloqueante)</w:t>
            </w:r>
          </w:p>
        </w:tc>
      </w:tr>
      <w:tr w:rsidR="00C34357" w14:paraId="3C21547D"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328666" w14:textId="77777777" w:rsidR="00C34357" w:rsidRDefault="00000000">
            <w:pPr>
              <w:jc w:val="center"/>
            </w:pPr>
            <w:r>
              <w:rPr>
                <w:b/>
                <w:bCs/>
                <w:color w:val="854F0B"/>
                <w:sz w:val="18"/>
                <w:szCs w:val="18"/>
              </w:rPr>
              <w:t>GD-01</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5ABD6A" w14:textId="77777777" w:rsidR="00C34357" w:rsidRDefault="00000000">
            <w:r>
              <w:rPr>
                <w:color w:val="000000"/>
                <w:sz w:val="18"/>
                <w:szCs w:val="18"/>
              </w:rPr>
              <w:t>Pruebas de carga ejecutadas en QA simulando throughput de 20.000 tx/h</w:t>
            </w:r>
          </w:p>
        </w:tc>
      </w:tr>
      <w:tr w:rsidR="00C34357" w14:paraId="684A40B7"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B3161A" w14:textId="77777777" w:rsidR="00C34357" w:rsidRDefault="00000000">
            <w:pPr>
              <w:jc w:val="center"/>
            </w:pPr>
            <w:r>
              <w:rPr>
                <w:b/>
                <w:bCs/>
                <w:color w:val="854F0B"/>
                <w:sz w:val="18"/>
                <w:szCs w:val="18"/>
              </w:rPr>
              <w:t>GD-02</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63C35B" w14:textId="77777777" w:rsidR="00C34357" w:rsidRDefault="00000000">
            <w:r>
              <w:rPr>
                <w:color w:val="000000"/>
                <w:sz w:val="18"/>
                <w:szCs w:val="18"/>
              </w:rPr>
              <w:t>Pruebas de penetración (pentesting) ejecutadas y hallazgos críticos resueltos</w:t>
            </w:r>
          </w:p>
        </w:tc>
      </w:tr>
      <w:tr w:rsidR="00C34357" w14:paraId="136E5B30" w14:textId="77777777">
        <w:tc>
          <w:tcPr>
            <w:tcW w:w="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A19157" w14:textId="77777777" w:rsidR="00C34357" w:rsidRDefault="00000000">
            <w:pPr>
              <w:jc w:val="center"/>
            </w:pPr>
            <w:r>
              <w:rPr>
                <w:b/>
                <w:bCs/>
                <w:color w:val="854F0B"/>
                <w:sz w:val="18"/>
                <w:szCs w:val="18"/>
              </w:rPr>
              <w:t>GD-03</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515673" w14:textId="77777777" w:rsidR="00C34357" w:rsidRDefault="00000000">
            <w:r>
              <w:rPr>
                <w:color w:val="000000"/>
                <w:sz w:val="18"/>
                <w:szCs w:val="18"/>
              </w:rPr>
              <w:t>Documentación de runbooks operacionales completada y validada por Mesa Ops ON·NET</w:t>
            </w:r>
          </w:p>
        </w:tc>
      </w:tr>
      <w:tr w:rsidR="00C34357" w14:paraId="08FDF22B" w14:textId="77777777">
        <w:tc>
          <w:tcPr>
            <w:tcW w:w="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ACF903" w14:textId="77777777" w:rsidR="00C34357" w:rsidRDefault="00000000">
            <w:pPr>
              <w:jc w:val="center"/>
            </w:pPr>
            <w:r>
              <w:rPr>
                <w:b/>
                <w:bCs/>
                <w:color w:val="854F0B"/>
                <w:sz w:val="18"/>
                <w:szCs w:val="18"/>
              </w:rPr>
              <w:t>GD-04</w:t>
            </w:r>
          </w:p>
        </w:tc>
        <w:tc>
          <w:tcPr>
            <w:tcW w:w="85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D9A0E4" w14:textId="77777777" w:rsidR="00C34357" w:rsidRDefault="00000000">
            <w:r>
              <w:rPr>
                <w:color w:val="000000"/>
                <w:sz w:val="18"/>
                <w:szCs w:val="18"/>
              </w:rPr>
              <w:t>Transferencia de conocimiento al equipo de operaciones ON·NET iniciada (al menos 2 de 8 sesiones)</w:t>
            </w:r>
          </w:p>
        </w:tc>
      </w:tr>
    </w:tbl>
    <w:p w14:paraId="11401CF6" w14:textId="77777777" w:rsidR="00C34357" w:rsidRDefault="00000000">
      <w:r>
        <w:br w:type="page"/>
      </w:r>
    </w:p>
    <w:p w14:paraId="63A3CBD4" w14:textId="77777777" w:rsidR="00C34357" w:rsidRDefault="00000000">
      <w:pPr>
        <w:pStyle w:val="Ttulo2"/>
      </w:pPr>
      <w:bookmarkStart w:id="321" w:name="_Toc226042085"/>
      <w:r>
        <w:lastRenderedPageBreak/>
        <w:t>22.5 Checklist pre Go-Live</w:t>
      </w:r>
      <w:bookmarkEnd w:id="321"/>
    </w:p>
    <w:p w14:paraId="1DCF6247" w14:textId="77777777" w:rsidR="00C34357" w:rsidRDefault="00000000">
      <w:pPr>
        <w:spacing w:after="160"/>
        <w:jc w:val="both"/>
      </w:pPr>
      <w:r>
        <w:t>El siguiente checklist se completa antes de la activación de cada VNO en producción. El Arquitecto de Soluciones (MOS-iT) y el responsable de operaciones (ON·NET) firman conjuntamente el checklist como prerequisito para la aprobación del Comité:</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89"/>
        <w:gridCol w:w="5647"/>
        <w:gridCol w:w="2324"/>
      </w:tblGrid>
      <w:tr w:rsidR="00C34357" w14:paraId="1D54AE44"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7FA049A" w14:textId="77777777" w:rsidR="00C34357" w:rsidRDefault="00000000">
            <w:pPr>
              <w:jc w:val="center"/>
            </w:pPr>
            <w:r>
              <w:rPr>
                <w:b/>
                <w:bCs/>
                <w:color w:val="FFFFFF"/>
                <w:sz w:val="18"/>
                <w:szCs w:val="18"/>
              </w:rPr>
              <w:t>Área</w:t>
            </w:r>
          </w:p>
        </w:tc>
        <w:tc>
          <w:tcPr>
            <w:tcW w:w="5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D8F5460" w14:textId="77777777" w:rsidR="00C34357" w:rsidRDefault="00000000">
            <w:pPr>
              <w:jc w:val="center"/>
            </w:pPr>
            <w:r>
              <w:rPr>
                <w:b/>
                <w:bCs/>
                <w:color w:val="FFFFFF"/>
                <w:sz w:val="18"/>
                <w:szCs w:val="18"/>
              </w:rPr>
              <w:t>Verificación</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EA4A4D7" w14:textId="77777777" w:rsidR="00C34357" w:rsidRDefault="00000000">
            <w:pPr>
              <w:jc w:val="center"/>
            </w:pPr>
            <w:r>
              <w:rPr>
                <w:b/>
                <w:bCs/>
                <w:color w:val="FFFFFF"/>
                <w:sz w:val="18"/>
                <w:szCs w:val="18"/>
              </w:rPr>
              <w:t>Responsable</w:t>
            </w:r>
          </w:p>
        </w:tc>
      </w:tr>
      <w:tr w:rsidR="00C34357" w14:paraId="68318939"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AE183B" w14:textId="77777777" w:rsidR="00C34357" w:rsidRDefault="00000000">
            <w:r>
              <w:rPr>
                <w:b/>
                <w:bCs/>
                <w:color w:val="000000"/>
                <w:sz w:val="17"/>
                <w:szCs w:val="17"/>
              </w:rPr>
              <w:t>Infraestructura</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E46BBF" w14:textId="77777777" w:rsidR="00C34357" w:rsidRDefault="00000000">
            <w:r>
              <w:rPr>
                <w:color w:val="000000"/>
                <w:sz w:val="17"/>
                <w:szCs w:val="17"/>
              </w:rPr>
              <w:t>VMs PROD operativas y monitoreadas por Dynatrace</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064FD6" w14:textId="77777777" w:rsidR="00C34357" w:rsidRDefault="00000000">
            <w:r>
              <w:rPr>
                <w:color w:val="000000"/>
                <w:sz w:val="17"/>
                <w:szCs w:val="17"/>
              </w:rPr>
              <w:t>ON·NET / IFX</w:t>
            </w:r>
          </w:p>
        </w:tc>
      </w:tr>
      <w:tr w:rsidR="00C34357" w14:paraId="5BB4F52D"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F6A50A8" w14:textId="77777777" w:rsidR="00C34357" w:rsidRDefault="00000000">
            <w:r>
              <w:rPr>
                <w:b/>
                <w:bCs/>
                <w:color w:val="000000"/>
                <w:sz w:val="17"/>
                <w:szCs w:val="17"/>
              </w:rPr>
              <w:t>Infraestructura</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A52E06" w14:textId="77777777" w:rsidR="00C34357" w:rsidRDefault="00000000">
            <w:r>
              <w:rPr>
                <w:color w:val="000000"/>
                <w:sz w:val="17"/>
                <w:szCs w:val="17"/>
              </w:rPr>
              <w:t>PostgreSQL HA: replicación síncrona activa, backups validados</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E372B9" w14:textId="77777777" w:rsidR="00C34357" w:rsidRDefault="00000000">
            <w:r>
              <w:rPr>
                <w:color w:val="000000"/>
                <w:sz w:val="17"/>
                <w:szCs w:val="17"/>
              </w:rPr>
              <w:t>MOS-iT</w:t>
            </w:r>
          </w:p>
        </w:tc>
      </w:tr>
      <w:tr w:rsidR="00C34357" w14:paraId="606E63C0"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82EB49C" w14:textId="77777777" w:rsidR="00C34357" w:rsidRDefault="00000000">
            <w:r>
              <w:rPr>
                <w:b/>
                <w:bCs/>
                <w:color w:val="000000"/>
                <w:sz w:val="17"/>
                <w:szCs w:val="17"/>
              </w:rPr>
              <w:t>Infraestructura</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D3A8C7" w14:textId="77777777" w:rsidR="00C34357" w:rsidRDefault="00000000">
            <w:r>
              <w:rPr>
                <w:color w:val="000000"/>
                <w:sz w:val="17"/>
                <w:szCs w:val="17"/>
              </w:rPr>
              <w:t>Redis HA: Sentinel operativo, failover testeado</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FEA78B" w14:textId="77777777" w:rsidR="00C34357" w:rsidRDefault="00000000">
            <w:r>
              <w:rPr>
                <w:color w:val="000000"/>
                <w:sz w:val="17"/>
                <w:szCs w:val="17"/>
              </w:rPr>
              <w:t>MOS-iT</w:t>
            </w:r>
          </w:p>
        </w:tc>
      </w:tr>
      <w:tr w:rsidR="00C34357" w14:paraId="3F71C833"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F597F1" w14:textId="77777777" w:rsidR="00C34357" w:rsidRDefault="00000000">
            <w:r>
              <w:rPr>
                <w:b/>
                <w:bCs/>
                <w:color w:val="000000"/>
                <w:sz w:val="17"/>
                <w:szCs w:val="17"/>
              </w:rPr>
              <w:t>Infraestructura</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9D2AE33" w14:textId="77777777" w:rsidR="00C34357" w:rsidRPr="005D78BF" w:rsidRDefault="00000000">
            <w:pPr>
              <w:rPr>
                <w:lang w:val="en-US"/>
              </w:rPr>
            </w:pPr>
            <w:r>
              <w:rPr>
                <w:color w:val="000000"/>
                <w:sz w:val="17"/>
                <w:szCs w:val="17"/>
                <w:lang w:val="en-US"/>
              </w:rPr>
              <w:t>Load Balancers: Keepalived VIP activo, failover testeado</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71B676" w14:textId="77777777" w:rsidR="00C34357" w:rsidRDefault="00000000">
            <w:r>
              <w:rPr>
                <w:color w:val="000000"/>
                <w:sz w:val="17"/>
                <w:szCs w:val="17"/>
              </w:rPr>
              <w:t>IFX</w:t>
            </w:r>
          </w:p>
        </w:tc>
      </w:tr>
      <w:tr w:rsidR="00C34357" w14:paraId="62284968"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1A259F" w14:textId="77777777" w:rsidR="00C34357" w:rsidRDefault="00000000">
            <w:r>
              <w:rPr>
                <w:b/>
                <w:bCs/>
                <w:color w:val="000000"/>
                <w:sz w:val="17"/>
                <w:szCs w:val="17"/>
              </w:rPr>
              <w:t>Red</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21F71E" w14:textId="77777777" w:rsidR="00C34357" w:rsidRDefault="00000000">
            <w:r>
              <w:rPr>
                <w:color w:val="000000"/>
                <w:sz w:val="17"/>
                <w:szCs w:val="17"/>
              </w:rPr>
              <w:t>Conectividad SSH a OLTs Nokia verificada desde Workers K8s PROD</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11EFC7" w14:textId="77777777" w:rsidR="00C34357" w:rsidRDefault="00000000">
            <w:r>
              <w:rPr>
                <w:color w:val="000000"/>
                <w:sz w:val="17"/>
                <w:szCs w:val="17"/>
              </w:rPr>
              <w:t>ON·NET / IFX</w:t>
            </w:r>
          </w:p>
        </w:tc>
      </w:tr>
      <w:tr w:rsidR="00C34357" w14:paraId="61C09078"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9509C1" w14:textId="77777777" w:rsidR="00C34357" w:rsidRDefault="00000000">
            <w:r>
              <w:rPr>
                <w:b/>
                <w:bCs/>
                <w:color w:val="000000"/>
                <w:sz w:val="17"/>
                <w:szCs w:val="17"/>
              </w:rPr>
              <w:t>Red</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A3FBF7" w14:textId="77777777" w:rsidR="00C34357" w:rsidRDefault="00000000">
            <w:r>
              <w:rPr>
                <w:color w:val="000000"/>
                <w:sz w:val="17"/>
                <w:szCs w:val="17"/>
              </w:rPr>
              <w:t>Conectividad SSH a OLTs Huawei verificada desde Workers K8s PROD</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061E2E" w14:textId="77777777" w:rsidR="00C34357" w:rsidRDefault="00000000">
            <w:r>
              <w:rPr>
                <w:color w:val="000000"/>
                <w:sz w:val="17"/>
                <w:szCs w:val="17"/>
              </w:rPr>
              <w:t>ON·NET / IFX</w:t>
            </w:r>
          </w:p>
        </w:tc>
      </w:tr>
      <w:tr w:rsidR="00C34357" w14:paraId="108DE9EC"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73298E" w14:textId="77777777" w:rsidR="00C34357" w:rsidRDefault="00000000">
            <w:r>
              <w:rPr>
                <w:b/>
                <w:bCs/>
                <w:color w:val="000000"/>
                <w:sz w:val="17"/>
                <w:szCs w:val="17"/>
              </w:rPr>
              <w:t>Red</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0DFDE2" w14:textId="77777777" w:rsidR="00C34357" w:rsidRPr="005D78BF" w:rsidRDefault="00000000">
            <w:pPr>
              <w:rPr>
                <w:lang w:val="en-US"/>
              </w:rPr>
            </w:pPr>
            <w:r>
              <w:rPr>
                <w:color w:val="000000"/>
                <w:sz w:val="17"/>
                <w:szCs w:val="17"/>
                <w:lang w:val="en-US"/>
              </w:rPr>
              <w:t>VPN S2S IFX ↔ ON·NET estable (latencia &lt; 50ms, 0% packet loss 24h)</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D1A404" w14:textId="77777777" w:rsidR="00C34357" w:rsidRDefault="00000000">
            <w:r>
              <w:rPr>
                <w:color w:val="000000"/>
                <w:sz w:val="17"/>
                <w:szCs w:val="17"/>
              </w:rPr>
              <w:t>IFX / ON·NET</w:t>
            </w:r>
          </w:p>
        </w:tc>
      </w:tr>
      <w:tr w:rsidR="00C34357" w14:paraId="39CDA748"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53CC9D" w14:textId="77777777" w:rsidR="00C34357" w:rsidRDefault="00000000">
            <w:r>
              <w:rPr>
                <w:b/>
                <w:bCs/>
                <w:color w:val="000000"/>
                <w:sz w:val="17"/>
                <w:szCs w:val="17"/>
              </w:rPr>
              <w:t>Integración</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DD809F" w14:textId="77777777" w:rsidR="00C34357" w:rsidRDefault="00000000">
            <w:r>
              <w:rPr>
                <w:color w:val="000000"/>
                <w:sz w:val="17"/>
                <w:szCs w:val="17"/>
              </w:rPr>
              <w:t>Axway PROD operativo, APIs publicadas, tokens OAuth generados</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9C2895" w14:textId="77777777" w:rsidR="00C34357" w:rsidRDefault="00000000">
            <w:r>
              <w:rPr>
                <w:color w:val="000000"/>
                <w:sz w:val="17"/>
                <w:szCs w:val="17"/>
              </w:rPr>
              <w:t>ON·NET (C. Alvear)</w:t>
            </w:r>
          </w:p>
        </w:tc>
      </w:tr>
      <w:tr w:rsidR="00C34357" w14:paraId="7D57C1D7"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97561E" w14:textId="77777777" w:rsidR="00C34357" w:rsidRDefault="00000000">
            <w:r>
              <w:rPr>
                <w:b/>
                <w:bCs/>
                <w:color w:val="000000"/>
                <w:sz w:val="17"/>
                <w:szCs w:val="17"/>
              </w:rPr>
              <w:t>Integración</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CF7206" w14:textId="77777777" w:rsidR="00C34357" w:rsidRDefault="00000000">
            <w:r>
              <w:rPr>
                <w:color w:val="000000"/>
                <w:sz w:val="17"/>
                <w:szCs w:val="17"/>
              </w:rPr>
              <w:t>Flujos FlowDesigner SN desplegados en PROD para la VNO</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5621B4" w14:textId="77777777" w:rsidR="00C34357" w:rsidRDefault="00000000">
            <w:r>
              <w:rPr>
                <w:color w:val="000000"/>
                <w:sz w:val="17"/>
                <w:szCs w:val="17"/>
              </w:rPr>
              <w:t>ON·NET / MOS-iT</w:t>
            </w:r>
          </w:p>
        </w:tc>
      </w:tr>
      <w:tr w:rsidR="00C34357" w14:paraId="5A9858CC"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B451F0" w14:textId="77777777" w:rsidR="00C34357" w:rsidRDefault="00000000">
            <w:r>
              <w:rPr>
                <w:b/>
                <w:bCs/>
                <w:color w:val="000000"/>
                <w:sz w:val="17"/>
                <w:szCs w:val="17"/>
              </w:rPr>
              <w:t>Integración</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B82F57" w14:textId="77777777" w:rsidR="00C34357" w:rsidRDefault="00000000">
            <w:r>
              <w:rPr>
                <w:color w:val="000000"/>
                <w:sz w:val="17"/>
                <w:szCs w:val="17"/>
              </w:rPr>
              <w:t>Feature Flags configurados en ServiceNow para la VNO (inicialmente OFF)</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FCFD90" w14:textId="77777777" w:rsidR="00C34357" w:rsidRDefault="00000000">
            <w:r>
              <w:rPr>
                <w:color w:val="000000"/>
                <w:sz w:val="17"/>
                <w:szCs w:val="17"/>
              </w:rPr>
              <w:t>MOS-iT</w:t>
            </w:r>
          </w:p>
        </w:tc>
      </w:tr>
      <w:tr w:rsidR="00C34357" w14:paraId="13F6A8A9"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9381FF" w14:textId="77777777" w:rsidR="00C34357" w:rsidRDefault="00000000">
            <w:r>
              <w:rPr>
                <w:b/>
                <w:bCs/>
                <w:color w:val="000000"/>
                <w:sz w:val="17"/>
                <w:szCs w:val="17"/>
              </w:rPr>
              <w:t>Aplicación</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EEDF17" w14:textId="77777777" w:rsidR="00C34357" w:rsidRDefault="00000000">
            <w:r>
              <w:rPr>
                <w:color w:val="000000"/>
                <w:sz w:val="17"/>
                <w:szCs w:val="17"/>
              </w:rPr>
              <w:t>7 microservicios desplegados en K8s PROD con ≥ 2 réplicas c/u</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F14BD3" w14:textId="77777777" w:rsidR="00C34357" w:rsidRDefault="00000000">
            <w:r>
              <w:rPr>
                <w:color w:val="000000"/>
                <w:sz w:val="17"/>
                <w:szCs w:val="17"/>
              </w:rPr>
              <w:t>MOS-iT</w:t>
            </w:r>
          </w:p>
        </w:tc>
      </w:tr>
      <w:tr w:rsidR="00C34357" w14:paraId="0EF01B61"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B1080C" w14:textId="77777777" w:rsidR="00C34357" w:rsidRDefault="00000000">
            <w:r>
              <w:rPr>
                <w:b/>
                <w:bCs/>
                <w:color w:val="000000"/>
                <w:sz w:val="17"/>
                <w:szCs w:val="17"/>
              </w:rPr>
              <w:t>Aplicación</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A8EBE74" w14:textId="77777777" w:rsidR="00C34357" w:rsidRPr="005D78BF" w:rsidRDefault="00000000">
            <w:pPr>
              <w:rPr>
                <w:lang w:val="en-US"/>
              </w:rPr>
            </w:pPr>
            <w:r>
              <w:rPr>
                <w:color w:val="000000"/>
                <w:sz w:val="17"/>
                <w:szCs w:val="17"/>
                <w:lang w:val="en-US"/>
              </w:rPr>
              <w:t>Health checks (liveness + readiness) respondiendo OK</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2D38FE" w14:textId="77777777" w:rsidR="00C34357" w:rsidRDefault="00000000">
            <w:r>
              <w:rPr>
                <w:color w:val="000000"/>
                <w:sz w:val="17"/>
                <w:szCs w:val="17"/>
              </w:rPr>
              <w:t>MOS-iT</w:t>
            </w:r>
          </w:p>
        </w:tc>
      </w:tr>
      <w:tr w:rsidR="00C34357" w14:paraId="2461019B"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570712" w14:textId="77777777" w:rsidR="00C34357" w:rsidRDefault="00000000">
            <w:r>
              <w:rPr>
                <w:b/>
                <w:bCs/>
                <w:color w:val="000000"/>
                <w:sz w:val="17"/>
                <w:szCs w:val="17"/>
              </w:rPr>
              <w:t>Aplicación</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B7052C" w14:textId="77777777" w:rsidR="00C34357" w:rsidRDefault="00000000">
            <w:r>
              <w:rPr>
                <w:color w:val="000000"/>
                <w:sz w:val="17"/>
                <w:szCs w:val="17"/>
              </w:rPr>
              <w:t>Catálogo Técnico sincronizado con CMDB (inventario OLTs actualizado)</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4E3557" w14:textId="77777777" w:rsidR="00C34357" w:rsidRDefault="00000000">
            <w:r>
              <w:rPr>
                <w:color w:val="000000"/>
                <w:sz w:val="17"/>
                <w:szCs w:val="17"/>
              </w:rPr>
              <w:t>MOS-iT / ON·NET</w:t>
            </w:r>
          </w:p>
        </w:tc>
      </w:tr>
      <w:tr w:rsidR="00C34357" w14:paraId="5665BB2F"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875739" w14:textId="77777777" w:rsidR="00C34357" w:rsidRDefault="00000000">
            <w:r>
              <w:rPr>
                <w:b/>
                <w:bCs/>
                <w:color w:val="000000"/>
                <w:sz w:val="17"/>
                <w:szCs w:val="17"/>
              </w:rPr>
              <w:t>Aplicación</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29FD39" w14:textId="77777777" w:rsidR="00C34357" w:rsidRDefault="00000000">
            <w:r>
              <w:rPr>
                <w:color w:val="000000"/>
                <w:sz w:val="17"/>
                <w:szCs w:val="17"/>
              </w:rPr>
              <w:t>Credenciales SSH de OLTs registradas y cifradas (AES-256)</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E4538A" w14:textId="77777777" w:rsidR="00C34357" w:rsidRDefault="00000000">
            <w:r>
              <w:rPr>
                <w:color w:val="000000"/>
                <w:sz w:val="17"/>
                <w:szCs w:val="17"/>
              </w:rPr>
              <w:t>ON·NET (ADMIN)</w:t>
            </w:r>
          </w:p>
        </w:tc>
      </w:tr>
      <w:tr w:rsidR="00C34357" w14:paraId="7EC77820"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7CAE30D" w14:textId="77777777" w:rsidR="00C34357" w:rsidRDefault="00000000">
            <w:r>
              <w:rPr>
                <w:b/>
                <w:bCs/>
                <w:color w:val="000000"/>
                <w:sz w:val="17"/>
                <w:szCs w:val="17"/>
              </w:rPr>
              <w:t>Seguridad</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752F8E" w14:textId="77777777" w:rsidR="00C34357" w:rsidRDefault="00000000">
            <w:r>
              <w:rPr>
                <w:color w:val="000000"/>
                <w:sz w:val="17"/>
                <w:szCs w:val="17"/>
              </w:rPr>
              <w:t>Certificados SSL vigentes en LBs y Axway</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AE3F83" w14:textId="77777777" w:rsidR="00C34357" w:rsidRDefault="00000000">
            <w:r>
              <w:rPr>
                <w:color w:val="000000"/>
                <w:sz w:val="17"/>
                <w:szCs w:val="17"/>
              </w:rPr>
              <w:t>ON·NET / IFX</w:t>
            </w:r>
          </w:p>
        </w:tc>
      </w:tr>
      <w:tr w:rsidR="00C34357" w14:paraId="03364285"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58676D" w14:textId="77777777" w:rsidR="00C34357" w:rsidRDefault="00000000">
            <w:r>
              <w:rPr>
                <w:b/>
                <w:bCs/>
                <w:color w:val="000000"/>
                <w:sz w:val="17"/>
                <w:szCs w:val="17"/>
              </w:rPr>
              <w:t>Seguridad</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84878D" w14:textId="77777777" w:rsidR="00C34357" w:rsidRDefault="00000000">
            <w:r>
              <w:rPr>
                <w:color w:val="000000"/>
                <w:sz w:val="17"/>
                <w:szCs w:val="17"/>
              </w:rPr>
              <w:t>Aprobación CISO documentada</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512CF3" w14:textId="77777777" w:rsidR="00C34357" w:rsidRDefault="00000000">
            <w:r>
              <w:rPr>
                <w:color w:val="000000"/>
                <w:sz w:val="17"/>
                <w:szCs w:val="17"/>
              </w:rPr>
              <w:t>ON·NET (B. Millamil)</w:t>
            </w:r>
          </w:p>
        </w:tc>
      </w:tr>
      <w:tr w:rsidR="00C34357" w14:paraId="4DB81D4B"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A28C6E" w14:textId="77777777" w:rsidR="00C34357" w:rsidRDefault="00000000">
            <w:r>
              <w:rPr>
                <w:b/>
                <w:bCs/>
                <w:color w:val="000000"/>
                <w:sz w:val="17"/>
                <w:szCs w:val="17"/>
              </w:rPr>
              <w:t>Observabilidad</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F246EF" w14:textId="77777777" w:rsidR="00C34357" w:rsidRPr="005D78BF" w:rsidRDefault="00000000">
            <w:pPr>
              <w:rPr>
                <w:lang w:val="en-US"/>
              </w:rPr>
            </w:pPr>
            <w:r>
              <w:rPr>
                <w:color w:val="000000"/>
                <w:sz w:val="17"/>
                <w:szCs w:val="17"/>
                <w:lang w:val="en-US"/>
              </w:rPr>
              <w:t>Dashboards Dynatrace configurados (Executive, Operations, Platform, Migration)</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9809AD" w14:textId="77777777" w:rsidR="00C34357" w:rsidRDefault="00000000">
            <w:r>
              <w:rPr>
                <w:color w:val="000000"/>
                <w:sz w:val="17"/>
                <w:szCs w:val="17"/>
              </w:rPr>
              <w:t>ON·NET / MOS-iT</w:t>
            </w:r>
          </w:p>
        </w:tc>
      </w:tr>
      <w:tr w:rsidR="00C34357" w14:paraId="0A87FD82"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48B25F" w14:textId="77777777" w:rsidR="00C34357" w:rsidRDefault="00000000">
            <w:r>
              <w:rPr>
                <w:b/>
                <w:bCs/>
                <w:color w:val="000000"/>
                <w:sz w:val="17"/>
                <w:szCs w:val="17"/>
              </w:rPr>
              <w:t>Observabilidad</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EF9E1C" w14:textId="77777777" w:rsidR="00C34357" w:rsidRDefault="00000000">
            <w:r>
              <w:rPr>
                <w:color w:val="000000"/>
                <w:sz w:val="17"/>
                <w:szCs w:val="17"/>
              </w:rPr>
              <w:t>Alertas Dynatrace activas (SLO thresholds configurados)</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916978" w14:textId="77777777" w:rsidR="00C34357" w:rsidRDefault="00000000">
            <w:r>
              <w:rPr>
                <w:color w:val="000000"/>
                <w:sz w:val="17"/>
                <w:szCs w:val="17"/>
              </w:rPr>
              <w:t>MOS-iT</w:t>
            </w:r>
          </w:p>
        </w:tc>
      </w:tr>
      <w:tr w:rsidR="00C34357" w14:paraId="6C3CEA7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E1520B2" w14:textId="77777777" w:rsidR="00C34357" w:rsidRDefault="00000000">
            <w:r>
              <w:rPr>
                <w:b/>
                <w:bCs/>
                <w:color w:val="000000"/>
                <w:sz w:val="17"/>
                <w:szCs w:val="17"/>
              </w:rPr>
              <w:t>Testing</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94168C" w14:textId="77777777" w:rsidR="00C34357" w:rsidRDefault="00000000">
            <w:r>
              <w:rPr>
                <w:color w:val="000000"/>
                <w:sz w:val="17"/>
                <w:szCs w:val="17"/>
              </w:rPr>
              <w:t>Certificación paridad T6 aprobada para la VNO</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31B014" w14:textId="77777777" w:rsidR="00C34357" w:rsidRDefault="00000000">
            <w:r>
              <w:rPr>
                <w:color w:val="000000"/>
                <w:sz w:val="17"/>
                <w:szCs w:val="17"/>
              </w:rPr>
              <w:t>MOS-iT + ON·NET</w:t>
            </w:r>
          </w:p>
        </w:tc>
      </w:tr>
      <w:tr w:rsidR="00C34357" w14:paraId="1F9E03C8"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FB08ED" w14:textId="77777777" w:rsidR="00C34357" w:rsidRDefault="00000000">
            <w:r>
              <w:rPr>
                <w:b/>
                <w:bCs/>
                <w:color w:val="000000"/>
                <w:sz w:val="17"/>
                <w:szCs w:val="17"/>
              </w:rPr>
              <w:t>Testing</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92737D" w14:textId="77777777" w:rsidR="00C34357" w:rsidRDefault="00000000">
            <w:r>
              <w:rPr>
                <w:color w:val="000000"/>
                <w:sz w:val="17"/>
                <w:szCs w:val="17"/>
              </w:rPr>
              <w:t>Regresión T5 ejecutada sin fallas</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658B4E" w14:textId="77777777" w:rsidR="00C34357" w:rsidRDefault="00000000">
            <w:r>
              <w:rPr>
                <w:color w:val="000000"/>
                <w:sz w:val="17"/>
                <w:szCs w:val="17"/>
              </w:rPr>
              <w:t>MOS-iT</w:t>
            </w:r>
          </w:p>
        </w:tc>
      </w:tr>
      <w:tr w:rsidR="00C34357" w14:paraId="1CEE54D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03DE56" w14:textId="77777777" w:rsidR="00C34357" w:rsidRDefault="00000000">
            <w:r>
              <w:rPr>
                <w:b/>
                <w:bCs/>
                <w:color w:val="000000"/>
                <w:sz w:val="17"/>
                <w:szCs w:val="17"/>
              </w:rPr>
              <w:t>Operación</w:t>
            </w:r>
          </w:p>
        </w:tc>
        <w:tc>
          <w:tcPr>
            <w:tcW w:w="5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753215" w14:textId="77777777" w:rsidR="00C34357" w:rsidRDefault="00000000">
            <w:r>
              <w:rPr>
                <w:color w:val="000000"/>
                <w:sz w:val="17"/>
                <w:szCs w:val="17"/>
              </w:rPr>
              <w:t>Equipo Hypercare confirmado y contactos actualizados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0F02E2" w14:textId="77777777" w:rsidR="00C34357" w:rsidRDefault="00000000">
            <w:r>
              <w:rPr>
                <w:color w:val="000000"/>
                <w:sz w:val="17"/>
                <w:szCs w:val="17"/>
              </w:rPr>
              <w:t>MOS-iT</w:t>
            </w:r>
          </w:p>
        </w:tc>
      </w:tr>
      <w:tr w:rsidR="00C34357" w14:paraId="71B3C026"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3AAE66" w14:textId="77777777" w:rsidR="00C34357" w:rsidRDefault="00000000">
            <w:r>
              <w:rPr>
                <w:b/>
                <w:bCs/>
                <w:color w:val="000000"/>
                <w:sz w:val="17"/>
                <w:szCs w:val="17"/>
              </w:rPr>
              <w:t>Operación</w:t>
            </w:r>
          </w:p>
        </w:tc>
        <w:tc>
          <w:tcPr>
            <w:tcW w:w="5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417285" w14:textId="77777777" w:rsidR="00C34357" w:rsidRDefault="00000000">
            <w:r>
              <w:rPr>
                <w:color w:val="000000"/>
                <w:sz w:val="17"/>
                <w:szCs w:val="17"/>
              </w:rPr>
              <w:t>Procedimiento de rollback documentado y testeado</w:t>
            </w:r>
          </w:p>
        </w:tc>
        <w:tc>
          <w:tcPr>
            <w:tcW w:w="2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D32EB5" w14:textId="77777777" w:rsidR="00C34357" w:rsidRDefault="00000000">
            <w:r>
              <w:rPr>
                <w:color w:val="000000"/>
                <w:sz w:val="17"/>
                <w:szCs w:val="17"/>
              </w:rPr>
              <w:t>MOS-iT</w:t>
            </w:r>
          </w:p>
        </w:tc>
      </w:tr>
    </w:tbl>
    <w:p w14:paraId="17DF6F50" w14:textId="77777777" w:rsidR="00C34357" w:rsidRDefault="00000000">
      <w:r>
        <w:br w:type="page"/>
      </w:r>
    </w:p>
    <w:p w14:paraId="71BE0D20" w14:textId="77777777" w:rsidR="00C34357" w:rsidRDefault="00000000">
      <w:pPr>
        <w:pStyle w:val="Ttulo2"/>
      </w:pPr>
      <w:bookmarkStart w:id="322" w:name="_Toc226042086"/>
      <w:r>
        <w:lastRenderedPageBreak/>
        <w:t>22.6 Estrategia de rollback</w:t>
      </w:r>
      <w:bookmarkEnd w:id="322"/>
    </w:p>
    <w:p w14:paraId="230A8641" w14:textId="77777777" w:rsidR="00C34357" w:rsidRDefault="00000000">
      <w:pPr>
        <w:spacing w:after="160"/>
        <w:jc w:val="both"/>
      </w:pPr>
      <w:r>
        <w:t>La estrategia de rollback durante el Go-Live progresivo se basa exclusivamente en el Feature Flag. No requiere despliegue de código, restauración de base de datos, ni intervención de infraestructura. El procedimiento es el mismo documentado en la sección 18.5 (Criterios de activación de rollback) con las siguientes particularidades para el Go-Live:</w:t>
      </w:r>
    </w:p>
    <w:p w14:paraId="65CD2861" w14:textId="77777777" w:rsidR="00C34357" w:rsidRDefault="00000000">
      <w:pPr>
        <w:spacing w:after="160"/>
        <w:jc w:val="both"/>
      </w:pPr>
      <w:r>
        <w:rPr>
          <w:b/>
          <w:bCs/>
        </w:rPr>
        <w:t xml:space="preserve">Rollback por VNO: </w:t>
      </w:r>
      <w:r>
        <w:t>Si durante la activación progresiva de una VNO se detecta un problema, se desactiva el Feature Flag únicamente para esa VNO. Las demás VNOs ya activadas en Komands no se ven afectadas. La VNO revertida vuelve a fluir por BluePlanet en menos de 5 minutos.</w:t>
      </w:r>
    </w:p>
    <w:p w14:paraId="0A92F6FF" w14:textId="77777777" w:rsidR="00C34357" w:rsidRDefault="00000000">
      <w:pPr>
        <w:spacing w:after="160"/>
        <w:jc w:val="both"/>
      </w:pPr>
      <w:r>
        <w:rPr>
          <w:b/>
          <w:bCs/>
        </w:rPr>
        <w:t xml:space="preserve">Rollback por operación: </w:t>
      </w:r>
      <w:r>
        <w:t>Si el problema es específico de una operación (por ejemplo, las bajas en Nokia fallan pero las activaciones funcionan correctamente), se puede desactivar el Feature Flag solo para esa operación de esa VNO, manteniendo las demás operaciones activas en Komands.</w:t>
      </w:r>
    </w:p>
    <w:p w14:paraId="431A3B60" w14:textId="77777777" w:rsidR="00C34357" w:rsidRDefault="00000000">
      <w:pPr>
        <w:spacing w:after="160"/>
        <w:jc w:val="both"/>
      </w:pPr>
      <w:r>
        <w:rPr>
          <w:b/>
          <w:bCs/>
        </w:rPr>
        <w:t xml:space="preserve">Rollback global: </w:t>
      </w:r>
      <w:r>
        <w:t>En caso de un problema sistémico que afecte a múltiples VNOs simultáneamente, se desactivan todos los Feature Flags de Komands. El 100% del tráfico vuelve a BluePlanet. Tiempo: &lt; 5 minutos.</w:t>
      </w:r>
    </w:p>
    <w:p w14:paraId="6064A831" w14:textId="77777777" w:rsidR="00C34357" w:rsidRDefault="00000000">
      <w:pPr>
        <w:spacing w:after="160"/>
        <w:jc w:val="both"/>
      </w:pPr>
      <w:r>
        <w:rPr>
          <w:b/>
          <w:bCs/>
        </w:rPr>
        <w:t xml:space="preserve">Gestión de transacciones en curso: </w:t>
      </w:r>
      <w:r>
        <w:t>Las transacciones que están en proceso en Komands al momento del rollback se gestionan según su estado: PENDING (en cola Redis) se descartan y ServiceNow las reenvía por BluePlanet, IN_PROGRESS (ejecutándose en OLT) se completan o fallan naturalmente y su callback se envía normalmente, COMPLETED con callback pendiente se completa el envío del callback.</w:t>
      </w:r>
    </w:p>
    <w:p w14:paraId="1095433C" w14:textId="77777777" w:rsidR="00C34357" w:rsidRDefault="00000000">
      <w:r>
        <w:rPr>
          <w:i/>
        </w:rPr>
        <w:t>Nota: Durante la coexistencia, la Mesa de Operaciones cuenta con la opción de re-inyectar transacciones fallidas en Komands a través de BluePlanet (proceso manual, caso a caso, según procedimiento documentado en S18.9). Esta capacidad de re-inyección se pierde con la decomisión de BluePlanet.</w:t>
      </w:r>
    </w:p>
    <w:p w14:paraId="494109B2" w14:textId="77777777" w:rsidR="00C34357" w:rsidRDefault="00000000">
      <w:r>
        <w:rPr>
          <w:b/>
          <w:sz w:val="26"/>
        </w:rPr>
        <w:t>22.7 Decomisión de BluePlanet</w:t>
      </w:r>
    </w:p>
    <w:p w14:paraId="5F1DD4A5" w14:textId="77777777" w:rsidR="00C34357" w:rsidRDefault="00000000">
      <w:r>
        <w:t>La decomisión de BluePlanet (BPI, BPO, RA, Neo4j) es una fase posterior al proyecto que se ejecutará una vez que el 100% del tráfico de las 4 VNOs fluya por Komands de forma estable y el Comité Directivo apruebe formalmente la eliminación. BluePlanet UAA NO se decomisiona (ADR-004).</w:t>
      </w:r>
    </w:p>
    <w:p w14:paraId="167395C3" w14:textId="77777777" w:rsidR="00C34357" w:rsidRDefault="00000000">
      <w:r>
        <w:t>El procedimiento detallado de decomisión (prerequisitos, pasos, checklist de validación, coordinación con Ciena, liberación de infraestructura) se documenta en un plan de decomisión separado, fuera del alcance de este HLD. Los criterios mínimos para iniciar la decomisión son: Hypercare completado sin incidentes P1/P2, 30 días consecutivos con cero tráfico hacia BluePlanet (confirmado por logs de ServiceNow), y aprobación formal del Comité Directivo con acta firmada.</w:t>
      </w:r>
    </w:p>
    <w:p w14:paraId="6B4508D1" w14:textId="77777777" w:rsidR="00C34357" w:rsidRDefault="00000000">
      <w:r>
        <w:rPr>
          <w:i/>
        </w:rPr>
        <w:t>Nota: La decomisión es irreversible. Después de ejecutarla, el rollback a BluePlanet ya no es posible. La Web Contingencia Cero es la alternativa post-decomisión para operaciones manuales de emergencia. Las consecuencias arquitectónicas de la decomisión (Axway como SPOF, ausencia de DR site, pérdida de capacidad de re-inyección en BP) están documentadas en las secciones 8.16, 18.2 y 18.9 respectivamente.</w:t>
      </w:r>
    </w:p>
    <w:p w14:paraId="527035DB" w14:textId="77777777" w:rsidR="00C34357" w:rsidRDefault="00000000">
      <w:pPr>
        <w:pStyle w:val="Ttulo1"/>
      </w:pPr>
      <w:bookmarkStart w:id="323" w:name="_Toc226042087"/>
      <w:r>
        <w:t xml:space="preserve">23. </w:t>
      </w:r>
      <w:commentRangeStart w:id="324"/>
      <w:r>
        <w:t>MODELO OPERATIVO POST GO-LIVE</w:t>
      </w:r>
      <w:bookmarkEnd w:id="323"/>
      <w:commentRangeEnd w:id="324"/>
      <w:r>
        <w:rPr>
          <w:rStyle w:val="Refdecomentario"/>
          <w:sz w:val="32"/>
          <w:szCs w:val="32"/>
        </w:rPr>
        <w:commentReference w:id="324"/>
      </w:r>
    </w:p>
    <w:p w14:paraId="35CEFD2F" w14:textId="77777777" w:rsidR="00C34357" w:rsidRDefault="00000000">
      <w:pPr>
        <w:spacing w:after="160"/>
        <w:jc w:val="both"/>
      </w:pPr>
      <w:r>
        <w:t xml:space="preserve">Esta sección documenta el modelo operativo que rige después de la activación de cada VNO en producción, incluyendo la fase de Hypercare, el período de garantía, la matriz de escalamiento, la gestión de incidentes, el programa de transferencia de conocimiento, y las sesiones de soporte </w:t>
      </w:r>
      <w:r>
        <w:lastRenderedPageBreak/>
        <w:t>post Go-Live. El modelo operativo asegura una transición ordenada desde el equipo de proyecto (MOS-iT) hacia el equipo de operaciones (ON·NET) para la mantención continua de la plataforma Komands.</w:t>
      </w:r>
    </w:p>
    <w:p w14:paraId="60D3B9C1" w14:textId="77777777" w:rsidR="00C34357" w:rsidRDefault="00000000">
      <w:pPr>
        <w:pStyle w:val="Ttulo2"/>
      </w:pPr>
      <w:bookmarkStart w:id="325" w:name="_Toc226042088"/>
      <w:r>
        <w:t>23.1 Hypercare</w:t>
      </w:r>
      <w:bookmarkEnd w:id="325"/>
    </w:p>
    <w:p w14:paraId="358A1E78" w14:textId="77777777" w:rsidR="00C34357" w:rsidRDefault="00000000">
      <w:pPr>
        <w:spacing w:after="160"/>
        <w:jc w:val="both"/>
      </w:pPr>
      <w:r>
        <w:t>La fase de Hypercare inicia inmediatamente después de que la última VNO (TCH) se activa en producción y tiene una duración de 4 semanas. Durante este período, el equipo de MOS-iT provee soporte intensivo con presencia extendida para garantizar la estabilidad de la plataforma y resolver rápidamente cualquier incidente que surja de la operación con tráfico real de las 4 VNOs.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000"/>
        <w:gridCol w:w="7360"/>
      </w:tblGrid>
      <w:tr w:rsidR="00C34357" w14:paraId="1056427B"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EBFB704" w14:textId="77777777" w:rsidR="00C34357" w:rsidRDefault="00000000">
            <w:pPr>
              <w:jc w:val="center"/>
            </w:pPr>
            <w:r>
              <w:rPr>
                <w:b/>
                <w:bCs/>
                <w:color w:val="FFFFFF"/>
                <w:sz w:val="18"/>
                <w:szCs w:val="18"/>
              </w:rPr>
              <w:t>Parámetro</w:t>
            </w:r>
          </w:p>
        </w:tc>
        <w:tc>
          <w:tcPr>
            <w:tcW w:w="7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BDCCAA0" w14:textId="77777777" w:rsidR="00C34357" w:rsidRDefault="00000000">
            <w:pPr>
              <w:jc w:val="center"/>
            </w:pPr>
            <w:r>
              <w:rPr>
                <w:b/>
                <w:bCs/>
                <w:color w:val="FFFFFF"/>
                <w:sz w:val="18"/>
                <w:szCs w:val="18"/>
              </w:rPr>
              <w:t>Detalle</w:t>
            </w:r>
          </w:p>
        </w:tc>
      </w:tr>
      <w:tr w:rsidR="00C34357" w14:paraId="13EF671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84120F4" w14:textId="77777777" w:rsidR="00C34357" w:rsidRDefault="00000000">
            <w:r>
              <w:rPr>
                <w:b/>
                <w:bCs/>
                <w:color w:val="000000"/>
                <w:sz w:val="18"/>
                <w:szCs w:val="18"/>
              </w:rPr>
              <w:t>Duración</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9A1A4A" w14:textId="77777777" w:rsidR="00C34357" w:rsidRDefault="00000000">
            <w:r>
              <w:rPr>
                <w:color w:val="000000"/>
                <w:sz w:val="18"/>
                <w:szCs w:val="18"/>
              </w:rPr>
              <w:t>4 semanas consecutivas desde la activación de la última VNO (TCH) en producción</w:t>
            </w:r>
          </w:p>
        </w:tc>
      </w:tr>
      <w:tr w:rsidR="00C34357" w14:paraId="08BFDCFA"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51DD60" w14:textId="77777777" w:rsidR="00C34357" w:rsidRDefault="00000000">
            <w:r>
              <w:rPr>
                <w:b/>
                <w:bCs/>
                <w:color w:val="000000"/>
                <w:sz w:val="18"/>
                <w:szCs w:val="18"/>
              </w:rPr>
              <w:t>Horario soporte regular</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9A6A2C8" w14:textId="77777777" w:rsidR="00C34357" w:rsidRDefault="00000000">
            <w:commentRangeStart w:id="326"/>
            <w:r>
              <w:rPr>
                <w:color w:val="000000"/>
                <w:sz w:val="18"/>
                <w:szCs w:val="18"/>
              </w:rPr>
              <w:t>Lunes a Viernes, 08:00 a 20:00 hrs (hora Chile). Durante el período de garantía, MOS-iT proveerá soporte extendido 24/7 para atención de incidencias críticas, garantizando cobertura fuera del horario habitual especialmente durante los primeros días de operación post Go-Live, período en que históricamente se concentran los incidentes más graves. Para incidencias fuera del horario regular, aplica el esquema on-call descrito en la fila siguiente. El modelo operativo definitivo, incluyendo los horarios de soporte y niveles de escalamiento, será revisado y validado con el equipo de Operaciones TI de ON·NET antes del Go-Live.</w:t>
            </w:r>
            <w:commentRangeEnd w:id="326"/>
            <w:r>
              <w:rPr>
                <w:rStyle w:val="Refdecomentario"/>
                <w:sz w:val="22"/>
                <w:szCs w:val="22"/>
              </w:rPr>
              <w:commentReference w:id="326"/>
            </w:r>
          </w:p>
        </w:tc>
      </w:tr>
      <w:tr w:rsidR="00C34357" w14:paraId="13C7590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8D2249" w14:textId="77777777" w:rsidR="00C34357" w:rsidRDefault="00000000">
            <w:r>
              <w:rPr>
                <w:b/>
                <w:bCs/>
                <w:color w:val="000000"/>
                <w:sz w:val="18"/>
                <w:szCs w:val="18"/>
              </w:rPr>
              <w:t>Horario on-call</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691E98" w14:textId="77777777" w:rsidR="00C34357" w:rsidRDefault="00000000">
            <w:r>
              <w:rPr>
                <w:color w:val="000000"/>
                <w:sz w:val="18"/>
                <w:szCs w:val="18"/>
              </w:rPr>
              <w:t>24/7 para incidentes de severidad P1 (fuera de horario regular, sábados, domingos y festivos)</w:t>
            </w:r>
          </w:p>
        </w:tc>
      </w:tr>
      <w:tr w:rsidR="00C34357" w14:paraId="36EB3A65"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B02B87" w14:textId="77777777" w:rsidR="00C34357" w:rsidRDefault="00000000">
            <w:r>
              <w:rPr>
                <w:b/>
                <w:bCs/>
                <w:color w:val="000000"/>
                <w:sz w:val="18"/>
                <w:szCs w:val="18"/>
              </w:rPr>
              <w:t>Canales de contacto</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82B1C9" w14:textId="77777777" w:rsidR="00C34357" w:rsidRDefault="00000000">
            <w:r>
              <w:rPr>
                <w:color w:val="000000"/>
                <w:sz w:val="18"/>
                <w:szCs w:val="18"/>
              </w:rPr>
              <w:t>Correo electrónico dedicado + mensajería instantánea (grupo Hypercare) + teléfono on-call</w:t>
            </w:r>
          </w:p>
        </w:tc>
      </w:tr>
      <w:tr w:rsidR="00C34357" w14:paraId="231189E0"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2C0E61" w14:textId="77777777" w:rsidR="00C34357" w:rsidRDefault="00000000">
            <w:r>
              <w:rPr>
                <w:b/>
                <w:bCs/>
                <w:color w:val="000000"/>
                <w:sz w:val="18"/>
                <w:szCs w:val="18"/>
              </w:rPr>
              <w:t>Equipo MOS-iT asignado</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308957" w14:textId="77777777" w:rsidR="00C34357" w:rsidRDefault="00000000">
            <w:r>
              <w:rPr>
                <w:color w:val="000000"/>
                <w:sz w:val="18"/>
                <w:szCs w:val="18"/>
              </w:rPr>
              <w:t>2 ingenieros L2 (desarrollo) + 1 ingeniero L3 senior + 1 arquitecto L4 (escalamiento)</w:t>
            </w:r>
          </w:p>
        </w:tc>
      </w:tr>
      <w:tr w:rsidR="00C34357" w14:paraId="3D74C32C"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2E323D9" w14:textId="77777777" w:rsidR="00C34357" w:rsidRDefault="00000000">
            <w:r>
              <w:rPr>
                <w:b/>
                <w:bCs/>
                <w:color w:val="000000"/>
                <w:sz w:val="18"/>
                <w:szCs w:val="18"/>
              </w:rPr>
              <w:t>Equipo ON·NET asignado</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E334FF" w14:textId="77777777" w:rsidR="00C34357" w:rsidRDefault="00000000">
            <w:r>
              <w:rPr>
                <w:color w:val="000000"/>
                <w:sz w:val="18"/>
                <w:szCs w:val="18"/>
              </w:rPr>
              <w:t>Mesa de Operaciones (L1, 24/7) + Ing. Redes (conectividad OLTs) + Admin ServiceNow</w:t>
            </w:r>
          </w:p>
        </w:tc>
      </w:tr>
      <w:tr w:rsidR="00C34357" w14:paraId="26DD2C91"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705317" w14:textId="77777777" w:rsidR="00C34357" w:rsidRDefault="00000000">
            <w:r>
              <w:rPr>
                <w:b/>
                <w:bCs/>
                <w:color w:val="000000"/>
                <w:sz w:val="18"/>
                <w:szCs w:val="18"/>
              </w:rPr>
              <w:t>Actividades principales</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30669B" w14:textId="77777777" w:rsidR="00C34357" w:rsidRDefault="00000000">
            <w:r>
              <w:rPr>
                <w:color w:val="000000"/>
                <w:sz w:val="18"/>
                <w:szCs w:val="18"/>
              </w:rPr>
              <w:t>Monitoreo proactivo Dynatrace, análisis de transacciones fallidas, ajustes de templates CLI, tuning de rendimiento PostgreSQL/Redis, resolución de incidentes P1-P4</w:t>
            </w:r>
          </w:p>
        </w:tc>
      </w:tr>
      <w:tr w:rsidR="00C34357" w14:paraId="12EE2288"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036B81" w14:textId="77777777" w:rsidR="00C34357" w:rsidRDefault="00000000">
            <w:r>
              <w:rPr>
                <w:b/>
                <w:bCs/>
                <w:color w:val="000000"/>
                <w:sz w:val="18"/>
                <w:szCs w:val="18"/>
              </w:rPr>
              <w:t>Reporte diario</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3FE983" w14:textId="77777777" w:rsidR="00C34357" w:rsidRDefault="00000000">
            <w:r>
              <w:rPr>
                <w:color w:val="000000"/>
                <w:sz w:val="18"/>
                <w:szCs w:val="18"/>
              </w:rPr>
              <w:t>Reporte de estado enviado a las 09:00 hrs con: transacciones 24h, tasa de éxito por VNO, incidentes abiertos/cerrados, SLIs actuales vs SLOs</w:t>
            </w:r>
          </w:p>
        </w:tc>
      </w:tr>
      <w:tr w:rsidR="00C34357" w14:paraId="7D2C936C"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AF6A03" w14:textId="77777777" w:rsidR="00C34357" w:rsidRDefault="00000000">
            <w:r>
              <w:rPr>
                <w:b/>
                <w:bCs/>
                <w:color w:val="000000"/>
                <w:sz w:val="18"/>
                <w:szCs w:val="18"/>
              </w:rPr>
              <w:t>Reporte semanal</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82CE2D" w14:textId="77777777" w:rsidR="00C34357" w:rsidRDefault="00000000">
            <w:r>
              <w:rPr>
                <w:color w:val="000000"/>
                <w:sz w:val="18"/>
                <w:szCs w:val="18"/>
              </w:rPr>
              <w:t>Reporte consolidado con tendencias, análisis de causa raíz de incidentes, acciones correctivas implementadas, riesgos emergentes</w:t>
            </w:r>
          </w:p>
        </w:tc>
      </w:tr>
      <w:tr w:rsidR="00C34357" w14:paraId="76DB772E"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2098D6" w14:textId="77777777" w:rsidR="00C34357" w:rsidRDefault="00000000">
            <w:r>
              <w:rPr>
                <w:b/>
                <w:bCs/>
                <w:color w:val="000000"/>
                <w:sz w:val="18"/>
                <w:szCs w:val="18"/>
              </w:rPr>
              <w:t>Criterio de cierre</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94144C" w14:textId="77777777" w:rsidR="00C34357" w:rsidRDefault="00000000">
            <w:r>
              <w:rPr>
                <w:color w:val="000000"/>
                <w:sz w:val="18"/>
                <w:szCs w:val="18"/>
              </w:rPr>
              <w:t>4 semanas completadas sin incidentes P1 abiertos y sin incidentes P2 sin resolución. Aprobación del Comité de Operaciones.</w:t>
            </w:r>
          </w:p>
        </w:tc>
      </w:tr>
    </w:tbl>
    <w:p w14:paraId="5C781C2A" w14:textId="77777777" w:rsidR="00C34357" w:rsidRDefault="00000000">
      <w:pPr>
        <w:pBdr>
          <w:left w:val="single" w:sz="12" w:space="8" w:color="4472C4"/>
        </w:pBdr>
        <w:spacing w:before="100" w:after="160"/>
        <w:ind w:left="360" w:right="360"/>
      </w:pPr>
      <w:r>
        <w:rPr>
          <w:i/>
          <w:iCs/>
          <w:color w:val="444444"/>
          <w:sz w:val="20"/>
          <w:szCs w:val="20"/>
        </w:rPr>
        <w:t>Nota: La fase de Hypercare comienza formalmente después de la activación de TCH (la última VNO). Sin embargo, durante la activación progresiva de las VNOs anteriores (DTV, ClaroVTR, Entel) ya se provee soporte intensivo equivalente al Hypercare para cada VNO recién activada. El Hypercare formal de 4 semanas es el período donde todas las VNOs operan simultáneamente en Komands.</w:t>
      </w:r>
    </w:p>
    <w:p w14:paraId="06DD6C3A" w14:textId="77777777" w:rsidR="00C34357" w:rsidRDefault="00000000">
      <w:r>
        <w:br w:type="page"/>
      </w:r>
    </w:p>
    <w:p w14:paraId="778D8EEF" w14:textId="77777777" w:rsidR="00C34357" w:rsidRDefault="00000000">
      <w:pPr>
        <w:pStyle w:val="Ttulo2"/>
      </w:pPr>
      <w:bookmarkStart w:id="327" w:name="_Toc226042089"/>
      <w:r>
        <w:lastRenderedPageBreak/>
        <w:t>23.2 Garantía</w:t>
      </w:r>
      <w:bookmarkEnd w:id="327"/>
    </w:p>
    <w:p w14:paraId="0CB16AED" w14:textId="77777777" w:rsidR="00C34357" w:rsidRDefault="00000000">
      <w:pPr>
        <w:spacing w:after="160"/>
        <w:jc w:val="both"/>
      </w:pPr>
      <w:r>
        <w:t>La fase de garantía inicia inmediatamente después del cierre del Hypercare y tiene una duración de 6 meses. Durante este período, MOS-iT provee soporte para la resolución de defectos de software (bugs) atribuibles al desarrollo de Komands, sin costo adicional para ON·NET. La garantía cubre el ciclo completo post-decomisión de BluePlanet, asegurando estabilidad durante los primeros meses de operación autónoma de Komands. La garantía no cubre nuevos desarrollos, cambios de alcance, ni problemas de infraestructura (IFX) o de terceros (Axway, ServiceNow).</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2000"/>
        <w:gridCol w:w="7360"/>
      </w:tblGrid>
      <w:tr w:rsidR="00C34357" w14:paraId="06AD6B2D" w14:textId="77777777">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D5FC291" w14:textId="77777777" w:rsidR="00C34357" w:rsidRDefault="00000000">
            <w:pPr>
              <w:jc w:val="center"/>
            </w:pPr>
            <w:r>
              <w:rPr>
                <w:b/>
                <w:bCs/>
                <w:color w:val="FFFFFF"/>
                <w:sz w:val="18"/>
                <w:szCs w:val="18"/>
              </w:rPr>
              <w:t>Parámetro</w:t>
            </w:r>
          </w:p>
        </w:tc>
        <w:tc>
          <w:tcPr>
            <w:tcW w:w="73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DB7FE8E" w14:textId="77777777" w:rsidR="00C34357" w:rsidRDefault="00000000">
            <w:pPr>
              <w:jc w:val="center"/>
            </w:pPr>
            <w:r>
              <w:rPr>
                <w:b/>
                <w:bCs/>
                <w:color w:val="FFFFFF"/>
                <w:sz w:val="18"/>
                <w:szCs w:val="18"/>
              </w:rPr>
              <w:t>Detalle</w:t>
            </w:r>
          </w:p>
        </w:tc>
      </w:tr>
      <w:tr w:rsidR="00C34357" w14:paraId="701C12DD"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F54BCE" w14:textId="77777777" w:rsidR="00C34357" w:rsidRDefault="00000000">
            <w:r>
              <w:rPr>
                <w:b/>
                <w:bCs/>
                <w:color w:val="000000"/>
                <w:sz w:val="18"/>
                <w:szCs w:val="18"/>
              </w:rPr>
              <w:t>Duración</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69E8FD" w14:textId="77777777" w:rsidR="00C34357" w:rsidRDefault="00000000">
            <w:r>
              <w:rPr>
                <w:color w:val="000000"/>
                <w:sz w:val="18"/>
                <w:szCs w:val="18"/>
              </w:rPr>
              <w:t>6 meses desde el cierre formal del Hypercare</w:t>
            </w:r>
          </w:p>
        </w:tc>
      </w:tr>
      <w:tr w:rsidR="00C34357" w14:paraId="3508ED44"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0CAA4A" w14:textId="77777777" w:rsidR="00C34357" w:rsidRDefault="00000000">
            <w:r>
              <w:rPr>
                <w:b/>
                <w:bCs/>
                <w:color w:val="000000"/>
                <w:sz w:val="18"/>
                <w:szCs w:val="18"/>
              </w:rPr>
              <w:t>Horario</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ED920F" w14:textId="77777777" w:rsidR="00C34357" w:rsidRDefault="00000000">
            <w:r>
              <w:rPr>
                <w:color w:val="000000"/>
                <w:sz w:val="18"/>
                <w:szCs w:val="18"/>
              </w:rPr>
              <w:t xml:space="preserve">Lunes a Viernes, </w:t>
            </w:r>
            <w:commentRangeStart w:id="328"/>
            <w:r>
              <w:rPr>
                <w:color w:val="000000"/>
                <w:sz w:val="18"/>
                <w:szCs w:val="18"/>
              </w:rPr>
              <w:t xml:space="preserve">09:00 a 18:00 hrs </w:t>
            </w:r>
            <w:commentRangeEnd w:id="328"/>
            <w:r>
              <w:rPr>
                <w:rStyle w:val="Refdecomentario"/>
                <w:color w:val="000000"/>
                <w:sz w:val="18"/>
                <w:szCs w:val="18"/>
              </w:rPr>
              <w:commentReference w:id="328"/>
            </w:r>
            <w:r>
              <w:rPr>
                <w:color w:val="000000"/>
                <w:sz w:val="18"/>
                <w:szCs w:val="18"/>
              </w:rPr>
              <w:t>(hora Chile)</w:t>
            </w:r>
          </w:p>
        </w:tc>
      </w:tr>
      <w:tr w:rsidR="00C34357" w14:paraId="46E5383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832A74" w14:textId="77777777" w:rsidR="00C34357" w:rsidRDefault="00000000">
            <w:r>
              <w:rPr>
                <w:b/>
                <w:bCs/>
                <w:color w:val="000000"/>
                <w:sz w:val="18"/>
                <w:szCs w:val="18"/>
              </w:rPr>
              <w:t>Alcance</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007DC1" w14:textId="77777777" w:rsidR="00C34357" w:rsidRDefault="00000000">
            <w:r>
              <w:rPr>
                <w:color w:val="000000"/>
                <w:sz w:val="18"/>
                <w:szCs w:val="18"/>
              </w:rPr>
              <w:t>Corrección de defectos de software (bugs) en los 7 microservicios de Komands y en el Portal Web. Incluye: errores de lógica en templates CLI, fallas de parseo de respuestas OLT, errores en callbacks, defectos de RBAC/autenticación, y errores de integración con Axway.</w:t>
            </w:r>
          </w:p>
        </w:tc>
      </w:tr>
      <w:tr w:rsidR="00C34357" w14:paraId="6FAF0966"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AB8859" w14:textId="77777777" w:rsidR="00C34357" w:rsidRDefault="00000000">
            <w:r>
              <w:rPr>
                <w:b/>
                <w:bCs/>
                <w:color w:val="000000"/>
                <w:sz w:val="18"/>
                <w:szCs w:val="18"/>
              </w:rPr>
              <w:t>Exclusiones</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9AB8C3" w14:textId="77777777" w:rsidR="00C34357" w:rsidRDefault="00000000">
            <w:r>
              <w:rPr>
                <w:color w:val="000000"/>
                <w:sz w:val="18"/>
                <w:szCs w:val="18"/>
              </w:rPr>
              <w:t>Nuevos requerimientos funcionales, cambios de alcance, integración con nuevas VNOs, actualizaciones de firmware de OLTs, problemas de infraestructura IFX, indisponibilidad de ServiceNow o Axway, y soporte post-garantía.</w:t>
            </w:r>
          </w:p>
        </w:tc>
      </w:tr>
      <w:tr w:rsidR="00C34357" w14:paraId="09923423"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90871DC" w14:textId="77777777" w:rsidR="00C34357" w:rsidRDefault="00000000">
            <w:r>
              <w:rPr>
                <w:b/>
                <w:bCs/>
                <w:color w:val="000000"/>
                <w:sz w:val="18"/>
                <w:szCs w:val="18"/>
              </w:rPr>
              <w:t>SLAs de respuesta</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04DCAA" w14:textId="77777777" w:rsidR="00C34357" w:rsidRDefault="00000000">
            <w:r>
              <w:rPr>
                <w:color w:val="000000"/>
                <w:sz w:val="18"/>
                <w:szCs w:val="18"/>
              </w:rPr>
              <w:t>P1 Crítico: respuesta &lt; 1 hora, resolución &lt; 4 horas. P2 Alto: respuesta &lt; 2 horas, resolución &lt; 8 horas. P3 Medio: respuesta &lt; 4 horas, resolución &lt; 24 horas. P4 Bajo: respuesta &lt; 8 horas, resolución &lt; 5 días hábiles.</w:t>
            </w:r>
          </w:p>
        </w:tc>
      </w:tr>
      <w:tr w:rsidR="00C34357" w14:paraId="66371290"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E6D60A" w14:textId="77777777" w:rsidR="00C34357" w:rsidRDefault="00000000">
            <w:r>
              <w:rPr>
                <w:b/>
                <w:bCs/>
                <w:color w:val="000000"/>
                <w:sz w:val="18"/>
                <w:szCs w:val="18"/>
              </w:rPr>
              <w:t>Canal de reporte</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AE27BB" w14:textId="77777777" w:rsidR="00C34357" w:rsidRDefault="00000000">
            <w:r>
              <w:rPr>
                <w:color w:val="000000"/>
                <w:sz w:val="18"/>
                <w:szCs w:val="18"/>
              </w:rPr>
              <w:t>Tickets en sistema de gestión de incidentes (ServiceNow ITSM o herramienta acordada). Correo electrónico para P1 y P2 adicionalmente.</w:t>
            </w:r>
          </w:p>
        </w:tc>
      </w:tr>
      <w:tr w:rsidR="00C34357" w14:paraId="55DDB68E"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D01226" w14:textId="77777777" w:rsidR="00C34357" w:rsidRDefault="00000000">
            <w:r>
              <w:rPr>
                <w:b/>
                <w:bCs/>
                <w:color w:val="000000"/>
                <w:sz w:val="18"/>
                <w:szCs w:val="18"/>
              </w:rPr>
              <w:t>Equipo MOS-iT</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5534F6" w14:textId="77777777" w:rsidR="00C34357" w:rsidRDefault="00000000">
            <w:r>
              <w:rPr>
                <w:color w:val="000000"/>
                <w:sz w:val="18"/>
                <w:szCs w:val="18"/>
              </w:rPr>
              <w:t>1 ingeniero L2 asignado (parcial, compartido con otros proyectos) + escalamiento a L3/L4 según severidad</w:t>
            </w:r>
          </w:p>
        </w:tc>
      </w:tr>
      <w:tr w:rsidR="00C34357" w14:paraId="414005A5" w14:textId="77777777">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B142B9" w14:textId="77777777" w:rsidR="00C34357" w:rsidRDefault="00000000">
            <w:r>
              <w:rPr>
                <w:b/>
                <w:bCs/>
                <w:color w:val="000000"/>
                <w:sz w:val="18"/>
                <w:szCs w:val="18"/>
              </w:rPr>
              <w:t>Entregables</w:t>
            </w:r>
          </w:p>
        </w:tc>
        <w:tc>
          <w:tcPr>
            <w:tcW w:w="73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598494" w14:textId="77777777" w:rsidR="00C34357" w:rsidRDefault="00000000">
            <w:r>
              <w:rPr>
                <w:color w:val="000000"/>
                <w:sz w:val="18"/>
                <w:szCs w:val="18"/>
              </w:rPr>
              <w:t>Hotfixes desplegados vía CI/CD (rolling update, sin downtime). Release notes por cada corrección. Reporte mensual de incidentes y correcciones.</w:t>
            </w:r>
          </w:p>
        </w:tc>
      </w:tr>
      <w:tr w:rsidR="00C34357" w14:paraId="65F7A2B0"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2569BA" w14:textId="77777777" w:rsidR="00C34357" w:rsidRDefault="00000000">
            <w:r>
              <w:rPr>
                <w:b/>
                <w:bCs/>
                <w:color w:val="000000"/>
                <w:sz w:val="18"/>
                <w:szCs w:val="18"/>
              </w:rPr>
              <w:t>Criterio de cierre</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55D5CB" w14:textId="77777777" w:rsidR="00C34357" w:rsidRDefault="00000000">
            <w:r>
              <w:rPr>
                <w:color w:val="000000"/>
                <w:sz w:val="18"/>
                <w:szCs w:val="18"/>
              </w:rPr>
              <w:t>6 meses completados. Entrega formal al equipo de operaciones de ON·NET. Acta de cierre de garantía firmada por ambas partes.</w:t>
            </w:r>
          </w:p>
        </w:tc>
      </w:tr>
    </w:tbl>
    <w:p w14:paraId="682920E3" w14:textId="77777777" w:rsidR="00C34357" w:rsidRDefault="00000000">
      <w:pPr>
        <w:spacing w:after="160"/>
        <w:jc w:val="both"/>
      </w:pPr>
      <w:r>
        <w:t>Después del cierre de la garantía, el soporte de la plataforma Komands es responsabilidad de ON·NET. Si ON·NET requiere soporte adicional de MOS-iT (mantenimiento evolutivo, nuevas integraciones, soporte extendido), se negocia un contrato de soporte post-garantía como acuerdo comercial independiente.</w:t>
      </w:r>
    </w:p>
    <w:p w14:paraId="0CDF9456" w14:textId="77777777" w:rsidR="00C34357" w:rsidRDefault="00000000">
      <w:r>
        <w:br w:type="page"/>
      </w:r>
    </w:p>
    <w:p w14:paraId="784A61FC" w14:textId="77777777" w:rsidR="00C34357" w:rsidRDefault="00000000">
      <w:pPr>
        <w:pStyle w:val="Ttulo2"/>
      </w:pPr>
      <w:bookmarkStart w:id="329" w:name="_Toc226042090"/>
      <w:r>
        <w:lastRenderedPageBreak/>
        <w:t>23.3 Matriz de escalamiento</w:t>
      </w:r>
      <w:bookmarkEnd w:id="329"/>
    </w:p>
    <w:p w14:paraId="589DE9F8" w14:textId="77777777" w:rsidR="00C34357" w:rsidRDefault="00000000">
      <w:pPr>
        <w:spacing w:after="160"/>
        <w:jc w:val="both"/>
      </w:pPr>
      <w:r>
        <w:t>La matriz de escalamiento define los niveles de soporte, sus responsabilidades, y los tiempos máximos de permanencia en cada nivel antes de escalar al siguiente. El modelo aplica durante Hypercare y garantía. Después de la garantía, ON·NET define su propia matriz de escalamiento interna.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591"/>
        <w:gridCol w:w="1594"/>
        <w:gridCol w:w="5000"/>
        <w:gridCol w:w="2175"/>
      </w:tblGrid>
      <w:tr w:rsidR="00C34357" w14:paraId="3FE3EA70" w14:textId="77777777">
        <w:tc>
          <w:tcPr>
            <w:tcW w:w="5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D25BED0" w14:textId="77777777" w:rsidR="00C34357" w:rsidRDefault="00000000">
            <w:pPr>
              <w:jc w:val="center"/>
            </w:pPr>
            <w:r>
              <w:rPr>
                <w:b/>
                <w:bCs/>
                <w:color w:val="FFFFFF"/>
                <w:sz w:val="18"/>
                <w:szCs w:val="18"/>
              </w:rPr>
              <w:t>Nivel</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C1604BB" w14:textId="77777777" w:rsidR="00C34357" w:rsidRDefault="00000000">
            <w:pPr>
              <w:jc w:val="center"/>
            </w:pPr>
            <w:r>
              <w:rPr>
                <w:b/>
                <w:bCs/>
                <w:color w:val="FFFFFF"/>
                <w:sz w:val="18"/>
                <w:szCs w:val="18"/>
              </w:rPr>
              <w:t>Responsable</w:t>
            </w:r>
          </w:p>
        </w:tc>
        <w:tc>
          <w:tcPr>
            <w:tcW w:w="50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3C06B9A" w14:textId="77777777" w:rsidR="00C34357" w:rsidRDefault="00000000">
            <w:pPr>
              <w:jc w:val="center"/>
            </w:pPr>
            <w:r>
              <w:rPr>
                <w:b/>
                <w:bCs/>
                <w:color w:val="FFFFFF"/>
                <w:sz w:val="18"/>
                <w:szCs w:val="18"/>
              </w:rPr>
              <w:t>Alcance y responsabilidades</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7ECBB8D" w14:textId="77777777" w:rsidR="00C34357" w:rsidRDefault="00000000">
            <w:pPr>
              <w:jc w:val="center"/>
            </w:pPr>
            <w:r>
              <w:rPr>
                <w:b/>
                <w:bCs/>
                <w:color w:val="FFFFFF"/>
                <w:sz w:val="18"/>
                <w:szCs w:val="18"/>
              </w:rPr>
              <w:t>Tiempo máx. antes de escalar</w:t>
            </w:r>
          </w:p>
        </w:tc>
      </w:tr>
      <w:tr w:rsidR="00C34357" w:rsidRPr="00CB3C92" w14:paraId="741EB459"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A598D7" w14:textId="77777777" w:rsidR="00C34357" w:rsidRDefault="00000000">
            <w:pPr>
              <w:jc w:val="center"/>
            </w:pPr>
            <w:r>
              <w:rPr>
                <w:b/>
                <w:bCs/>
                <w:color w:val="4472C4"/>
                <w:sz w:val="20"/>
                <w:szCs w:val="20"/>
              </w:rPr>
              <w:t>L1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E534E3" w14:textId="77777777" w:rsidR="00C34357" w:rsidRDefault="00000000">
            <w:r>
              <w:rPr>
                <w:b/>
                <w:bCs/>
                <w:color w:val="000000"/>
                <w:sz w:val="17"/>
                <w:szCs w:val="17"/>
              </w:rPr>
              <w:t>Mesa de Operaciones ON·NET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2ADEED" w14:textId="77777777" w:rsidR="00C34357" w:rsidRDefault="00000000">
            <w:r>
              <w:rPr>
                <w:color w:val="000000"/>
                <w:sz w:val="16"/>
                <w:szCs w:val="16"/>
              </w:rPr>
              <w:t>Recepción y registro del incidente en ServiceNow ITSM. Clasificación de severidad (P1-P4). Diagnóstico inicial: verificación de dashboards Dynatrace, estado de pods K8s, conectividad básica. Ejecución de procedimientos del runbook (reinicio de pods, verificación de Feature Flags, test de conectividad SSH). Si no se resuelve en el tiempo definido, escala a L2.</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B70A9A" w14:textId="77777777" w:rsidR="00C34357" w:rsidRPr="005D78BF" w:rsidRDefault="00000000">
            <w:pPr>
              <w:rPr>
                <w:lang w:val="en-US"/>
              </w:rPr>
            </w:pPr>
            <w:r>
              <w:rPr>
                <w:color w:val="000000"/>
                <w:sz w:val="16"/>
                <w:szCs w:val="16"/>
                <w:lang w:val="en-US"/>
              </w:rPr>
              <w:t>15 min (P1), 30 min (P2), 2 h (P3), 8 h (P4)</w:t>
            </w:r>
          </w:p>
        </w:tc>
      </w:tr>
      <w:tr w:rsidR="00C34357" w14:paraId="1C6A9894"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F9A494" w14:textId="77777777" w:rsidR="00C34357" w:rsidRDefault="00000000">
            <w:pPr>
              <w:jc w:val="center"/>
            </w:pPr>
            <w:r>
              <w:rPr>
                <w:b/>
                <w:bCs/>
                <w:color w:val="4472C4"/>
                <w:sz w:val="20"/>
                <w:szCs w:val="20"/>
              </w:rPr>
              <w:t>L2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2BB17B" w14:textId="77777777" w:rsidR="00C34357" w:rsidRDefault="00000000">
            <w:r>
              <w:rPr>
                <w:b/>
                <w:bCs/>
                <w:color w:val="000000"/>
                <w:sz w:val="17"/>
                <w:szCs w:val="17"/>
              </w:rPr>
              <w:t>Ingenieros MOS-iT</w:t>
            </w:r>
          </w:p>
        </w:tc>
        <w:tc>
          <w:tcPr>
            <w:tcW w:w="5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44B538" w14:textId="77777777" w:rsidR="00C34357" w:rsidRDefault="00000000">
            <w:r>
              <w:rPr>
                <w:color w:val="000000"/>
                <w:sz w:val="16"/>
                <w:szCs w:val="16"/>
              </w:rPr>
              <w:t>Diagnóstico técnico detallado: análisis de logs (Dynatrace + NFS), trazabilidad de transacción por UUID, análisis de respuestas de OLTs, verificación de templates CLI, revisión de queries PostgreSQL, estado de Redis. Corrección de defectos menores (ajuste de template CLI, corrección de parseo, ajuste de parámetro). Despliega hotfix si es necesario.</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E8F0CB" w14:textId="77777777" w:rsidR="00C34357" w:rsidRDefault="00000000">
            <w:r>
              <w:rPr>
                <w:color w:val="000000"/>
                <w:sz w:val="16"/>
                <w:szCs w:val="16"/>
              </w:rPr>
              <w:t>1 h (P1), 2 h (P2), 8 h (P3), 24 h (P4)</w:t>
            </w:r>
          </w:p>
        </w:tc>
      </w:tr>
      <w:tr w:rsidR="00C34357" w14:paraId="7C06B4EA"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6C30EB" w14:textId="77777777" w:rsidR="00C34357" w:rsidRDefault="00000000">
            <w:pPr>
              <w:jc w:val="center"/>
            </w:pPr>
            <w:r>
              <w:rPr>
                <w:b/>
                <w:bCs/>
                <w:color w:val="4472C4"/>
                <w:sz w:val="20"/>
                <w:szCs w:val="20"/>
              </w:rPr>
              <w:t>L3</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9D8855" w14:textId="77777777" w:rsidR="00C34357" w:rsidRDefault="00000000">
            <w:r>
              <w:rPr>
                <w:b/>
                <w:bCs/>
                <w:color w:val="000000"/>
                <w:sz w:val="17"/>
                <w:szCs w:val="17"/>
              </w:rPr>
              <w:t>Ingenieros Senior MOS-iT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83DA00" w14:textId="77777777" w:rsidR="00C34357" w:rsidRDefault="00000000">
            <w:r>
              <w:rPr>
                <w:color w:val="000000"/>
                <w:sz w:val="16"/>
                <w:szCs w:val="16"/>
              </w:rPr>
              <w:t>Análisis de causa raíz de problemas complejos: fallas de lógica en Orchestrator o Config Engine, problemas de concurrencia, degradaciones de rendimiento, problemas de integración con Axway/ServiceNow. Desarrollo y despliegue de correcciones de código que requieren cambios estructurales.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4F29E2" w14:textId="77777777" w:rsidR="00C34357" w:rsidRDefault="00000000">
            <w:r>
              <w:rPr>
                <w:color w:val="000000"/>
                <w:sz w:val="16"/>
                <w:szCs w:val="16"/>
              </w:rPr>
              <w:t>2 h (P1), 4 h (P2)</w:t>
            </w:r>
          </w:p>
        </w:tc>
      </w:tr>
      <w:tr w:rsidR="00C34357" w14:paraId="6DF67E95" w14:textId="77777777">
        <w:tc>
          <w:tcPr>
            <w:tcW w:w="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85771D7" w14:textId="77777777" w:rsidR="00C34357" w:rsidRDefault="00000000">
            <w:pPr>
              <w:jc w:val="center"/>
            </w:pPr>
            <w:r>
              <w:rPr>
                <w:b/>
                <w:bCs/>
                <w:color w:val="4472C4"/>
                <w:sz w:val="20"/>
                <w:szCs w:val="20"/>
              </w:rPr>
              <w:t>L4</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B71042" w14:textId="77777777" w:rsidR="00C34357" w:rsidRDefault="00000000">
            <w:r>
              <w:rPr>
                <w:b/>
                <w:bCs/>
                <w:color w:val="000000"/>
                <w:sz w:val="17"/>
                <w:szCs w:val="17"/>
              </w:rPr>
              <w:t>Arquitecto de Soluciones MOS-iT</w:t>
            </w:r>
          </w:p>
        </w:tc>
        <w:tc>
          <w:tcPr>
            <w:tcW w:w="50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F794EF" w14:textId="77777777" w:rsidR="00C34357" w:rsidRDefault="00000000">
            <w:r>
              <w:rPr>
                <w:color w:val="000000"/>
                <w:sz w:val="16"/>
                <w:szCs w:val="16"/>
              </w:rPr>
              <w:t>Decisiones arquitectónicas de emergencia: activación de rollback global a BluePlanet, decisión de escalar a proveedores externos (IFX, Axway, Ciena si aún aplica), coordinación con Comité Directivo para decisiones de alto impacto. Participa en P1 no resueltos y en post-mortem de incidentes mayores.</w:t>
            </w:r>
          </w:p>
        </w:tc>
        <w:tc>
          <w:tcPr>
            <w:tcW w:w="2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19704F" w14:textId="77777777" w:rsidR="00C34357" w:rsidRDefault="00000000">
            <w:r>
              <w:rPr>
                <w:color w:val="000000"/>
                <w:sz w:val="16"/>
                <w:szCs w:val="16"/>
              </w:rPr>
              <w:t>Bajo demanda (P1 no resuelto en L3)</w:t>
            </w:r>
          </w:p>
        </w:tc>
      </w:tr>
    </w:tbl>
    <w:p w14:paraId="24630BF2" w14:textId="77777777" w:rsidR="00C34357" w:rsidRDefault="00000000">
      <w:pPr>
        <w:pStyle w:val="Ttulo2"/>
      </w:pPr>
      <w:bookmarkStart w:id="330" w:name="_Toc226042091"/>
      <w:r>
        <w:t>23.4 Gestión de incidentes y severidades</w:t>
      </w:r>
      <w:bookmarkEnd w:id="330"/>
    </w:p>
    <w:p w14:paraId="06CE1976" w14:textId="77777777" w:rsidR="00C34357" w:rsidRDefault="00000000">
      <w:pPr>
        <w:spacing w:after="160"/>
        <w:jc w:val="both"/>
      </w:pPr>
      <w:r>
        <w:t>Los incidentes se clasifican en 4 niveles de severidad según el impacto en la operación de las VNOs. La severidad determina los tiempos de respuesta, los niveles de escalamiento, y las acciones inmediatas: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531"/>
        <w:gridCol w:w="859"/>
        <w:gridCol w:w="2442"/>
        <w:gridCol w:w="694"/>
        <w:gridCol w:w="911"/>
        <w:gridCol w:w="3923"/>
      </w:tblGrid>
      <w:tr w:rsidR="00C34357" w14:paraId="66865F9F" w14:textId="77777777">
        <w:tc>
          <w:tcPr>
            <w:tcW w:w="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BB36F7A" w14:textId="77777777" w:rsidR="00C34357" w:rsidRDefault="00000000">
            <w:pPr>
              <w:jc w:val="center"/>
            </w:pPr>
            <w:r>
              <w:rPr>
                <w:b/>
                <w:bCs/>
                <w:color w:val="FFFFFF"/>
                <w:sz w:val="18"/>
                <w:szCs w:val="18"/>
              </w:rPr>
              <w:t>Sev.</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DC86A39" w14:textId="77777777" w:rsidR="00C34357" w:rsidRDefault="00000000">
            <w:pPr>
              <w:jc w:val="center"/>
            </w:pPr>
            <w:r>
              <w:rPr>
                <w:b/>
                <w:bCs/>
                <w:color w:val="FFFFFF"/>
                <w:sz w:val="18"/>
                <w:szCs w:val="18"/>
              </w:rPr>
              <w:t>Nivel</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9FCA73" w14:textId="77777777" w:rsidR="00C34357" w:rsidRDefault="00000000">
            <w:pPr>
              <w:jc w:val="center"/>
            </w:pPr>
            <w:r>
              <w:rPr>
                <w:b/>
                <w:bCs/>
                <w:color w:val="FFFFFF"/>
                <w:sz w:val="18"/>
                <w:szCs w:val="18"/>
              </w:rPr>
              <w:t>Criterio / Ejemplos</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9266B08" w14:textId="77777777" w:rsidR="00C34357" w:rsidRDefault="00000000">
            <w:pPr>
              <w:jc w:val="center"/>
            </w:pPr>
            <w:r>
              <w:rPr>
                <w:b/>
                <w:bCs/>
                <w:color w:val="FFFFFF"/>
                <w:sz w:val="18"/>
                <w:szCs w:val="18"/>
              </w:rPr>
              <w:t>Resp.</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1E4CFCD" w14:textId="77777777" w:rsidR="00C34357" w:rsidRDefault="00000000">
            <w:pPr>
              <w:jc w:val="center"/>
            </w:pPr>
            <w:r>
              <w:rPr>
                <w:b/>
                <w:bCs/>
                <w:color w:val="FFFFFF"/>
                <w:sz w:val="18"/>
                <w:szCs w:val="18"/>
              </w:rPr>
              <w:t>Resoluc.</w:t>
            </w:r>
          </w:p>
        </w:tc>
        <w:tc>
          <w:tcPr>
            <w:tcW w:w="42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204A04C" w14:textId="77777777" w:rsidR="00C34357" w:rsidRDefault="00000000">
            <w:pPr>
              <w:jc w:val="center"/>
            </w:pPr>
            <w:r>
              <w:rPr>
                <w:b/>
                <w:bCs/>
                <w:color w:val="FFFFFF"/>
                <w:sz w:val="18"/>
                <w:szCs w:val="18"/>
              </w:rPr>
              <w:t>Procedimiento</w:t>
            </w:r>
          </w:p>
        </w:tc>
      </w:tr>
      <w:tr w:rsidR="00C34357" w14:paraId="625F3BC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0F32B3" w14:textId="77777777" w:rsidR="00C34357" w:rsidRDefault="00000000">
            <w:pPr>
              <w:jc w:val="center"/>
            </w:pPr>
            <w:r>
              <w:rPr>
                <w:b/>
                <w:bCs/>
                <w:color w:val="C62828"/>
                <w:sz w:val="18"/>
                <w:szCs w:val="18"/>
              </w:rPr>
              <w:t>P1</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18D1FE" w14:textId="77777777" w:rsidR="00C34357" w:rsidRDefault="00000000">
            <w:pPr>
              <w:jc w:val="center"/>
            </w:pPr>
            <w:r>
              <w:rPr>
                <w:b/>
                <w:bCs/>
                <w:color w:val="000000"/>
                <w:sz w:val="17"/>
                <w:szCs w:val="17"/>
              </w:rPr>
              <w:t>CRÍTICO</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3CFCBB" w14:textId="77777777" w:rsidR="00C34357" w:rsidRDefault="00000000">
            <w:r>
              <w:rPr>
                <w:color w:val="000000"/>
                <w:sz w:val="16"/>
                <w:szCs w:val="16"/>
              </w:rPr>
              <w:t>Indisponibilidad total de Komands (API Gateway no responde), pérdida masiva de conectividad SSH a OLTs (&gt;50 OLTs), corrupción de datos en PostgreSQL, brecha de seguridad confirmada.</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B8445C" w14:textId="77777777" w:rsidR="00C34357" w:rsidRDefault="00000000">
            <w:pPr>
              <w:jc w:val="center"/>
            </w:pPr>
            <w:r>
              <w:rPr>
                <w:b/>
                <w:bCs/>
                <w:color w:val="000000"/>
                <w:sz w:val="17"/>
                <w:szCs w:val="17"/>
              </w:rPr>
              <w:t>&lt; 1 h</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2360A0" w14:textId="77777777" w:rsidR="00C34357" w:rsidRDefault="00000000">
            <w:pPr>
              <w:jc w:val="center"/>
            </w:pPr>
            <w:r>
              <w:rPr>
                <w:b/>
                <w:bCs/>
                <w:color w:val="000000"/>
                <w:sz w:val="17"/>
                <w:szCs w:val="17"/>
              </w:rPr>
              <w:t>&lt; 4 h</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3EC6D8" w14:textId="77777777" w:rsidR="00C34357" w:rsidRDefault="00000000">
            <w:r>
              <w:rPr>
                <w:color w:val="000000"/>
                <w:sz w:val="16"/>
                <w:szCs w:val="16"/>
              </w:rPr>
              <w:t>L1 → L2 → L3 inmediato. Activación Feature Flag a BluePlanet si P1 no se resuelve en 2h. Notificación Comité Directivo. Conferencia puente permanente hasta resolución.</w:t>
            </w:r>
          </w:p>
        </w:tc>
      </w:tr>
      <w:tr w:rsidR="00C34357" w14:paraId="1D9B92CC"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867167" w14:textId="77777777" w:rsidR="00C34357" w:rsidRDefault="00000000">
            <w:pPr>
              <w:jc w:val="center"/>
            </w:pPr>
            <w:r>
              <w:rPr>
                <w:b/>
                <w:bCs/>
                <w:color w:val="E65100"/>
                <w:sz w:val="18"/>
                <w:szCs w:val="18"/>
              </w:rPr>
              <w:t>P2</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B96A44" w14:textId="77777777" w:rsidR="00C34357" w:rsidRDefault="00000000">
            <w:pPr>
              <w:jc w:val="center"/>
            </w:pPr>
            <w:r>
              <w:rPr>
                <w:b/>
                <w:bCs/>
                <w:color w:val="000000"/>
                <w:sz w:val="17"/>
                <w:szCs w:val="17"/>
              </w:rPr>
              <w:t>ALTO</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2E7144" w14:textId="77777777" w:rsidR="00C34357" w:rsidRDefault="00000000">
            <w:r>
              <w:rPr>
                <w:color w:val="000000"/>
                <w:sz w:val="16"/>
                <w:szCs w:val="16"/>
              </w:rPr>
              <w:t>Degradación significativa: tasa de error &gt;5% para una VNO, latencia API &gt;500ms P95 sostenida &gt;30min, falla de un microservicio crítico sin recuperación automática, callbacks fallidos &gt;1%.</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BC313F" w14:textId="77777777" w:rsidR="00C34357" w:rsidRDefault="00000000">
            <w:pPr>
              <w:jc w:val="center"/>
            </w:pPr>
            <w:r>
              <w:rPr>
                <w:b/>
                <w:bCs/>
                <w:color w:val="000000"/>
                <w:sz w:val="17"/>
                <w:szCs w:val="17"/>
              </w:rPr>
              <w:t>&lt; 2 h</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B9F4F5" w14:textId="77777777" w:rsidR="00C34357" w:rsidRDefault="00000000">
            <w:pPr>
              <w:jc w:val="center"/>
            </w:pPr>
            <w:r>
              <w:rPr>
                <w:b/>
                <w:bCs/>
                <w:color w:val="000000"/>
                <w:sz w:val="17"/>
                <w:szCs w:val="17"/>
              </w:rPr>
              <w:t>&lt; 8 h</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4F74841" w14:textId="77777777" w:rsidR="00C34357" w:rsidRDefault="00000000">
            <w:r>
              <w:rPr>
                <w:color w:val="000000"/>
                <w:sz w:val="16"/>
                <w:szCs w:val="16"/>
              </w:rPr>
              <w:t>L1 → L2. Monitoreo intensivo Dynatrace. Si no se resuelve en 4h, escala a L3. Evaluación de rollback parcial (por VNO/operación).</w:t>
            </w:r>
          </w:p>
        </w:tc>
      </w:tr>
      <w:tr w:rsidR="00C34357" w14:paraId="6F3A3F52"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5B63E3" w14:textId="77777777" w:rsidR="00C34357" w:rsidRDefault="00000000">
            <w:pPr>
              <w:jc w:val="center"/>
            </w:pPr>
            <w:r>
              <w:rPr>
                <w:b/>
                <w:bCs/>
                <w:color w:val="854F0B"/>
                <w:sz w:val="18"/>
                <w:szCs w:val="18"/>
              </w:rPr>
              <w:t>P3</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13FC1D" w14:textId="77777777" w:rsidR="00C34357" w:rsidRDefault="00000000">
            <w:pPr>
              <w:jc w:val="center"/>
            </w:pPr>
            <w:r>
              <w:rPr>
                <w:b/>
                <w:bCs/>
                <w:color w:val="000000"/>
                <w:sz w:val="17"/>
                <w:szCs w:val="17"/>
              </w:rPr>
              <w:t>MEDIO</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BBE018" w14:textId="77777777" w:rsidR="00C34357" w:rsidRDefault="00000000">
            <w:r>
              <w:rPr>
                <w:color w:val="000000"/>
                <w:sz w:val="16"/>
                <w:szCs w:val="16"/>
              </w:rPr>
              <w:t>Falla aislada: una operación específica falla para una OLT o VNO particular, error de parseo en versión de firmware específica, degradación menor de rendimiento sin impacto en SLAs, error en Portal Web que no afecta operación API.</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90C06E" w14:textId="77777777" w:rsidR="00C34357" w:rsidRDefault="00000000">
            <w:pPr>
              <w:jc w:val="center"/>
            </w:pPr>
            <w:r>
              <w:rPr>
                <w:b/>
                <w:bCs/>
                <w:color w:val="000000"/>
                <w:sz w:val="17"/>
                <w:szCs w:val="17"/>
              </w:rPr>
              <w:t>&lt; 4 h</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32E8EC" w14:textId="77777777" w:rsidR="00C34357" w:rsidRDefault="00000000">
            <w:pPr>
              <w:jc w:val="center"/>
            </w:pPr>
            <w:r>
              <w:rPr>
                <w:b/>
                <w:bCs/>
                <w:color w:val="000000"/>
                <w:sz w:val="17"/>
                <w:szCs w:val="17"/>
              </w:rPr>
              <w:t>&lt; 24 h</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1E589C" w14:textId="77777777" w:rsidR="00C34357" w:rsidRDefault="00000000">
            <w:r>
              <w:rPr>
                <w:color w:val="000000"/>
                <w:sz w:val="16"/>
                <w:szCs w:val="16"/>
              </w:rPr>
              <w:t>L1 → L2. Resolución en siguiente ventana de trabajo. Hotfix si es necesario. No requiere rollback.</w:t>
            </w:r>
          </w:p>
        </w:tc>
      </w:tr>
      <w:tr w:rsidR="00C34357" w14:paraId="05F1EDCE" w14:textId="77777777">
        <w:tc>
          <w:tcPr>
            <w:tcW w:w="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89C2726" w14:textId="77777777" w:rsidR="00C34357" w:rsidRDefault="00000000">
            <w:pPr>
              <w:jc w:val="center"/>
            </w:pPr>
            <w:r>
              <w:rPr>
                <w:b/>
                <w:bCs/>
                <w:color w:val="2E7D32"/>
                <w:sz w:val="18"/>
                <w:szCs w:val="18"/>
              </w:rPr>
              <w:lastRenderedPageBreak/>
              <w:t>P4</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96A81C" w14:textId="77777777" w:rsidR="00C34357" w:rsidRDefault="00000000">
            <w:pPr>
              <w:jc w:val="center"/>
            </w:pPr>
            <w:r>
              <w:rPr>
                <w:b/>
                <w:bCs/>
                <w:color w:val="000000"/>
                <w:sz w:val="17"/>
                <w:szCs w:val="17"/>
              </w:rPr>
              <w:t>BAJO</w:t>
            </w:r>
          </w:p>
        </w:tc>
        <w:tc>
          <w:tcPr>
            <w:tcW w:w="2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3BC02B3" w14:textId="77777777" w:rsidR="00C34357" w:rsidRDefault="00000000">
            <w:r>
              <w:rPr>
                <w:color w:val="000000"/>
                <w:sz w:val="16"/>
                <w:szCs w:val="16"/>
              </w:rPr>
              <w:t>Incidente cosmético o de baja prioridad: error en logging, campo faltante en dashboard, mejora de mensaje de error, documentación incorrecta en runbook, solicitud de ajuste de parámetro no crítico.</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C086A4" w14:textId="77777777" w:rsidR="00C34357" w:rsidRDefault="00000000">
            <w:pPr>
              <w:jc w:val="center"/>
            </w:pPr>
            <w:r>
              <w:rPr>
                <w:b/>
                <w:bCs/>
                <w:color w:val="000000"/>
                <w:sz w:val="17"/>
                <w:szCs w:val="17"/>
              </w:rPr>
              <w:t>&lt; 8 h</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F9ED91" w14:textId="77777777" w:rsidR="00C34357" w:rsidRDefault="00000000">
            <w:pPr>
              <w:jc w:val="center"/>
            </w:pPr>
            <w:r>
              <w:rPr>
                <w:b/>
                <w:bCs/>
                <w:color w:val="000000"/>
                <w:sz w:val="17"/>
                <w:szCs w:val="17"/>
              </w:rPr>
              <w:t>&lt; 5 días hábiles</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1B78B1" w14:textId="77777777" w:rsidR="00C34357" w:rsidRDefault="00000000">
            <w:r>
              <w:rPr>
                <w:color w:val="000000"/>
                <w:sz w:val="16"/>
                <w:szCs w:val="16"/>
              </w:rPr>
              <w:t>L1 registra ticket. L2 resuelve según prioridad del backlog de mantenimiento. Se agrupa con otros P4 para despliegue conjunto.</w:t>
            </w:r>
          </w:p>
        </w:tc>
      </w:tr>
    </w:tbl>
    <w:p w14:paraId="2D3CA099" w14:textId="77777777" w:rsidR="00C34357" w:rsidRDefault="00000000">
      <w:pPr>
        <w:spacing w:after="160"/>
        <w:jc w:val="both"/>
      </w:pPr>
      <w:r>
        <w:t>Todos los incidentes P1 y P2 requieren un análisis de causa raíz (Root Cause Analysis) documentado dentro de las 48 horas posteriores a la resolución. El análisis incluye: cronología del incidente, causa raíz identificada, impacto real (transacciones afectadas, VNOs afectadas, duración), acción correctiva implementada, y acciones preventivas para evitar recurrencia. Los RCAs se presentan en el reporte semanal de Hypercare o mensual de garantía.</w:t>
      </w:r>
    </w:p>
    <w:p w14:paraId="09E9E03B" w14:textId="77777777" w:rsidR="00C34357" w:rsidRDefault="00000000">
      <w:r>
        <w:br w:type="page"/>
      </w:r>
    </w:p>
    <w:p w14:paraId="6C4BF852" w14:textId="77777777" w:rsidR="00C34357" w:rsidRDefault="00000000">
      <w:pPr>
        <w:pStyle w:val="Ttulo2"/>
      </w:pPr>
      <w:bookmarkStart w:id="331" w:name="_Toc226042092"/>
      <w:r>
        <w:lastRenderedPageBreak/>
        <w:t>23.5 Transferencia de conocimiento</w:t>
      </w:r>
      <w:bookmarkEnd w:id="331"/>
    </w:p>
    <w:p w14:paraId="3982472B" w14:textId="77777777" w:rsidR="00C34357" w:rsidRDefault="00000000">
      <w:pPr>
        <w:spacing w:after="160"/>
        <w:jc w:val="both"/>
      </w:pPr>
      <w:r>
        <w:t>El programa de transferencia de conocimiento tiene como objetivo habilitar al equipo de ON·NET para la operación autónoma de la plataforma Komands después del cierre de la garantía. El programa consta de 8 sesiones dirigidas a 5 equipos de ON·NET, ejecutadas durante la Fase 4 del proyecto (semanas 33-38).</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595"/>
        <w:gridCol w:w="1501"/>
        <w:gridCol w:w="3153"/>
        <w:gridCol w:w="1390"/>
        <w:gridCol w:w="600"/>
        <w:gridCol w:w="2121"/>
      </w:tblGrid>
      <w:tr w:rsidR="00C34357" w14:paraId="7E0886EC" w14:textId="77777777">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5F10D51" w14:textId="77777777" w:rsidR="00C34357" w:rsidRDefault="00000000">
            <w:pPr>
              <w:jc w:val="center"/>
            </w:pPr>
            <w:r>
              <w:rPr>
                <w:b/>
                <w:bCs/>
                <w:color w:val="FFFFFF"/>
                <w:sz w:val="18"/>
                <w:szCs w:val="18"/>
              </w:rPr>
              <w:t>ID</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B98CE52" w14:textId="77777777" w:rsidR="00C34357" w:rsidRDefault="00000000">
            <w:pPr>
              <w:jc w:val="center"/>
            </w:pPr>
            <w:r>
              <w:rPr>
                <w:b/>
                <w:bCs/>
                <w:color w:val="FFFFFF"/>
                <w:sz w:val="18"/>
                <w:szCs w:val="18"/>
              </w:rPr>
              <w:t>Sesión</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02FD6DC" w14:textId="77777777" w:rsidR="00C34357" w:rsidRDefault="00000000">
            <w:pPr>
              <w:jc w:val="center"/>
            </w:pPr>
            <w:r>
              <w:rPr>
                <w:b/>
                <w:bCs/>
                <w:color w:val="FFFFFF"/>
                <w:sz w:val="18"/>
                <w:szCs w:val="18"/>
              </w:rPr>
              <w:t>Contenido</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652A32B" w14:textId="77777777" w:rsidR="00C34357" w:rsidRDefault="00000000">
            <w:pPr>
              <w:jc w:val="center"/>
            </w:pPr>
            <w:r>
              <w:rPr>
                <w:b/>
                <w:bCs/>
                <w:color w:val="FFFFFF"/>
                <w:sz w:val="18"/>
                <w:szCs w:val="18"/>
              </w:rPr>
              <w:t>Audiencia</w:t>
            </w:r>
          </w:p>
        </w:tc>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B4A7C04" w14:textId="77777777" w:rsidR="00C34357" w:rsidRDefault="00000000">
            <w:pPr>
              <w:jc w:val="center"/>
            </w:pPr>
            <w:r>
              <w:rPr>
                <w:b/>
                <w:bCs/>
                <w:color w:val="FFFFFF"/>
                <w:sz w:val="18"/>
                <w:szCs w:val="18"/>
              </w:rPr>
              <w:t>Dur.</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38485AA" w14:textId="77777777" w:rsidR="00C34357" w:rsidRDefault="00000000">
            <w:pPr>
              <w:jc w:val="center"/>
            </w:pPr>
            <w:r>
              <w:rPr>
                <w:b/>
                <w:bCs/>
                <w:color w:val="FFFFFF"/>
                <w:sz w:val="18"/>
                <w:szCs w:val="18"/>
              </w:rPr>
              <w:t>Semana</w:t>
            </w:r>
          </w:p>
        </w:tc>
      </w:tr>
      <w:tr w:rsidR="00C34357" w14:paraId="1D7DED39"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2D0678" w14:textId="77777777" w:rsidR="00C34357" w:rsidRDefault="00000000">
            <w:pPr>
              <w:jc w:val="center"/>
            </w:pPr>
            <w:r>
              <w:rPr>
                <w:b/>
                <w:bCs/>
                <w:color w:val="000000"/>
                <w:sz w:val="17"/>
                <w:szCs w:val="17"/>
              </w:rPr>
              <w:t>TK-01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25DF173" w14:textId="77777777" w:rsidR="00C34357" w:rsidRDefault="00000000">
            <w:r>
              <w:rPr>
                <w:b/>
                <w:bCs/>
                <w:color w:val="000000"/>
                <w:sz w:val="17"/>
                <w:szCs w:val="17"/>
              </w:rPr>
              <w:t>Arquitectura Komands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04AA09" w14:textId="77777777" w:rsidR="00C34357" w:rsidRDefault="00000000">
            <w:r>
              <w:rPr>
                <w:color w:val="000000"/>
                <w:sz w:val="16"/>
                <w:szCs w:val="16"/>
              </w:rPr>
              <w:t>Arquitectura de microservicios, flujo de datos E2E, diagramas C4, modelo de datos, integraciones con Axway/SN. Sección base para todo el programa.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2FBEC44" w14:textId="77777777" w:rsidR="00C34357" w:rsidRDefault="00000000">
            <w:r>
              <w:rPr>
                <w:color w:val="000000"/>
                <w:sz w:val="16"/>
                <w:szCs w:val="16"/>
              </w:rPr>
              <w:t>Equipo Arquitectura ON·NET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5A3D41B" w14:textId="77777777" w:rsidR="00C34357" w:rsidRDefault="00000000">
            <w:pPr>
              <w:jc w:val="center"/>
            </w:pPr>
            <w:r>
              <w:rPr>
                <w:color w:val="000000"/>
                <w:sz w:val="17"/>
                <w:szCs w:val="17"/>
              </w:rPr>
              <w:t>3 horas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0CDCC3" w14:textId="77777777" w:rsidR="00C34357" w:rsidRDefault="00000000">
            <w:r>
              <w:rPr>
                <w:color w:val="000000"/>
                <w:sz w:val="17"/>
                <w:szCs w:val="17"/>
              </w:rPr>
              <w:t>Sem 33</w:t>
            </w:r>
          </w:p>
        </w:tc>
      </w:tr>
      <w:tr w:rsidR="00C34357" w14:paraId="7F1D8ED8"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026905" w14:textId="77777777" w:rsidR="00C34357" w:rsidRDefault="00000000">
            <w:pPr>
              <w:jc w:val="center"/>
            </w:pPr>
            <w:r>
              <w:rPr>
                <w:b/>
                <w:bCs/>
                <w:color w:val="000000"/>
                <w:sz w:val="17"/>
                <w:szCs w:val="17"/>
              </w:rPr>
              <w:t>TK-02</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8398F8" w14:textId="77777777" w:rsidR="00C34357" w:rsidRDefault="00000000">
            <w:r>
              <w:rPr>
                <w:b/>
                <w:bCs/>
                <w:color w:val="000000"/>
                <w:sz w:val="17"/>
                <w:szCs w:val="17"/>
              </w:rPr>
              <w:t>Operación Kubernetes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9025C1" w14:textId="77777777" w:rsidR="00C34357" w:rsidRDefault="00000000">
            <w:r>
              <w:rPr>
                <w:color w:val="000000"/>
                <w:sz w:val="16"/>
                <w:szCs w:val="16"/>
              </w:rPr>
              <w:t>Gestión de pods (logs, restart, scaling), HPA, health checks, despliegue con ArgoCD, troubleshooting de pods en CrashLoopBackOff, gestión de ConfigMaps y Secrets.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054EC7" w14:textId="77777777" w:rsidR="00C34357" w:rsidRDefault="00000000">
            <w:r>
              <w:rPr>
                <w:color w:val="000000"/>
                <w:sz w:val="16"/>
                <w:szCs w:val="16"/>
              </w:rPr>
              <w:t>Mesa de Operaciones + Infra ON·NET</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AC1731" w14:textId="77777777" w:rsidR="00C34357" w:rsidRDefault="00000000">
            <w:pPr>
              <w:jc w:val="center"/>
            </w:pPr>
            <w:r>
              <w:rPr>
                <w:color w:val="000000"/>
                <w:sz w:val="17"/>
                <w:szCs w:val="17"/>
              </w:rPr>
              <w:t>3 horas</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025FAF" w14:textId="77777777" w:rsidR="00C34357" w:rsidRDefault="00000000">
            <w:r>
              <w:rPr>
                <w:color w:val="000000"/>
                <w:sz w:val="17"/>
                <w:szCs w:val="17"/>
              </w:rPr>
              <w:t>Sem 33</w:t>
            </w:r>
          </w:p>
        </w:tc>
      </w:tr>
      <w:tr w:rsidR="00C34357" w14:paraId="42FF43C6"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FDDF3E" w14:textId="77777777" w:rsidR="00C34357" w:rsidRDefault="00000000">
            <w:pPr>
              <w:jc w:val="center"/>
            </w:pPr>
            <w:r>
              <w:rPr>
                <w:b/>
                <w:bCs/>
                <w:color w:val="000000"/>
                <w:sz w:val="17"/>
                <w:szCs w:val="17"/>
              </w:rPr>
              <w:t>TK-03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6A2138" w14:textId="77777777" w:rsidR="00C34357" w:rsidRDefault="00000000">
            <w:r>
              <w:rPr>
                <w:b/>
                <w:bCs/>
                <w:color w:val="000000"/>
                <w:sz w:val="17"/>
                <w:szCs w:val="17"/>
              </w:rPr>
              <w:t>PostgreSQL HA + Backup</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893711" w14:textId="77777777" w:rsidR="00C34357" w:rsidRDefault="00000000">
            <w:r>
              <w:rPr>
                <w:color w:val="000000"/>
                <w:sz w:val="16"/>
                <w:szCs w:val="16"/>
              </w:rPr>
              <w:t>Patroni failover, monitoreo de replicación, pgBackRest restore, PgBouncer tuning, mantenimiento rutinario (VACUUM, ANALYZE), rotación de logs, consultas de troubleshooting.</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21232DD" w14:textId="77777777" w:rsidR="00C34357" w:rsidRDefault="00000000">
            <w:r>
              <w:rPr>
                <w:color w:val="000000"/>
                <w:sz w:val="16"/>
                <w:szCs w:val="16"/>
              </w:rPr>
              <w:t>DBA ON·NET + Mesa de Operaciones</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35F7CA" w14:textId="77777777" w:rsidR="00C34357" w:rsidRDefault="00000000">
            <w:pPr>
              <w:jc w:val="center"/>
            </w:pPr>
            <w:r>
              <w:rPr>
                <w:color w:val="000000"/>
                <w:sz w:val="17"/>
                <w:szCs w:val="17"/>
              </w:rPr>
              <w:t>3 horas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6FE05E" w14:textId="77777777" w:rsidR="00C34357" w:rsidRDefault="00000000">
            <w:r>
              <w:rPr>
                <w:color w:val="000000"/>
                <w:sz w:val="17"/>
                <w:szCs w:val="17"/>
              </w:rPr>
              <w:t>Sem 34</w:t>
            </w:r>
          </w:p>
        </w:tc>
      </w:tr>
      <w:tr w:rsidR="00C34357" w14:paraId="5B15B5B1"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D7E3A9" w14:textId="77777777" w:rsidR="00C34357" w:rsidRDefault="00000000">
            <w:pPr>
              <w:jc w:val="center"/>
            </w:pPr>
            <w:r>
              <w:rPr>
                <w:b/>
                <w:bCs/>
                <w:color w:val="000000"/>
                <w:sz w:val="17"/>
                <w:szCs w:val="17"/>
              </w:rPr>
              <w:t>TK-04</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45B757" w14:textId="77777777" w:rsidR="00C34357" w:rsidRDefault="00000000">
            <w:r>
              <w:rPr>
                <w:b/>
                <w:bCs/>
                <w:color w:val="000000"/>
                <w:sz w:val="17"/>
                <w:szCs w:val="17"/>
              </w:rPr>
              <w:t>Portal Web Komands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97627E" w14:textId="77777777" w:rsidR="00C34357" w:rsidRDefault="00000000">
            <w:r>
              <w:rPr>
                <w:color w:val="000000"/>
                <w:sz w:val="16"/>
                <w:szCs w:val="16"/>
              </w:rPr>
              <w:t>Gestión de usuarios y roles (RBAC), registro de credenciales SSH, Catálogo Técnico (OLTs, templates CLI, perfiles), módulo de estadísticas.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AA461B" w14:textId="77777777" w:rsidR="00C34357" w:rsidRDefault="00000000">
            <w:r>
              <w:rPr>
                <w:color w:val="000000"/>
                <w:sz w:val="16"/>
                <w:szCs w:val="16"/>
              </w:rPr>
              <w:t>Mesa de Operaciones + Admin ON·NET</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50347A" w14:textId="77777777" w:rsidR="00C34357" w:rsidRDefault="00000000">
            <w:pPr>
              <w:jc w:val="center"/>
            </w:pPr>
            <w:r>
              <w:rPr>
                <w:color w:val="000000"/>
                <w:sz w:val="17"/>
                <w:szCs w:val="17"/>
              </w:rPr>
              <w:t>2 horas</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3FA0EC6" w14:textId="77777777" w:rsidR="00C34357" w:rsidRDefault="00000000">
            <w:r>
              <w:rPr>
                <w:color w:val="000000"/>
                <w:sz w:val="17"/>
                <w:szCs w:val="17"/>
              </w:rPr>
              <w:t>Sem 34</w:t>
            </w:r>
          </w:p>
        </w:tc>
      </w:tr>
      <w:tr w:rsidR="00C34357" w14:paraId="5EFEAF69"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AE83990" w14:textId="77777777" w:rsidR="00C34357" w:rsidRDefault="00000000">
            <w:pPr>
              <w:jc w:val="center"/>
            </w:pPr>
            <w:r>
              <w:rPr>
                <w:b/>
                <w:bCs/>
                <w:color w:val="000000"/>
                <w:sz w:val="17"/>
                <w:szCs w:val="17"/>
              </w:rPr>
              <w:t>TK-05</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F54996" w14:textId="77777777" w:rsidR="00C34357" w:rsidRDefault="00000000">
            <w:r>
              <w:rPr>
                <w:b/>
                <w:bCs/>
                <w:color w:val="000000"/>
                <w:sz w:val="17"/>
                <w:szCs w:val="17"/>
              </w:rPr>
              <w:t>Observabilidad y Alertas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14FE80" w14:textId="77777777" w:rsidR="00C34357" w:rsidRDefault="00000000">
            <w:r>
              <w:rPr>
                <w:color w:val="000000"/>
                <w:sz w:val="16"/>
                <w:szCs w:val="16"/>
              </w:rPr>
              <w:t>Dashboards Dynatrace (Executive, Operations, Platform, Migration), configuración de alertas, análisis de trazas por UUID, correlación de métricas/logs/trazas, SLIs/SLOs.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742367" w14:textId="77777777" w:rsidR="00C34357" w:rsidRDefault="00000000">
            <w:r>
              <w:rPr>
                <w:color w:val="000000"/>
                <w:sz w:val="16"/>
                <w:szCs w:val="16"/>
              </w:rPr>
              <w:t>Mesa de Operaciones + SRE ON·NET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47F1B62" w14:textId="77777777" w:rsidR="00C34357" w:rsidRDefault="00000000">
            <w:pPr>
              <w:jc w:val="center"/>
            </w:pPr>
            <w:r>
              <w:rPr>
                <w:color w:val="000000"/>
                <w:sz w:val="17"/>
                <w:szCs w:val="17"/>
              </w:rPr>
              <w:t>2 horas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4A5DD6" w14:textId="77777777" w:rsidR="00C34357" w:rsidRDefault="00000000">
            <w:r>
              <w:rPr>
                <w:color w:val="000000"/>
                <w:sz w:val="17"/>
                <w:szCs w:val="17"/>
              </w:rPr>
              <w:t>Sem 35</w:t>
            </w:r>
          </w:p>
        </w:tc>
      </w:tr>
      <w:tr w:rsidR="00C34357" w14:paraId="2AD55CF0"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9C32B9" w14:textId="77777777" w:rsidR="00C34357" w:rsidRDefault="00000000">
            <w:pPr>
              <w:jc w:val="center"/>
            </w:pPr>
            <w:r>
              <w:rPr>
                <w:b/>
                <w:bCs/>
                <w:color w:val="000000"/>
                <w:sz w:val="17"/>
                <w:szCs w:val="17"/>
              </w:rPr>
              <w:t>TK-06</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252CC68" w14:textId="77777777" w:rsidR="00C34357" w:rsidRDefault="00000000">
            <w:r>
              <w:rPr>
                <w:b/>
                <w:bCs/>
                <w:color w:val="000000"/>
                <w:sz w:val="17"/>
                <w:szCs w:val="17"/>
              </w:rPr>
              <w:t>Troubleshooting de Transacciones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788C86" w14:textId="77777777" w:rsidR="00C34357" w:rsidRDefault="00000000">
            <w:r>
              <w:rPr>
                <w:color w:val="000000"/>
                <w:sz w:val="16"/>
                <w:szCs w:val="16"/>
              </w:rPr>
              <w:t>Diagnóstico de transacciones fallidas: trazabilidad por UUID en logs y Dynatrace, análisis de respuestas de OLTs, códigos de error de Komands, resolución de INDEX dinámico Huawei, análisis de callbacks fallidos.</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B3A2E2" w14:textId="77777777" w:rsidR="00C34357" w:rsidRDefault="00000000">
            <w:r>
              <w:rPr>
                <w:color w:val="000000"/>
                <w:sz w:val="16"/>
                <w:szCs w:val="16"/>
              </w:rPr>
              <w:t>Mesa de Operaciones + Ing. Redes</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A7C8666" w14:textId="77777777" w:rsidR="00C34357" w:rsidRDefault="00000000">
            <w:pPr>
              <w:jc w:val="center"/>
            </w:pPr>
            <w:r>
              <w:rPr>
                <w:color w:val="000000"/>
                <w:sz w:val="17"/>
                <w:szCs w:val="17"/>
              </w:rPr>
              <w:t>3 horas</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3CF024" w14:textId="77777777" w:rsidR="00C34357" w:rsidRDefault="00000000">
            <w:r>
              <w:rPr>
                <w:color w:val="000000"/>
                <w:sz w:val="17"/>
                <w:szCs w:val="17"/>
              </w:rPr>
              <w:t>Sem 35</w:t>
            </w:r>
          </w:p>
        </w:tc>
      </w:tr>
      <w:tr w:rsidR="00C34357" w14:paraId="5C8FF78F"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5B1E15" w14:textId="77777777" w:rsidR="00C34357" w:rsidRDefault="00000000">
            <w:pPr>
              <w:jc w:val="center"/>
            </w:pPr>
            <w:r>
              <w:rPr>
                <w:b/>
                <w:bCs/>
                <w:color w:val="000000"/>
                <w:sz w:val="17"/>
                <w:szCs w:val="17"/>
              </w:rPr>
              <w:t>TK-07</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9DDCA1" w14:textId="77777777" w:rsidR="00C34357" w:rsidRDefault="00000000">
            <w:r>
              <w:rPr>
                <w:b/>
                <w:bCs/>
                <w:color w:val="000000"/>
                <w:sz w:val="17"/>
                <w:szCs w:val="17"/>
              </w:rPr>
              <w:t>Seguridad y Auditoría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25CD87" w14:textId="77777777" w:rsidR="00C34357" w:rsidRDefault="00000000">
            <w:r>
              <w:rPr>
                <w:color w:val="000000"/>
                <w:sz w:val="16"/>
                <w:szCs w:val="16"/>
              </w:rPr>
              <w:t>Gestión de credenciales SSH, rotación de secretos K8s, revisión de logs de auditoría, gestión de certificados SSL, procedimiento ante brecha de seguridad.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4A80FF" w14:textId="77777777" w:rsidR="00C34357" w:rsidRDefault="00000000">
            <w:r>
              <w:rPr>
                <w:color w:val="000000"/>
                <w:sz w:val="16"/>
                <w:szCs w:val="16"/>
              </w:rPr>
              <w:t>CISO ON·NET + Admin Seguridad</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438A7B" w14:textId="77777777" w:rsidR="00C34357" w:rsidRDefault="00000000">
            <w:pPr>
              <w:jc w:val="center"/>
            </w:pPr>
            <w:r>
              <w:rPr>
                <w:color w:val="000000"/>
                <w:sz w:val="17"/>
                <w:szCs w:val="17"/>
              </w:rPr>
              <w:t>2 horas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7247457" w14:textId="77777777" w:rsidR="00C34357" w:rsidRDefault="00000000">
            <w:r>
              <w:rPr>
                <w:color w:val="000000"/>
                <w:sz w:val="17"/>
                <w:szCs w:val="17"/>
              </w:rPr>
              <w:t>Sem 36</w:t>
            </w:r>
          </w:p>
        </w:tc>
      </w:tr>
      <w:tr w:rsidR="00C34357" w14:paraId="361783CD"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190D81" w14:textId="77777777" w:rsidR="00C34357" w:rsidRDefault="00000000">
            <w:pPr>
              <w:jc w:val="center"/>
            </w:pPr>
            <w:r>
              <w:rPr>
                <w:b/>
                <w:bCs/>
                <w:color w:val="000000"/>
                <w:sz w:val="17"/>
                <w:szCs w:val="17"/>
              </w:rPr>
              <w:t>TK-08</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27DE8F" w14:textId="77777777" w:rsidR="00C34357" w:rsidRDefault="00000000">
            <w:r>
              <w:rPr>
                <w:b/>
                <w:bCs/>
                <w:color w:val="000000"/>
                <w:sz w:val="17"/>
                <w:szCs w:val="17"/>
              </w:rPr>
              <w:t>Runbooks Operacionales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A9205D7" w14:textId="77777777" w:rsidR="00C34357" w:rsidRDefault="00000000">
            <w:r>
              <w:rPr>
                <w:color w:val="000000"/>
                <w:sz w:val="16"/>
                <w:szCs w:val="16"/>
              </w:rPr>
              <w:t>Revisión completa de los runbooks: procedimientos de reinicio, failover, backup/restore, escalamiento manual, procedimiento de contingencia (Web Contingencia Cero).</w:t>
            </w:r>
          </w:p>
        </w:tc>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F6E68A" w14:textId="77777777" w:rsidR="00C34357" w:rsidRDefault="00000000">
            <w:r>
              <w:rPr>
                <w:color w:val="000000"/>
                <w:sz w:val="16"/>
                <w:szCs w:val="16"/>
              </w:rPr>
              <w:t>Mesa de Operaciones (todos)</w:t>
            </w:r>
          </w:p>
        </w:tc>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0F72960" w14:textId="77777777" w:rsidR="00C34357" w:rsidRDefault="00000000">
            <w:pPr>
              <w:jc w:val="center"/>
            </w:pPr>
            <w:r>
              <w:rPr>
                <w:color w:val="000000"/>
                <w:sz w:val="17"/>
                <w:szCs w:val="17"/>
              </w:rPr>
              <w:t>3 horas</w:t>
            </w:r>
          </w:p>
        </w:tc>
        <w:tc>
          <w:tcPr>
            <w:tcW w:w="21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4FB41CA" w14:textId="77777777" w:rsidR="00C34357" w:rsidRDefault="00000000">
            <w:r>
              <w:rPr>
                <w:color w:val="000000"/>
                <w:sz w:val="17"/>
                <w:szCs w:val="17"/>
              </w:rPr>
              <w:t>Sem 36</w:t>
            </w:r>
          </w:p>
        </w:tc>
      </w:tr>
    </w:tbl>
    <w:p w14:paraId="3F2829C3" w14:textId="77777777" w:rsidR="00C34357" w:rsidRDefault="00000000">
      <w:pPr>
        <w:spacing w:after="160"/>
        <w:jc w:val="both"/>
      </w:pPr>
      <w:r>
        <w:t>Cada sesión incluye presentación teórica, demostración en vivo sobre el ambiente QA o PROD (según el tema), y ejercicio práctico supervisado. Las sesiones se graban para referencia futura del equipo ON·NET. Los materiales (presentaciones, guías paso a paso, runbooks) se entregan en formato digital y se almacenan en el repositorio del proyecto.</w:t>
      </w:r>
    </w:p>
    <w:p w14:paraId="02D6F2F6" w14:textId="77777777" w:rsidR="00C34357" w:rsidRPr="005D78BF" w:rsidRDefault="00000000">
      <w:pPr>
        <w:pStyle w:val="Ttulo2"/>
        <w:rPr>
          <w:lang w:val="en-US"/>
        </w:rPr>
      </w:pPr>
      <w:bookmarkStart w:id="332" w:name="_Toc226042093"/>
      <w:r>
        <w:rPr>
          <w:lang w:val="en-US"/>
        </w:rPr>
        <w:t>23.6 Sesiones Q&amp;A post Go-Live</w:t>
      </w:r>
      <w:bookmarkEnd w:id="332"/>
    </w:p>
    <w:p w14:paraId="0B338809" w14:textId="77777777" w:rsidR="00C34357" w:rsidRDefault="00000000">
      <w:pPr>
        <w:spacing w:after="160"/>
        <w:jc w:val="both"/>
      </w:pPr>
      <w:r>
        <w:t>Adicionalmente al programa formal de transferencia de conocimiento, se programan sesiones Q&amp;A (preguntas y respuestas) semanales durante el Hypercare y quincenales durante la garantía. Estas sesiones permiten al equipo de ON·NET resolver dudas operacionales que surgen de la operación real con tráfico productivo.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381"/>
        <w:gridCol w:w="1111"/>
        <w:gridCol w:w="775"/>
        <w:gridCol w:w="1968"/>
        <w:gridCol w:w="4125"/>
      </w:tblGrid>
      <w:tr w:rsidR="00C34357" w14:paraId="48FCEF8D"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2F66B61" w14:textId="77777777" w:rsidR="00C34357" w:rsidRDefault="00000000">
            <w:pPr>
              <w:jc w:val="center"/>
            </w:pPr>
            <w:r>
              <w:rPr>
                <w:b/>
                <w:bCs/>
                <w:color w:val="FFFFFF"/>
                <w:sz w:val="18"/>
                <w:szCs w:val="18"/>
              </w:rPr>
              <w:lastRenderedPageBreak/>
              <w:t>Período</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2825C38" w14:textId="77777777" w:rsidR="00C34357" w:rsidRDefault="00000000">
            <w:pPr>
              <w:jc w:val="center"/>
            </w:pPr>
            <w:r>
              <w:rPr>
                <w:b/>
                <w:bCs/>
                <w:color w:val="FFFFFF"/>
                <w:sz w:val="18"/>
                <w:szCs w:val="18"/>
              </w:rPr>
              <w:t>Frecuencia</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E18A1CA" w14:textId="77777777" w:rsidR="00C34357" w:rsidRDefault="00000000">
            <w:pPr>
              <w:jc w:val="center"/>
            </w:pPr>
            <w:r>
              <w:rPr>
                <w:b/>
                <w:bCs/>
                <w:color w:val="FFFFFF"/>
                <w:sz w:val="18"/>
                <w:szCs w:val="18"/>
              </w:rPr>
              <w:t>Dur.</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203AD3B" w14:textId="77777777" w:rsidR="00C34357" w:rsidRDefault="00000000">
            <w:pPr>
              <w:jc w:val="center"/>
            </w:pPr>
            <w:r>
              <w:rPr>
                <w:b/>
                <w:bCs/>
                <w:color w:val="FFFFFF"/>
                <w:sz w:val="18"/>
                <w:szCs w:val="18"/>
              </w:rPr>
              <w:t>Participantes</w:t>
            </w:r>
          </w:p>
        </w:tc>
        <w:tc>
          <w:tcPr>
            <w:tcW w:w="42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2198B2D" w14:textId="77777777" w:rsidR="00C34357" w:rsidRDefault="00000000">
            <w:pPr>
              <w:jc w:val="center"/>
            </w:pPr>
            <w:r>
              <w:rPr>
                <w:b/>
                <w:bCs/>
                <w:color w:val="FFFFFF"/>
                <w:sz w:val="18"/>
                <w:szCs w:val="18"/>
              </w:rPr>
              <w:t>Contenido</w:t>
            </w:r>
          </w:p>
        </w:tc>
      </w:tr>
      <w:tr w:rsidR="00C34357" w14:paraId="65703A39"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7EC286" w14:textId="77777777" w:rsidR="00C34357" w:rsidRDefault="00000000">
            <w:r>
              <w:rPr>
                <w:b/>
                <w:bCs/>
                <w:color w:val="000000"/>
                <w:sz w:val="17"/>
                <w:szCs w:val="17"/>
              </w:rPr>
              <w:t>Hypercare (Sem 1-4)</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F96166" w14:textId="77777777" w:rsidR="00C34357" w:rsidRDefault="00000000">
            <w:pPr>
              <w:jc w:val="center"/>
            </w:pPr>
            <w:r>
              <w:rPr>
                <w:color w:val="000000"/>
                <w:sz w:val="17"/>
                <w:szCs w:val="17"/>
              </w:rPr>
              <w:t>Semanal (viernes 15:00)</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91A7447" w14:textId="77777777" w:rsidR="00C34357" w:rsidRDefault="00000000">
            <w:pPr>
              <w:jc w:val="center"/>
            </w:pPr>
            <w:r>
              <w:rPr>
                <w:color w:val="000000"/>
                <w:sz w:val="17"/>
                <w:szCs w:val="17"/>
              </w:rPr>
              <w:t>1 hora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EB82AF" w14:textId="77777777" w:rsidR="00C34357" w:rsidRDefault="00000000">
            <w:r>
              <w:rPr>
                <w:color w:val="000000"/>
                <w:sz w:val="16"/>
                <w:szCs w:val="16"/>
                <w:lang w:val="en-US"/>
              </w:rPr>
              <w:t xml:space="preserve">MOS-iT L2/L3 + Mesa Ops ON·NET + Ing. </w:t>
            </w:r>
            <w:r>
              <w:rPr>
                <w:color w:val="000000"/>
                <w:sz w:val="16"/>
                <w:szCs w:val="16"/>
              </w:rPr>
              <w:t>Redes</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016AF0" w14:textId="77777777" w:rsidR="00C34357" w:rsidRDefault="00000000">
            <w:r>
              <w:rPr>
                <w:color w:val="000000"/>
                <w:sz w:val="16"/>
                <w:szCs w:val="16"/>
              </w:rPr>
              <w:t>Revisión de incidentes de la semana, dudas operacionales, propuestas de mejora de runbooks, feedback de la operación.</w:t>
            </w:r>
          </w:p>
        </w:tc>
      </w:tr>
      <w:tr w:rsidR="00C34357" w14:paraId="6A0F60CD"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769006" w14:textId="77777777" w:rsidR="00C34357" w:rsidRDefault="00000000">
            <w:r>
              <w:rPr>
                <w:b/>
                <w:bCs/>
                <w:color w:val="000000"/>
                <w:sz w:val="17"/>
                <w:szCs w:val="17"/>
              </w:rPr>
              <w:t>Garantía (Mes 1-2)</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7FFE8F" w14:textId="77777777" w:rsidR="00C34357" w:rsidRDefault="00000000">
            <w:pPr>
              <w:jc w:val="center"/>
            </w:pPr>
            <w:r>
              <w:rPr>
                <w:color w:val="000000"/>
                <w:sz w:val="17"/>
                <w:szCs w:val="17"/>
              </w:rPr>
              <w:t>Quincenal</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559FA0" w14:textId="77777777" w:rsidR="00C34357" w:rsidRDefault="00000000">
            <w:pPr>
              <w:jc w:val="center"/>
            </w:pPr>
            <w:r>
              <w:rPr>
                <w:color w:val="000000"/>
                <w:sz w:val="17"/>
                <w:szCs w:val="17"/>
              </w:rPr>
              <w:t>1 hora</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CD97147" w14:textId="77777777" w:rsidR="00C34357" w:rsidRPr="005D78BF" w:rsidRDefault="00000000">
            <w:pPr>
              <w:rPr>
                <w:lang w:val="en-US"/>
              </w:rPr>
            </w:pPr>
            <w:r>
              <w:rPr>
                <w:color w:val="000000"/>
                <w:sz w:val="16"/>
                <w:szCs w:val="16"/>
                <w:lang w:val="en-US"/>
              </w:rPr>
              <w:t>MOS-iT L2 + Mesa Ops ON·NET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DB7474" w14:textId="77777777" w:rsidR="00C34357" w:rsidRDefault="00000000">
            <w:r>
              <w:rPr>
                <w:color w:val="000000"/>
                <w:sz w:val="16"/>
                <w:szCs w:val="16"/>
              </w:rPr>
              <w:t>Seguimiento de incidentes, dudas sobre procedimientos, validación de autonomía operacional.</w:t>
            </w:r>
          </w:p>
        </w:tc>
      </w:tr>
      <w:tr w:rsidR="00C34357" w14:paraId="30A0593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01906E" w14:textId="77777777" w:rsidR="00C34357" w:rsidRDefault="00000000">
            <w:r>
              <w:rPr>
                <w:b/>
                <w:bCs/>
                <w:color w:val="000000"/>
                <w:sz w:val="17"/>
                <w:szCs w:val="17"/>
              </w:rPr>
              <w:t>Garantía (Mes 3-6)</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0EC4BF" w14:textId="77777777" w:rsidR="00C34357" w:rsidRDefault="00000000">
            <w:pPr>
              <w:jc w:val="center"/>
            </w:pPr>
            <w:r>
              <w:rPr>
                <w:color w:val="000000"/>
                <w:sz w:val="17"/>
                <w:szCs w:val="17"/>
              </w:rPr>
              <w:t>Quincenal</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9EA5BB" w14:textId="77777777" w:rsidR="00C34357" w:rsidRDefault="00000000">
            <w:pPr>
              <w:jc w:val="center"/>
            </w:pPr>
            <w:r>
              <w:rPr>
                <w:color w:val="000000"/>
                <w:sz w:val="17"/>
                <w:szCs w:val="17"/>
              </w:rPr>
              <w:t>30 min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48E8AD" w14:textId="77777777" w:rsidR="00C34357" w:rsidRDefault="00000000">
            <w:r>
              <w:rPr>
                <w:color w:val="000000"/>
                <w:sz w:val="16"/>
                <w:szCs w:val="16"/>
              </w:rPr>
              <w:t>MOS-iT L2 + ON·NET (según necesidad)</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C13047E" w14:textId="77777777" w:rsidR="00C34357" w:rsidRDefault="00000000">
            <w:r>
              <w:rPr>
                <w:color w:val="000000"/>
                <w:sz w:val="16"/>
                <w:szCs w:val="16"/>
              </w:rPr>
              <w:t>Sesiones más breves a medida que el equipo ON·NET gana autonomía. Se cancelan si no hay temas pendientes.</w:t>
            </w:r>
          </w:p>
        </w:tc>
      </w:tr>
      <w:tr w:rsidR="00C34357" w14:paraId="3FC7C401"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8AC416" w14:textId="77777777" w:rsidR="00C34357" w:rsidRDefault="00000000">
            <w:r>
              <w:rPr>
                <w:b/>
                <w:bCs/>
                <w:color w:val="000000"/>
                <w:sz w:val="17"/>
                <w:szCs w:val="17"/>
              </w:rPr>
              <w:t>Post-garantía</w:t>
            </w:r>
          </w:p>
        </w:tc>
        <w:tc>
          <w:tcPr>
            <w:tcW w:w="1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912933" w14:textId="77777777" w:rsidR="00C34357" w:rsidRDefault="00000000">
            <w:pPr>
              <w:jc w:val="center"/>
            </w:pPr>
            <w:r>
              <w:rPr>
                <w:color w:val="000000"/>
                <w:sz w:val="17"/>
                <w:szCs w:val="17"/>
              </w:rPr>
              <w:t>Bajo demanda</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E685FD" w14:textId="77777777" w:rsidR="00C34357" w:rsidRDefault="00000000">
            <w:pPr>
              <w:jc w:val="center"/>
            </w:pPr>
            <w:r>
              <w:rPr>
                <w:color w:val="000000"/>
                <w:sz w:val="17"/>
                <w:szCs w:val="17"/>
              </w:rPr>
              <w:t>Según acuerdo</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5AEE326" w14:textId="77777777" w:rsidR="00C34357" w:rsidRDefault="00000000">
            <w:r>
              <w:rPr>
                <w:color w:val="000000"/>
                <w:sz w:val="16"/>
                <w:szCs w:val="16"/>
              </w:rPr>
              <w:t>Sujeto a contrato de soporte post-garantía</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14CF109" w14:textId="77777777" w:rsidR="00C34357" w:rsidRDefault="00000000">
            <w:r>
              <w:rPr>
                <w:color w:val="000000"/>
                <w:sz w:val="16"/>
                <w:szCs w:val="16"/>
              </w:rPr>
              <w:t>Solo disponible si ON·NET contrata soporte post-garantía con MOS-iT.</w:t>
            </w:r>
          </w:p>
        </w:tc>
      </w:tr>
    </w:tbl>
    <w:p w14:paraId="6DB73D1E" w14:textId="77777777" w:rsidR="00C34357" w:rsidRDefault="00000000">
      <w:pPr>
        <w:pBdr>
          <w:left w:val="single" w:sz="12" w:space="8" w:color="4472C4"/>
        </w:pBdr>
        <w:spacing w:before="100" w:after="160"/>
        <w:ind w:left="360" w:right="360"/>
      </w:pPr>
      <w:r>
        <w:rPr>
          <w:i/>
          <w:iCs/>
          <w:color w:val="444444"/>
          <w:sz w:val="20"/>
          <w:szCs w:val="20"/>
        </w:rPr>
        <w:t>Nota: El soporte post-garantía (mantenimiento evolutivo, nuevos requerimientos, soporte extendido) está explícitamente excluido del alcance del proyecto Sunset BluePlanet. Si ON·NET requiere soporte continuo de MOS-iT después del cierre de la garantía, se negocia como un acuerdo comercial independiente con alcance, SLAs y costos propios.</w:t>
      </w:r>
    </w:p>
    <w:p w14:paraId="29B0912D" w14:textId="77777777" w:rsidR="00C34357" w:rsidRDefault="00000000">
      <w:pPr>
        <w:pStyle w:val="Ttulo1"/>
      </w:pPr>
      <w:bookmarkStart w:id="333" w:name="_Toc226042094"/>
      <w:r>
        <w:t>24. ANEXOS</w:t>
      </w:r>
      <w:bookmarkEnd w:id="333"/>
    </w:p>
    <w:p w14:paraId="75BE26C3" w14:textId="77777777" w:rsidR="00C34357" w:rsidRDefault="00000000">
      <w:pPr>
        <w:spacing w:after="160"/>
        <w:jc w:val="both"/>
      </w:pPr>
      <w:r>
        <w:t>Los siguientes anexos complementan el contenido del presente HLD con especificaciones técnicas detalladas, esquemas de base de datos, catálogos de comandos y matrices de referencia. Los anexos marcados como “entregable separado” se distribuyen como archivos independientes junto con este documento y se referencian por nombre de archivo.</w:t>
      </w:r>
    </w:p>
    <w:p w14:paraId="1AE2089E" w14:textId="77777777" w:rsidR="00C34357" w:rsidRDefault="00000000">
      <w:r>
        <w:br w:type="page"/>
      </w:r>
    </w:p>
    <w:p w14:paraId="6C715FF3" w14:textId="77777777" w:rsidR="00C34357" w:rsidRDefault="00000000">
      <w:pPr>
        <w:pStyle w:val="Ttulo2"/>
      </w:pPr>
      <w:bookmarkStart w:id="334" w:name="_Toc226042095"/>
      <w:r>
        <w:lastRenderedPageBreak/>
        <w:t>Anexo A — Especificación OpenAPI 3.0 (APIs Komands)</w:t>
      </w:r>
      <w:bookmarkEnd w:id="334"/>
    </w:p>
    <w:p w14:paraId="547AE337" w14:textId="77777777" w:rsidR="00C34357" w:rsidRDefault="00000000">
      <w:pPr>
        <w:spacing w:after="160"/>
        <w:jc w:val="both"/>
      </w:pPr>
      <w:r>
        <w:rPr>
          <w:b/>
          <w:bCs/>
        </w:rPr>
        <w:t xml:space="preserve">Entregable separado: </w:t>
      </w:r>
      <w:r>
        <w:t>komands_api_v1.yaml</w:t>
      </w:r>
    </w:p>
    <w:p w14:paraId="096B8B3A" w14:textId="77777777" w:rsidR="00C34357" w:rsidRDefault="00000000">
      <w:pPr>
        <w:spacing w:after="160"/>
        <w:jc w:val="both"/>
      </w:pPr>
      <w:r>
        <w:t>La especificación OpenAPI 3.0 define el contrato formal de las APIs REST expuestas por el API Gateway de Komands hacia ServiceNow SOM (vía Axway APIM). El archivo YAML incluye la definición completa de todos los endpoints, schemas de request/response, códigos HTTP, y modelos de datos. A continuación se presenta el resumen de los endpoints documentados: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800"/>
        <w:gridCol w:w="2391"/>
        <w:gridCol w:w="2714"/>
        <w:gridCol w:w="1761"/>
        <w:gridCol w:w="1694"/>
      </w:tblGrid>
      <w:tr w:rsidR="00C34357" w14:paraId="75E0E38A" w14:textId="77777777">
        <w:tc>
          <w:tcPr>
            <w:tcW w:w="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DC8E62A" w14:textId="77777777" w:rsidR="00C34357" w:rsidRDefault="00000000">
            <w:pPr>
              <w:jc w:val="center"/>
            </w:pPr>
            <w:r>
              <w:rPr>
                <w:b/>
                <w:bCs/>
                <w:color w:val="FFFFFF"/>
                <w:sz w:val="18"/>
                <w:szCs w:val="18"/>
              </w:rPr>
              <w:t>Método</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F32DF02" w14:textId="77777777" w:rsidR="00C34357" w:rsidRDefault="00000000">
            <w:pPr>
              <w:jc w:val="center"/>
            </w:pPr>
            <w:r>
              <w:rPr>
                <w:b/>
                <w:bCs/>
                <w:color w:val="FFFFFF"/>
                <w:sz w:val="18"/>
                <w:szCs w:val="18"/>
              </w:rPr>
              <w:t>Endpoint</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DA20C0A" w14:textId="77777777" w:rsidR="00C34357" w:rsidRDefault="00000000">
            <w:pPr>
              <w:jc w:val="center"/>
            </w:pPr>
            <w:r>
              <w:rPr>
                <w:b/>
                <w:bCs/>
                <w:color w:val="FFFFFF"/>
                <w:sz w:val="18"/>
                <w:szCs w:val="18"/>
              </w:rPr>
              <w:t>Descripción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CB4E44D" w14:textId="77777777" w:rsidR="00C34357" w:rsidRDefault="00000000">
            <w:pPr>
              <w:jc w:val="center"/>
            </w:pPr>
            <w:r>
              <w:rPr>
                <w:b/>
                <w:bCs/>
                <w:color w:val="FFFFFF"/>
                <w:sz w:val="18"/>
                <w:szCs w:val="18"/>
              </w:rPr>
              <w:t>Respuesta</w:t>
            </w:r>
          </w:p>
        </w:tc>
        <w:tc>
          <w:tcPr>
            <w:tcW w:w="1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2A743CD" w14:textId="77777777" w:rsidR="00C34357" w:rsidRDefault="00000000">
            <w:pPr>
              <w:jc w:val="center"/>
            </w:pPr>
            <w:r>
              <w:rPr>
                <w:b/>
                <w:bCs/>
                <w:color w:val="FFFFFF"/>
                <w:sz w:val="18"/>
                <w:szCs w:val="18"/>
              </w:rPr>
              <w:t>Ref. HLD</w:t>
            </w:r>
          </w:p>
        </w:tc>
      </w:tr>
      <w:tr w:rsidR="00C34357" w14:paraId="644DDC88"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861DB1" w14:textId="77777777" w:rsidR="00C34357" w:rsidRDefault="00000000">
            <w:pPr>
              <w:jc w:val="center"/>
            </w:pPr>
            <w:r>
              <w:rPr>
                <w:b/>
                <w:bCs/>
                <w:color w:val="4472C4"/>
                <w:sz w:val="17"/>
                <w:szCs w:val="17"/>
              </w:rPr>
              <w:t>POST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2DF32E" w14:textId="77777777" w:rsidR="00C34357" w:rsidRDefault="00000000">
            <w:r>
              <w:rPr>
                <w:color w:val="000000"/>
                <w:sz w:val="16"/>
                <w:szCs w:val="16"/>
              </w:rPr>
              <w:t>/api/v1/provision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D70A6B" w14:textId="77777777" w:rsidR="00C34357" w:rsidRDefault="00000000">
            <w:r>
              <w:rPr>
                <w:color w:val="000000"/>
                <w:sz w:val="17"/>
                <w:szCs w:val="17"/>
              </w:rPr>
              <w:t>Provisión asíncrona (Activación, Baja, Modificación, etc.)</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CB79B7E" w14:textId="77777777" w:rsidR="00C34357" w:rsidRDefault="00000000">
            <w:r>
              <w:rPr>
                <w:color w:val="000000"/>
                <w:sz w:val="17"/>
                <w:szCs w:val="17"/>
              </w:rPr>
              <w:t>202 Accepted + UUID</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AD4E479" w14:textId="77777777" w:rsidR="00C34357" w:rsidRDefault="00000000">
            <w:pPr>
              <w:jc w:val="center"/>
            </w:pPr>
            <w:r>
              <w:rPr>
                <w:color w:val="000000"/>
                <w:sz w:val="17"/>
                <w:szCs w:val="17"/>
              </w:rPr>
              <w:t>S9.1</w:t>
            </w:r>
          </w:p>
        </w:tc>
      </w:tr>
      <w:tr w:rsidR="00C34357" w14:paraId="7105AD6C"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A1240CC" w14:textId="77777777" w:rsidR="00C34357" w:rsidRDefault="00000000">
            <w:pPr>
              <w:jc w:val="center"/>
            </w:pPr>
            <w:r>
              <w:rPr>
                <w:b/>
                <w:bCs/>
                <w:color w:val="4472C4"/>
                <w:sz w:val="17"/>
                <w:szCs w:val="17"/>
              </w:rPr>
              <w:t>GET</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4CA175" w14:textId="77777777" w:rsidR="00C34357" w:rsidRPr="005D78BF" w:rsidRDefault="00000000">
            <w:pPr>
              <w:rPr>
                <w:lang w:val="en-US"/>
              </w:rPr>
            </w:pPr>
            <w:r>
              <w:rPr>
                <w:color w:val="000000"/>
                <w:sz w:val="16"/>
                <w:szCs w:val="16"/>
                <w:lang w:val="en-US"/>
              </w:rPr>
              <w:t>/api/v1/provision/{uuid}/status</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DAED0F" w14:textId="77777777" w:rsidR="00C34357" w:rsidRDefault="00000000">
            <w:r>
              <w:rPr>
                <w:color w:val="000000"/>
                <w:sz w:val="17"/>
                <w:szCs w:val="17"/>
              </w:rPr>
              <w:t>Estado de transacción por UUID</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C50CFA" w14:textId="77777777" w:rsidR="00C34357" w:rsidRDefault="00000000">
            <w:r>
              <w:rPr>
                <w:color w:val="000000"/>
                <w:sz w:val="17"/>
                <w:szCs w:val="17"/>
              </w:rPr>
              <w:t>200 OK + estado detallado</w:t>
            </w:r>
          </w:p>
        </w:tc>
        <w:tc>
          <w:tcPr>
            <w:tcW w:w="1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8F92F5" w14:textId="77777777" w:rsidR="00C34357" w:rsidRDefault="00000000">
            <w:pPr>
              <w:jc w:val="center"/>
            </w:pPr>
            <w:r>
              <w:rPr>
                <w:color w:val="000000"/>
                <w:sz w:val="17"/>
                <w:szCs w:val="17"/>
              </w:rPr>
              <w:t>S9.2</w:t>
            </w:r>
          </w:p>
        </w:tc>
      </w:tr>
      <w:tr w:rsidR="00C34357" w14:paraId="1EF8E45B"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DB0226" w14:textId="77777777" w:rsidR="00C34357" w:rsidRDefault="00000000">
            <w:pPr>
              <w:jc w:val="center"/>
            </w:pPr>
            <w:r>
              <w:rPr>
                <w:b/>
                <w:bCs/>
                <w:color w:val="4472C4"/>
                <w:sz w:val="17"/>
                <w:szCs w:val="17"/>
              </w:rPr>
              <w:t>POST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EE0D4C" w14:textId="77777777" w:rsidR="00C34357" w:rsidRDefault="00000000">
            <w:r>
              <w:rPr>
                <w:color w:val="000000"/>
                <w:sz w:val="16"/>
                <w:szCs w:val="16"/>
              </w:rPr>
              <w:t>/api/v1/query/access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80FDDE" w14:textId="77777777" w:rsidR="00C34357" w:rsidRDefault="00000000">
            <w:r>
              <w:rPr>
                <w:color w:val="000000"/>
                <w:sz w:val="17"/>
                <w:szCs w:val="17"/>
              </w:rPr>
              <w:t>Consulta de Acceso (síncrona)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9815A7" w14:textId="77777777" w:rsidR="00C34357" w:rsidRDefault="00000000">
            <w:r>
              <w:rPr>
                <w:color w:val="000000"/>
                <w:sz w:val="17"/>
                <w:szCs w:val="17"/>
              </w:rPr>
              <w:t>200 OK + datos ONT</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835FA3" w14:textId="77777777" w:rsidR="00C34357" w:rsidRDefault="00000000">
            <w:pPr>
              <w:jc w:val="center"/>
            </w:pPr>
            <w:r>
              <w:rPr>
                <w:color w:val="000000"/>
                <w:sz w:val="17"/>
                <w:szCs w:val="17"/>
              </w:rPr>
              <w:t>S9.3</w:t>
            </w:r>
          </w:p>
        </w:tc>
      </w:tr>
      <w:tr w:rsidR="00C34357" w14:paraId="390399D4"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5D3F5D" w14:textId="77777777" w:rsidR="00C34357" w:rsidRDefault="00000000">
            <w:pPr>
              <w:jc w:val="center"/>
            </w:pPr>
            <w:r>
              <w:rPr>
                <w:b/>
                <w:bCs/>
                <w:color w:val="4472C4"/>
                <w:sz w:val="17"/>
                <w:szCs w:val="17"/>
              </w:rPr>
              <w:t>POST</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54B77E" w14:textId="77777777" w:rsidR="00C34357" w:rsidRPr="005D78BF" w:rsidRDefault="00000000">
            <w:pPr>
              <w:rPr>
                <w:lang w:val="en-US"/>
              </w:rPr>
            </w:pPr>
            <w:r>
              <w:rPr>
                <w:color w:val="000000"/>
                <w:sz w:val="16"/>
                <w:szCs w:val="16"/>
                <w:lang w:val="en-US"/>
              </w:rPr>
              <w:t>/api/v1/query/pon-occupancy</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10150C" w14:textId="77777777" w:rsidR="00C34357" w:rsidRDefault="00000000">
            <w:r>
              <w:rPr>
                <w:color w:val="000000"/>
                <w:sz w:val="17"/>
                <w:szCs w:val="17"/>
              </w:rPr>
              <w:t>Ocupación de puerto PON (síncrona)</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0430A5" w14:textId="77777777" w:rsidR="00C34357" w:rsidRDefault="00000000">
            <w:r>
              <w:rPr>
                <w:color w:val="000000"/>
                <w:sz w:val="17"/>
                <w:szCs w:val="17"/>
              </w:rPr>
              <w:t>200 OK + % ocupación</w:t>
            </w:r>
          </w:p>
        </w:tc>
        <w:tc>
          <w:tcPr>
            <w:tcW w:w="1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CB0820" w14:textId="77777777" w:rsidR="00C34357" w:rsidRDefault="00000000">
            <w:pPr>
              <w:jc w:val="center"/>
            </w:pPr>
            <w:r>
              <w:rPr>
                <w:color w:val="000000"/>
                <w:sz w:val="17"/>
                <w:szCs w:val="17"/>
              </w:rPr>
              <w:t>S9.4</w:t>
            </w:r>
          </w:p>
        </w:tc>
      </w:tr>
      <w:tr w:rsidR="00C34357" w14:paraId="474F626D"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312A90" w14:textId="77777777" w:rsidR="00C34357" w:rsidRDefault="00000000">
            <w:pPr>
              <w:jc w:val="center"/>
            </w:pPr>
            <w:r>
              <w:rPr>
                <w:b/>
                <w:bCs/>
                <w:color w:val="4472C4"/>
                <w:sz w:val="17"/>
                <w:szCs w:val="17"/>
              </w:rPr>
              <w:t>POST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3ABA45" w14:textId="77777777" w:rsidR="00C34357" w:rsidRDefault="00000000">
            <w:r>
              <w:rPr>
                <w:color w:val="000000"/>
                <w:sz w:val="16"/>
                <w:szCs w:val="16"/>
              </w:rPr>
              <w:t>/api/v1/ont/reset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08A862" w14:textId="77777777" w:rsidR="00C34357" w:rsidRDefault="00000000">
            <w:r>
              <w:rPr>
                <w:color w:val="000000"/>
                <w:sz w:val="17"/>
                <w:szCs w:val="17"/>
              </w:rPr>
              <w:t>Reset de ONT (síncrono)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307DBB" w14:textId="77777777" w:rsidR="00C34357" w:rsidRDefault="00000000">
            <w:r>
              <w:rPr>
                <w:color w:val="000000"/>
                <w:sz w:val="17"/>
                <w:szCs w:val="17"/>
              </w:rPr>
              <w:t>200 OK + resultado</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546FBC" w14:textId="77777777" w:rsidR="00C34357" w:rsidRDefault="00000000">
            <w:pPr>
              <w:jc w:val="center"/>
            </w:pPr>
            <w:r>
              <w:rPr>
                <w:color w:val="000000"/>
                <w:sz w:val="17"/>
                <w:szCs w:val="17"/>
              </w:rPr>
              <w:t>S9.5</w:t>
            </w:r>
          </w:p>
        </w:tc>
      </w:tr>
      <w:tr w:rsidR="00C34357" w14:paraId="6FADB82F"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7FD55A" w14:textId="77777777" w:rsidR="00C34357" w:rsidRDefault="00000000">
            <w:pPr>
              <w:jc w:val="center"/>
            </w:pPr>
            <w:r>
              <w:rPr>
                <w:b/>
                <w:bCs/>
                <w:color w:val="4472C4"/>
                <w:sz w:val="17"/>
                <w:szCs w:val="17"/>
              </w:rPr>
              <w:t>GET</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28AACD" w14:textId="77777777" w:rsidR="00C34357" w:rsidRDefault="00000000">
            <w:r>
              <w:rPr>
                <w:color w:val="000000"/>
                <w:sz w:val="16"/>
                <w:szCs w:val="16"/>
              </w:rPr>
              <w:t>/api/v1/health</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2D2A6D" w14:textId="77777777" w:rsidR="00C34357" w:rsidRPr="005D78BF" w:rsidRDefault="00000000">
            <w:pPr>
              <w:rPr>
                <w:lang w:val="en-US"/>
              </w:rPr>
            </w:pPr>
            <w:r>
              <w:rPr>
                <w:color w:val="000000"/>
                <w:sz w:val="17"/>
                <w:szCs w:val="17"/>
                <w:lang w:val="en-US"/>
              </w:rPr>
              <w:t>Health check del API Gateway</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C17B07" w14:textId="77777777" w:rsidR="00C34357" w:rsidRDefault="00000000">
            <w:r>
              <w:rPr>
                <w:color w:val="000000"/>
                <w:sz w:val="17"/>
                <w:szCs w:val="17"/>
              </w:rPr>
              <w:t>200 OK</w:t>
            </w:r>
          </w:p>
        </w:tc>
        <w:tc>
          <w:tcPr>
            <w:tcW w:w="1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99ADCF" w14:textId="77777777" w:rsidR="00C34357" w:rsidRDefault="00000000">
            <w:pPr>
              <w:jc w:val="center"/>
            </w:pPr>
            <w:r>
              <w:rPr>
                <w:color w:val="000000"/>
                <w:sz w:val="17"/>
                <w:szCs w:val="17"/>
              </w:rPr>
              <w:t>S9.6</w:t>
            </w:r>
          </w:p>
        </w:tc>
      </w:tr>
      <w:tr w:rsidR="00C34357" w14:paraId="47FFB17A" w14:textId="77777777">
        <w:tc>
          <w:tcPr>
            <w:tcW w:w="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7FE90B" w14:textId="77777777" w:rsidR="00C34357" w:rsidRDefault="00000000">
            <w:pPr>
              <w:jc w:val="center"/>
            </w:pPr>
            <w:r>
              <w:rPr>
                <w:b/>
                <w:bCs/>
                <w:color w:val="4472C4"/>
                <w:sz w:val="17"/>
                <w:szCs w:val="17"/>
              </w:rPr>
              <w:t>GET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41C4282" w14:textId="77777777" w:rsidR="00C34357" w:rsidRDefault="00000000">
            <w:r>
              <w:rPr>
                <w:color w:val="000000"/>
                <w:sz w:val="16"/>
                <w:szCs w:val="16"/>
              </w:rPr>
              <w:t>/api/v1/catalog/olts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304446" w14:textId="77777777" w:rsidR="00C34357" w:rsidRDefault="00000000">
            <w:r>
              <w:rPr>
                <w:color w:val="000000"/>
                <w:sz w:val="17"/>
                <w:szCs w:val="17"/>
              </w:rPr>
              <w:t>Listado de OLTs registradas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B82379" w14:textId="77777777" w:rsidR="00C34357" w:rsidRDefault="00000000">
            <w:r>
              <w:rPr>
                <w:color w:val="000000"/>
                <w:sz w:val="17"/>
                <w:szCs w:val="17"/>
              </w:rPr>
              <w:t>200 OK + lista</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359E1D" w14:textId="77777777" w:rsidR="00C34357" w:rsidRDefault="00000000">
            <w:pPr>
              <w:jc w:val="center"/>
            </w:pPr>
            <w:r>
              <w:rPr>
                <w:color w:val="000000"/>
                <w:sz w:val="17"/>
                <w:szCs w:val="17"/>
              </w:rPr>
              <w:t>S9.7</w:t>
            </w:r>
          </w:p>
        </w:tc>
      </w:tr>
      <w:tr w:rsidR="00C34357" w14:paraId="18B14D12" w14:textId="77777777">
        <w:tc>
          <w:tcPr>
            <w:tcW w:w="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7486160" w14:textId="77777777" w:rsidR="00C34357" w:rsidRDefault="00000000">
            <w:pPr>
              <w:jc w:val="center"/>
            </w:pPr>
            <w:r>
              <w:rPr>
                <w:b/>
                <w:bCs/>
                <w:color w:val="4472C4"/>
                <w:sz w:val="17"/>
                <w:szCs w:val="17"/>
              </w:rPr>
              <w:t>POST</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CC615C" w14:textId="77777777" w:rsidR="00C34357" w:rsidRDefault="00000000">
            <w:r>
              <w:rPr>
                <w:color w:val="000000"/>
                <w:sz w:val="16"/>
                <w:szCs w:val="16"/>
              </w:rPr>
              <w:t>/api/v1/callback/ack</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BFFD2F" w14:textId="77777777" w:rsidR="00C34357" w:rsidRDefault="00000000">
            <w:r>
              <w:rPr>
                <w:color w:val="000000"/>
                <w:sz w:val="17"/>
                <w:szCs w:val="17"/>
              </w:rPr>
              <w:t>ACK de recepción de callback por SN</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60CA2B" w14:textId="77777777" w:rsidR="00C34357" w:rsidRDefault="00000000">
            <w:r>
              <w:rPr>
                <w:color w:val="000000"/>
                <w:sz w:val="17"/>
                <w:szCs w:val="17"/>
              </w:rPr>
              <w:t>200 OK</w:t>
            </w:r>
          </w:p>
        </w:tc>
        <w:tc>
          <w:tcPr>
            <w:tcW w:w="1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38A225" w14:textId="77777777" w:rsidR="00C34357" w:rsidRDefault="00000000">
            <w:pPr>
              <w:jc w:val="center"/>
            </w:pPr>
            <w:r>
              <w:rPr>
                <w:color w:val="000000"/>
                <w:sz w:val="17"/>
                <w:szCs w:val="17"/>
              </w:rPr>
              <w:t>S9.8</w:t>
            </w:r>
          </w:p>
        </w:tc>
      </w:tr>
    </w:tbl>
    <w:p w14:paraId="64E6671B" w14:textId="77777777" w:rsidR="00C34357" w:rsidRDefault="00000000">
      <w:pPr>
        <w:spacing w:after="160"/>
        <w:jc w:val="both"/>
      </w:pPr>
      <w:r>
        <w:t>El archivo YAML se genera durante la Fase 1 del proyecto y se mantiene actualizado en el repositorio Git. La versión definitiva se entrega como parte de los artefactos de cierre del proyecto.</w:t>
      </w:r>
    </w:p>
    <w:p w14:paraId="760E6028" w14:textId="77777777" w:rsidR="00C34357" w:rsidRDefault="00000000">
      <w:r>
        <w:br w:type="page"/>
      </w:r>
    </w:p>
    <w:p w14:paraId="208BC735" w14:textId="77777777" w:rsidR="00C34357" w:rsidRPr="005D78BF" w:rsidRDefault="00000000">
      <w:pPr>
        <w:pStyle w:val="Ttulo2"/>
        <w:rPr>
          <w:lang w:val="en-US"/>
        </w:rPr>
      </w:pPr>
      <w:bookmarkStart w:id="335" w:name="_Toc226042096"/>
      <w:r>
        <w:rPr>
          <w:lang w:val="en-US"/>
        </w:rPr>
        <w:lastRenderedPageBreak/>
        <w:t>Anexo B — DDL PostgreSQL (Schema komands)</w:t>
      </w:r>
      <w:bookmarkEnd w:id="335"/>
    </w:p>
    <w:p w14:paraId="2D660CA7" w14:textId="77777777" w:rsidR="00C34357" w:rsidRDefault="00000000">
      <w:pPr>
        <w:spacing w:after="160"/>
        <w:jc w:val="both"/>
      </w:pPr>
      <w:r>
        <w:rPr>
          <w:b/>
          <w:bCs/>
        </w:rPr>
        <w:t xml:space="preserve">Entregable separado: </w:t>
      </w:r>
      <w:r>
        <w:t>komands_schema_ddl.sql</w:t>
      </w:r>
    </w:p>
    <w:p w14:paraId="3F0038B0" w14:textId="77777777" w:rsidR="00C34357" w:rsidRDefault="00000000">
      <w:pPr>
        <w:spacing w:after="160"/>
        <w:jc w:val="both"/>
      </w:pPr>
      <w:r>
        <w:t>El archivo DDL contiene la definición completa del schema de base de datos PostgreSQL 15+ de Komands, incluyendo todas las tablas, índices, restricciones, funciones y triggers documentados en la sección 10 (Modelo de Datos). A continuación se presenta el resumen de las tablas incluidas:</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615"/>
        <w:gridCol w:w="2352"/>
        <w:gridCol w:w="3498"/>
        <w:gridCol w:w="1895"/>
      </w:tblGrid>
      <w:tr w:rsidR="00C34357" w14:paraId="13001D21"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68B7F7F" w14:textId="77777777" w:rsidR="00C34357" w:rsidRDefault="00000000">
            <w:pPr>
              <w:jc w:val="center"/>
            </w:pPr>
            <w:r>
              <w:rPr>
                <w:b/>
                <w:bCs/>
                <w:color w:val="FFFFFF"/>
                <w:sz w:val="18"/>
                <w:szCs w:val="18"/>
              </w:rPr>
              <w:t>Tabla</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30A6F086" w14:textId="77777777" w:rsidR="00C34357" w:rsidRDefault="00000000">
            <w:pPr>
              <w:jc w:val="center"/>
            </w:pPr>
            <w:r>
              <w:rPr>
                <w:b/>
                <w:bCs/>
                <w:color w:val="FFFFFF"/>
                <w:sz w:val="18"/>
                <w:szCs w:val="18"/>
              </w:rPr>
              <w:t>Descripción</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F65FFCD" w14:textId="77777777" w:rsidR="00C34357" w:rsidRDefault="00000000">
            <w:pPr>
              <w:jc w:val="center"/>
            </w:pPr>
            <w:r>
              <w:rPr>
                <w:b/>
                <w:bCs/>
                <w:color w:val="FFFFFF"/>
                <w:sz w:val="18"/>
                <w:szCs w:val="18"/>
              </w:rPr>
              <w:t>Columnas principales</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7131B03" w14:textId="77777777" w:rsidR="00C34357" w:rsidRDefault="00000000">
            <w:pPr>
              <w:jc w:val="center"/>
            </w:pPr>
            <w:r>
              <w:rPr>
                <w:b/>
                <w:bCs/>
                <w:color w:val="FFFFFF"/>
                <w:sz w:val="18"/>
                <w:szCs w:val="18"/>
              </w:rPr>
              <w:t>Ref. HLD</w:t>
            </w:r>
          </w:p>
        </w:tc>
      </w:tr>
      <w:tr w:rsidR="00C34357" w14:paraId="7920C6D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6A4911" w14:textId="77777777" w:rsidR="00C34357" w:rsidRDefault="00000000">
            <w:r>
              <w:rPr>
                <w:b/>
                <w:bCs/>
                <w:color w:val="4472C4"/>
                <w:sz w:val="17"/>
                <w:szCs w:val="17"/>
              </w:rPr>
              <w:t>olt_inventory</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81CEFE" w14:textId="77777777" w:rsidR="00C34357" w:rsidRDefault="00000000">
            <w:r>
              <w:rPr>
                <w:color w:val="000000"/>
                <w:sz w:val="17"/>
                <w:szCs w:val="17"/>
              </w:rPr>
              <w:t>Inventario de OLTs sincronizado desde CMDB</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EEBA7F" w14:textId="77777777" w:rsidR="00C34357" w:rsidRPr="005D78BF" w:rsidRDefault="00000000">
            <w:pPr>
              <w:rPr>
                <w:lang w:val="en-US"/>
              </w:rPr>
            </w:pPr>
            <w:r>
              <w:rPr>
                <w:color w:val="000000"/>
                <w:sz w:val="16"/>
                <w:szCs w:val="16"/>
                <w:lang w:val="en-US"/>
              </w:rPr>
              <w:t>ip, vendor, model, technology, location, status</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7553E8" w14:textId="77777777" w:rsidR="00C34357" w:rsidRDefault="00000000">
            <w:pPr>
              <w:jc w:val="center"/>
            </w:pPr>
            <w:r>
              <w:rPr>
                <w:color w:val="000000"/>
                <w:sz w:val="17"/>
                <w:szCs w:val="17"/>
              </w:rPr>
              <w:t>S10.1</w:t>
            </w:r>
          </w:p>
        </w:tc>
      </w:tr>
      <w:tr w:rsidR="00C34357" w14:paraId="5E49F3A5"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97924F5" w14:textId="77777777" w:rsidR="00C34357" w:rsidRDefault="00000000">
            <w:r>
              <w:rPr>
                <w:b/>
                <w:bCs/>
                <w:color w:val="4472C4"/>
                <w:sz w:val="17"/>
                <w:szCs w:val="17"/>
              </w:rPr>
              <w:t>ssh_credential</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78BB8C6" w14:textId="77777777" w:rsidR="00C34357" w:rsidRDefault="00000000">
            <w:r>
              <w:rPr>
                <w:color w:val="000000"/>
                <w:sz w:val="17"/>
                <w:szCs w:val="17"/>
              </w:rPr>
              <w:t>Credenciales SSH cifradas (AES-256/Fernet)</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63C61D2" w14:textId="77777777" w:rsidR="00C34357" w:rsidRPr="005D78BF" w:rsidRDefault="00000000">
            <w:pPr>
              <w:rPr>
                <w:lang w:val="en-US"/>
              </w:rPr>
            </w:pPr>
            <w:r>
              <w:rPr>
                <w:color w:val="000000"/>
                <w:sz w:val="16"/>
                <w:szCs w:val="16"/>
                <w:lang w:val="en-US"/>
              </w:rPr>
              <w:t>olt_id FK, username, encrypted_password</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815941" w14:textId="77777777" w:rsidR="00C34357" w:rsidRDefault="00000000">
            <w:pPr>
              <w:jc w:val="center"/>
            </w:pPr>
            <w:r>
              <w:rPr>
                <w:color w:val="000000"/>
                <w:sz w:val="17"/>
                <w:szCs w:val="17"/>
              </w:rPr>
              <w:t>S10.2</w:t>
            </w:r>
          </w:p>
        </w:tc>
      </w:tr>
      <w:tr w:rsidR="00C34357" w14:paraId="42A2237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14E365" w14:textId="77777777" w:rsidR="00C34357" w:rsidRDefault="00000000">
            <w:r>
              <w:rPr>
                <w:b/>
                <w:bCs/>
                <w:color w:val="4472C4"/>
                <w:sz w:val="17"/>
                <w:szCs w:val="17"/>
              </w:rPr>
              <w:t>cli_template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648D74" w14:textId="77777777" w:rsidR="00C34357" w:rsidRDefault="00000000">
            <w:r>
              <w:rPr>
                <w:color w:val="000000"/>
                <w:sz w:val="17"/>
                <w:szCs w:val="17"/>
              </w:rPr>
              <w:t>Templates de comandos CLI por vendor/operación</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938D54" w14:textId="77777777" w:rsidR="00C34357" w:rsidRPr="005D78BF" w:rsidRDefault="00000000">
            <w:pPr>
              <w:rPr>
                <w:lang w:val="en-US"/>
              </w:rPr>
            </w:pPr>
            <w:r>
              <w:rPr>
                <w:color w:val="000000"/>
                <w:sz w:val="16"/>
                <w:szCs w:val="16"/>
                <w:lang w:val="en-US"/>
              </w:rPr>
              <w:t>vendor, operation, product, technology, steps JSONB</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A1C8D2" w14:textId="77777777" w:rsidR="00C34357" w:rsidRDefault="00000000">
            <w:pPr>
              <w:jc w:val="center"/>
            </w:pPr>
            <w:r>
              <w:rPr>
                <w:color w:val="000000"/>
                <w:sz w:val="17"/>
                <w:szCs w:val="17"/>
              </w:rPr>
              <w:t>S10.3</w:t>
            </w:r>
          </w:p>
        </w:tc>
      </w:tr>
      <w:tr w:rsidR="00C34357" w14:paraId="078FDD49"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384E58" w14:textId="77777777" w:rsidR="00C34357" w:rsidRDefault="00000000">
            <w:r>
              <w:rPr>
                <w:b/>
                <w:bCs/>
                <w:color w:val="4472C4"/>
                <w:sz w:val="17"/>
                <w:szCs w:val="17"/>
              </w:rPr>
              <w:t>speed_profile</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22814D" w14:textId="77777777" w:rsidR="00C34357" w:rsidRDefault="00000000">
            <w:r>
              <w:rPr>
                <w:color w:val="000000"/>
                <w:sz w:val="17"/>
                <w:szCs w:val="17"/>
              </w:rPr>
              <w:t>Perfiles de velocidad por VNO/grupo comercial</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C7400F" w14:textId="77777777" w:rsidR="00C34357" w:rsidRPr="005D78BF" w:rsidRDefault="00000000">
            <w:pPr>
              <w:rPr>
                <w:lang w:val="en-US"/>
              </w:rPr>
            </w:pPr>
            <w:r>
              <w:rPr>
                <w:color w:val="000000"/>
                <w:sz w:val="16"/>
                <w:szCs w:val="16"/>
                <w:lang w:val="en-US"/>
              </w:rPr>
              <w:t>vno, product_group, cir, pir, bw_assured, bw_be</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F17E86" w14:textId="77777777" w:rsidR="00C34357" w:rsidRDefault="00000000">
            <w:pPr>
              <w:jc w:val="center"/>
            </w:pPr>
            <w:r>
              <w:rPr>
                <w:color w:val="000000"/>
                <w:sz w:val="17"/>
                <w:szCs w:val="17"/>
              </w:rPr>
              <w:t>S10.4</w:t>
            </w:r>
          </w:p>
        </w:tc>
      </w:tr>
      <w:tr w:rsidR="00C34357" w14:paraId="3D4FA47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528DDB6" w14:textId="77777777" w:rsidR="00C34357" w:rsidRDefault="00000000">
            <w:r>
              <w:rPr>
                <w:b/>
                <w:bCs/>
                <w:color w:val="4472C4"/>
                <w:sz w:val="17"/>
                <w:szCs w:val="17"/>
              </w:rPr>
              <w:t>feature_flag</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CE5EB0" w14:textId="77777777" w:rsidR="00C34357" w:rsidRPr="005D78BF" w:rsidRDefault="00000000">
            <w:pPr>
              <w:rPr>
                <w:lang w:val="en-US"/>
              </w:rPr>
            </w:pPr>
            <w:r>
              <w:rPr>
                <w:color w:val="000000"/>
                <w:sz w:val="17"/>
                <w:szCs w:val="17"/>
                <w:lang w:val="en-US"/>
              </w:rPr>
              <w:t>Feature Flags multi-dimensional (ServiceNow)</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138265" w14:textId="77777777" w:rsidR="00C34357" w:rsidRPr="005D78BF" w:rsidRDefault="00000000">
            <w:pPr>
              <w:rPr>
                <w:lang w:val="en-US"/>
              </w:rPr>
            </w:pPr>
            <w:r>
              <w:rPr>
                <w:color w:val="000000"/>
                <w:sz w:val="16"/>
                <w:szCs w:val="16"/>
                <w:lang w:val="en-US"/>
              </w:rPr>
              <w:t>vno, product, technology, operation, target (KOMANDS/BP)</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7E2B4C" w14:textId="77777777" w:rsidR="00C34357" w:rsidRDefault="00000000">
            <w:pPr>
              <w:jc w:val="center"/>
            </w:pPr>
            <w:r>
              <w:rPr>
                <w:color w:val="000000"/>
                <w:sz w:val="17"/>
                <w:szCs w:val="17"/>
              </w:rPr>
              <w:t>S10.5</w:t>
            </w:r>
          </w:p>
        </w:tc>
      </w:tr>
      <w:tr w:rsidR="00C34357" w14:paraId="0178729D"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65BA0F" w14:textId="77777777" w:rsidR="00C34357" w:rsidRDefault="00000000">
            <w:r>
              <w:rPr>
                <w:b/>
                <w:bCs/>
                <w:color w:val="4472C4"/>
                <w:sz w:val="17"/>
                <w:szCs w:val="17"/>
              </w:rPr>
              <w:t>transactions</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09FA4D8" w14:textId="77777777" w:rsidR="00C34357" w:rsidRDefault="00000000">
            <w:r>
              <w:rPr>
                <w:color w:val="000000"/>
                <w:sz w:val="17"/>
                <w:szCs w:val="17"/>
              </w:rPr>
              <w:t>Transacciones de provisión (tabla principal)</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783D2AD" w14:textId="77777777" w:rsidR="00C34357" w:rsidRPr="005D78BF" w:rsidRDefault="00000000">
            <w:pPr>
              <w:rPr>
                <w:lang w:val="en-US"/>
              </w:rPr>
            </w:pPr>
            <w:r>
              <w:rPr>
                <w:color w:val="000000"/>
                <w:sz w:val="16"/>
                <w:szCs w:val="16"/>
                <w:lang w:val="en-US"/>
              </w:rPr>
              <w:t>uuid PK, operation, vno, olt_id, status, payloads JSONB</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7361961" w14:textId="77777777" w:rsidR="00C34357" w:rsidRDefault="00000000">
            <w:pPr>
              <w:jc w:val="center"/>
            </w:pPr>
            <w:r>
              <w:rPr>
                <w:color w:val="000000"/>
                <w:sz w:val="17"/>
                <w:szCs w:val="17"/>
              </w:rPr>
              <w:t>S10.6</w:t>
            </w:r>
          </w:p>
        </w:tc>
      </w:tr>
      <w:tr w:rsidR="00C34357" w14:paraId="56D898D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4D19262" w14:textId="77777777" w:rsidR="00C34357" w:rsidRDefault="00000000">
            <w:r>
              <w:rPr>
                <w:b/>
                <w:bCs/>
                <w:color w:val="4472C4"/>
                <w:sz w:val="17"/>
                <w:szCs w:val="17"/>
              </w:rPr>
              <w:t>transaction_steps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E9668F" w14:textId="77777777" w:rsidR="00C34357" w:rsidRDefault="00000000">
            <w:r>
              <w:rPr>
                <w:color w:val="000000"/>
                <w:sz w:val="17"/>
                <w:szCs w:val="17"/>
              </w:rPr>
              <w:t>Pasos individuales por transacción</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31060AF" w14:textId="77777777" w:rsidR="00C34357" w:rsidRPr="005D78BF" w:rsidRDefault="00000000">
            <w:pPr>
              <w:rPr>
                <w:lang w:val="en-US"/>
              </w:rPr>
            </w:pPr>
            <w:r>
              <w:rPr>
                <w:color w:val="000000"/>
                <w:sz w:val="16"/>
                <w:szCs w:val="16"/>
                <w:lang w:val="en-US"/>
              </w:rPr>
              <w:t>tx_uuid FK, step_order, command, response, duration_ms</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5A0758" w14:textId="77777777" w:rsidR="00C34357" w:rsidRDefault="00000000">
            <w:pPr>
              <w:jc w:val="center"/>
            </w:pPr>
            <w:r>
              <w:rPr>
                <w:color w:val="000000"/>
                <w:sz w:val="17"/>
                <w:szCs w:val="17"/>
              </w:rPr>
              <w:t>S10.7</w:t>
            </w:r>
          </w:p>
        </w:tc>
      </w:tr>
      <w:tr w:rsidR="00C34357" w14:paraId="4A69D99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6CD3E3" w14:textId="77777777" w:rsidR="00C34357" w:rsidRDefault="00000000">
            <w:r>
              <w:rPr>
                <w:b/>
                <w:bCs/>
                <w:color w:val="4472C4"/>
                <w:sz w:val="17"/>
                <w:szCs w:val="17"/>
              </w:rPr>
              <w:t>callback_log</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0098C7F" w14:textId="77777777" w:rsidR="00C34357" w:rsidRDefault="00000000">
            <w:r>
              <w:rPr>
                <w:color w:val="000000"/>
                <w:sz w:val="17"/>
                <w:szCs w:val="17"/>
              </w:rPr>
              <w:t>Registro de callbacks enviados a Axway/SN</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95FC698" w14:textId="77777777" w:rsidR="00C34357" w:rsidRPr="005D78BF" w:rsidRDefault="00000000">
            <w:pPr>
              <w:rPr>
                <w:lang w:val="en-US"/>
              </w:rPr>
            </w:pPr>
            <w:r>
              <w:rPr>
                <w:color w:val="000000"/>
                <w:sz w:val="16"/>
                <w:szCs w:val="16"/>
                <w:lang w:val="en-US"/>
              </w:rPr>
              <w:t>tx_uuid FK, attempt, http_status, response_body</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52829E" w14:textId="77777777" w:rsidR="00C34357" w:rsidRDefault="00000000">
            <w:pPr>
              <w:jc w:val="center"/>
            </w:pPr>
            <w:r>
              <w:rPr>
                <w:color w:val="000000"/>
                <w:sz w:val="17"/>
                <w:szCs w:val="17"/>
              </w:rPr>
              <w:t>S10.8</w:t>
            </w:r>
          </w:p>
        </w:tc>
      </w:tr>
      <w:tr w:rsidR="00C34357" w14:paraId="2975971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CD48CD" w14:textId="77777777" w:rsidR="00C34357" w:rsidRDefault="00000000">
            <w:r>
              <w:rPr>
                <w:b/>
                <w:bCs/>
                <w:color w:val="4472C4"/>
                <w:sz w:val="17"/>
                <w:szCs w:val="17"/>
              </w:rPr>
              <w:t>audit_log</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6EBD3C" w14:textId="77777777" w:rsidR="00C34357" w:rsidRDefault="00000000">
            <w:r>
              <w:rPr>
                <w:color w:val="000000"/>
                <w:sz w:val="17"/>
                <w:szCs w:val="17"/>
              </w:rPr>
              <w:t>Log de auditoría inmutable (365 días)</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A5E7BB1" w14:textId="77777777" w:rsidR="00C34357" w:rsidRPr="005D78BF" w:rsidRDefault="00000000">
            <w:pPr>
              <w:rPr>
                <w:lang w:val="en-US"/>
              </w:rPr>
            </w:pPr>
            <w:r>
              <w:rPr>
                <w:color w:val="000000"/>
                <w:sz w:val="16"/>
                <w:szCs w:val="16"/>
                <w:lang w:val="en-US"/>
              </w:rPr>
              <w:t>user, action, entity, detail JSONB, ip, timestamp</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5BC076C" w14:textId="77777777" w:rsidR="00C34357" w:rsidRDefault="00000000">
            <w:pPr>
              <w:jc w:val="center"/>
            </w:pPr>
            <w:r>
              <w:rPr>
                <w:color w:val="000000"/>
                <w:sz w:val="17"/>
                <w:szCs w:val="17"/>
              </w:rPr>
              <w:t>S10.9</w:t>
            </w:r>
          </w:p>
        </w:tc>
      </w:tr>
      <w:tr w:rsidR="00C34357" w14:paraId="5FD872ED"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316967" w14:textId="77777777" w:rsidR="00C34357" w:rsidRDefault="00000000">
            <w:r>
              <w:rPr>
                <w:b/>
                <w:bCs/>
                <w:color w:val="4472C4"/>
                <w:sz w:val="17"/>
                <w:szCs w:val="17"/>
              </w:rPr>
              <w:t>app_user</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A5626B" w14:textId="77777777" w:rsidR="00C34357" w:rsidRDefault="00000000">
            <w:r>
              <w:rPr>
                <w:color w:val="000000"/>
                <w:sz w:val="17"/>
                <w:szCs w:val="17"/>
              </w:rPr>
              <w:t>Usuarios del Portal Web (bcrypt passwords)</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BD8014" w14:textId="77777777" w:rsidR="00C34357" w:rsidRPr="005D78BF" w:rsidRDefault="00000000">
            <w:pPr>
              <w:rPr>
                <w:lang w:val="en-US"/>
              </w:rPr>
            </w:pPr>
            <w:r>
              <w:rPr>
                <w:color w:val="000000"/>
                <w:sz w:val="16"/>
                <w:szCs w:val="16"/>
                <w:lang w:val="en-US"/>
              </w:rPr>
              <w:t>username, password_hash, role, totp_secret, status</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4E77DF9" w14:textId="77777777" w:rsidR="00C34357" w:rsidRDefault="00000000">
            <w:pPr>
              <w:jc w:val="center"/>
            </w:pPr>
            <w:r>
              <w:rPr>
                <w:color w:val="000000"/>
                <w:sz w:val="17"/>
                <w:szCs w:val="17"/>
              </w:rPr>
              <w:t>S10.10</w:t>
            </w:r>
          </w:p>
        </w:tc>
      </w:tr>
      <w:tr w:rsidR="00C34357" w14:paraId="621F3AC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BDD427" w14:textId="77777777" w:rsidR="00C34357" w:rsidRDefault="00000000">
            <w:r>
              <w:rPr>
                <w:b/>
                <w:bCs/>
                <w:color w:val="4472C4"/>
                <w:sz w:val="17"/>
                <w:szCs w:val="17"/>
              </w:rPr>
              <w:t>app_role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809EC7" w14:textId="77777777" w:rsidR="00C34357" w:rsidRDefault="00000000">
            <w:r>
              <w:rPr>
                <w:color w:val="000000"/>
                <w:sz w:val="17"/>
                <w:szCs w:val="17"/>
              </w:rPr>
              <w:t>Roles y permisos RBAC (16 permisos)</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58247D" w14:textId="77777777" w:rsidR="00C34357" w:rsidRDefault="00000000">
            <w:r>
              <w:rPr>
                <w:color w:val="000000"/>
                <w:sz w:val="16"/>
                <w:szCs w:val="16"/>
              </w:rPr>
              <w:t>role_name, permissions JSONB</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37CB458" w14:textId="77777777" w:rsidR="00C34357" w:rsidRDefault="00000000">
            <w:pPr>
              <w:jc w:val="center"/>
            </w:pPr>
            <w:r>
              <w:rPr>
                <w:color w:val="000000"/>
                <w:sz w:val="17"/>
                <w:szCs w:val="17"/>
              </w:rPr>
              <w:t>S10.11</w:t>
            </w:r>
          </w:p>
        </w:tc>
      </w:tr>
      <w:tr w:rsidR="00C34357" w14:paraId="62C2A65A"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1EE7F1" w14:textId="77777777" w:rsidR="00C34357" w:rsidRDefault="00000000">
            <w:r>
              <w:rPr>
                <w:b/>
                <w:bCs/>
                <w:color w:val="4472C4"/>
                <w:sz w:val="17"/>
                <w:szCs w:val="17"/>
              </w:rPr>
              <w:t>vno_config</w:t>
            </w:r>
          </w:p>
        </w:tc>
        <w:tc>
          <w:tcPr>
            <w:tcW w:w="2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3B4E7DC" w14:textId="77777777" w:rsidR="00C34357" w:rsidRDefault="00000000">
            <w:r>
              <w:rPr>
                <w:color w:val="000000"/>
                <w:sz w:val="17"/>
                <w:szCs w:val="17"/>
              </w:rPr>
              <w:t>Configuración por VNO (gemports, queues, VLANs)</w:t>
            </w:r>
          </w:p>
        </w:tc>
        <w:tc>
          <w:tcPr>
            <w:tcW w:w="3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E2FBE8F" w14:textId="77777777" w:rsidR="00C34357" w:rsidRDefault="00000000">
            <w:r>
              <w:rPr>
                <w:color w:val="000000"/>
                <w:sz w:val="16"/>
                <w:szCs w:val="16"/>
              </w:rPr>
              <w:t>vno_code, vendor, config JSONB</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8AE5368" w14:textId="77777777" w:rsidR="00C34357" w:rsidRDefault="00000000">
            <w:pPr>
              <w:jc w:val="center"/>
            </w:pPr>
            <w:r>
              <w:rPr>
                <w:color w:val="000000"/>
                <w:sz w:val="17"/>
                <w:szCs w:val="17"/>
              </w:rPr>
              <w:t>S10.12</w:t>
            </w:r>
          </w:p>
        </w:tc>
      </w:tr>
    </w:tbl>
    <w:p w14:paraId="6074C846" w14:textId="77777777" w:rsidR="00C34357" w:rsidRDefault="00000000">
      <w:pPr>
        <w:spacing w:after="160"/>
        <w:jc w:val="both"/>
      </w:pPr>
      <w:r>
        <w:t>El DDL incluye además: función fn_cleanup_old_records() para limpieza automática (pg_cron 03:00 UTC), índices para consultas frecuentes (uuid, olt_id, vno, status, created_at), y restricciones de integridad referencial entre tablas.</w:t>
      </w:r>
    </w:p>
    <w:p w14:paraId="7B340FC0" w14:textId="77777777" w:rsidR="00C34357" w:rsidRDefault="00000000">
      <w:r>
        <w:br w:type="page"/>
      </w:r>
    </w:p>
    <w:p w14:paraId="174D2F4A" w14:textId="77777777" w:rsidR="00C34357" w:rsidRDefault="00000000">
      <w:pPr>
        <w:pStyle w:val="Ttulo2"/>
      </w:pPr>
      <w:bookmarkStart w:id="336" w:name="_Toc226042097"/>
      <w:r>
        <w:lastRenderedPageBreak/>
        <w:t>Anexo C — Diagrama E-R completo</w:t>
      </w:r>
      <w:bookmarkEnd w:id="336"/>
    </w:p>
    <w:p w14:paraId="071BEB26" w14:textId="77777777" w:rsidR="00C34357" w:rsidRDefault="00000000">
      <w:pPr>
        <w:spacing w:after="160"/>
        <w:jc w:val="both"/>
      </w:pPr>
      <w:r>
        <w:rPr>
          <w:b/>
          <w:bCs/>
        </w:rPr>
        <w:t xml:space="preserve">Entregable separado: </w:t>
      </w:r>
      <w:r>
        <w:t>Komands_ERD_v2_unified.drawio + Komands_ERD_v2.png</w:t>
      </w:r>
    </w:p>
    <w:p w14:paraId="5518CC4C" w14:textId="77777777" w:rsidR="00C34357" w:rsidRDefault="00000000">
      <w:pPr>
        <w:spacing w:after="160"/>
        <w:jc w:val="both"/>
      </w:pPr>
      <w:r>
        <w:t>El diagrama Entidad-Relación completo del schema komands está disponible en formato draw.io (editable) y PNG (referencia visual). El diagrama muestra las 12 tablas del schema con sus columnas, tipos de datos, claves primarias, claves foráneas y cardinalidades. Las relaciones principales son:</w:t>
      </w:r>
    </w:p>
    <w:p w14:paraId="336261FE" w14:textId="77777777" w:rsidR="00C34357" w:rsidRDefault="00000000">
      <w:pPr>
        <w:pStyle w:val="Prrafodelista"/>
        <w:spacing w:after="80"/>
        <w:ind w:left="720" w:hanging="360"/>
      </w:pPr>
      <w:r>
        <w:t>• olt_inventory (1) → (N) ssh_credential — Una OLT tiene una credencial SSH.</w:t>
      </w:r>
    </w:p>
    <w:p w14:paraId="605613B4" w14:textId="77777777" w:rsidR="00C34357" w:rsidRDefault="00000000">
      <w:pPr>
        <w:pStyle w:val="Prrafodelista"/>
        <w:spacing w:after="80"/>
        <w:ind w:left="720" w:hanging="360"/>
      </w:pPr>
      <w:r>
        <w:t>• olt_inventory (1) → (N) transactions — Una OLT puede tener múltiples transacciones.</w:t>
      </w:r>
    </w:p>
    <w:p w14:paraId="613ED6B3" w14:textId="77777777" w:rsidR="00C34357" w:rsidRDefault="00000000">
      <w:pPr>
        <w:pStyle w:val="Prrafodelista"/>
        <w:spacing w:after="80"/>
        <w:ind w:left="720" w:hanging="360"/>
      </w:pPr>
      <w:r>
        <w:t>• transactions (1) → (N) transaction_steps — Una transacción tiene múltiples pasos CLI.</w:t>
      </w:r>
    </w:p>
    <w:p w14:paraId="42BF89F6" w14:textId="77777777" w:rsidR="00C34357" w:rsidRDefault="00000000">
      <w:pPr>
        <w:pStyle w:val="Prrafodelista"/>
        <w:spacing w:after="80"/>
        <w:ind w:left="720" w:hanging="360"/>
      </w:pPr>
      <w:r>
        <w:t>• transactions (1) → (N) callback_log — Una transacción puede tener múltiples intentos de callback.</w:t>
      </w:r>
    </w:p>
    <w:p w14:paraId="491C82A6" w14:textId="77777777" w:rsidR="00C34357" w:rsidRDefault="00000000">
      <w:pPr>
        <w:pStyle w:val="Prrafodelista"/>
        <w:spacing w:after="80"/>
        <w:ind w:left="720" w:hanging="360"/>
      </w:pPr>
      <w:r>
        <w:t>• cli_template (1) → (N) transactions — Un template se referencia en múltiples transacciones.</w:t>
      </w:r>
    </w:p>
    <w:p w14:paraId="65CD03CD" w14:textId="77777777" w:rsidR="00C34357" w:rsidRDefault="00000000">
      <w:pPr>
        <w:pStyle w:val="Prrafodelista"/>
        <w:spacing w:after="80"/>
        <w:ind w:left="720" w:hanging="360"/>
      </w:pPr>
      <w:r>
        <w:t>• app_user (N) → (1) app_role — Cada usuario tiene un rol asignado.</w:t>
      </w:r>
    </w:p>
    <w:p w14:paraId="0517C617" w14:textId="77777777" w:rsidR="00C34357" w:rsidRDefault="00000000">
      <w:r>
        <w:br w:type="page"/>
      </w:r>
    </w:p>
    <w:p w14:paraId="7C170212" w14:textId="77777777" w:rsidR="00C34357" w:rsidRDefault="00000000">
      <w:pPr>
        <w:pStyle w:val="Ttulo2"/>
      </w:pPr>
      <w:bookmarkStart w:id="337" w:name="_Toc226042098"/>
      <w:r>
        <w:lastRenderedPageBreak/>
        <w:t>Anexo D — Manifiestos Kubernetes (YAML)</w:t>
      </w:r>
      <w:bookmarkEnd w:id="337"/>
    </w:p>
    <w:p w14:paraId="19B762B4" w14:textId="77777777" w:rsidR="00C34357" w:rsidRDefault="00000000">
      <w:pPr>
        <w:spacing w:after="160"/>
        <w:jc w:val="both"/>
      </w:pPr>
      <w:r>
        <w:rPr>
          <w:b/>
          <w:bCs/>
        </w:rPr>
        <w:t xml:space="preserve">Entregable separado: </w:t>
      </w:r>
      <w:r>
        <w:t>k8s/ (directorio con manifiestos YAML)</w:t>
      </w:r>
    </w:p>
    <w:p w14:paraId="2B52581A" w14:textId="77777777" w:rsidR="00C34357" w:rsidRDefault="00000000">
      <w:pPr>
        <w:spacing w:after="160"/>
        <w:jc w:val="both"/>
      </w:pPr>
      <w:r>
        <w:t>Los manifiestos de Kubernetes definen la configuración declarativa de todos los componentes de Komands en el cluster. El directorio k8s/ contiene los siguientes archivos organizados por componente:</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3500"/>
        <w:gridCol w:w="5860"/>
      </w:tblGrid>
      <w:tr w:rsidR="00C34357" w14:paraId="3DB01C93" w14:textId="77777777">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10AA694" w14:textId="77777777" w:rsidR="00C34357" w:rsidRDefault="00000000">
            <w:pPr>
              <w:jc w:val="center"/>
            </w:pPr>
            <w:r>
              <w:rPr>
                <w:b/>
                <w:bCs/>
                <w:color w:val="FFFFFF"/>
                <w:sz w:val="18"/>
                <w:szCs w:val="18"/>
              </w:rPr>
              <w:t>Archivo</w:t>
            </w:r>
          </w:p>
        </w:tc>
        <w:tc>
          <w:tcPr>
            <w:tcW w:w="58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0A53A08" w14:textId="77777777" w:rsidR="00C34357" w:rsidRDefault="00000000">
            <w:pPr>
              <w:jc w:val="center"/>
            </w:pPr>
            <w:r>
              <w:rPr>
                <w:b/>
                <w:bCs/>
                <w:color w:val="FFFFFF"/>
                <w:sz w:val="18"/>
                <w:szCs w:val="18"/>
              </w:rPr>
              <w:t>Contenido</w:t>
            </w:r>
          </w:p>
        </w:tc>
      </w:tr>
      <w:tr w:rsidR="00C34357" w:rsidRPr="00CB3C92" w14:paraId="0E6AF774"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44FAD0" w14:textId="77777777" w:rsidR="00C34357" w:rsidRDefault="00000000">
            <w:r>
              <w:rPr>
                <w:color w:val="4472C4"/>
                <w:sz w:val="16"/>
                <w:szCs w:val="16"/>
              </w:rPr>
              <w:t>namespace.yaml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56B502" w14:textId="77777777" w:rsidR="00C34357" w:rsidRPr="005D78BF" w:rsidRDefault="00000000">
            <w:pPr>
              <w:rPr>
                <w:lang w:val="en-US"/>
              </w:rPr>
            </w:pPr>
            <w:r>
              <w:rPr>
                <w:color w:val="000000"/>
                <w:sz w:val="17"/>
                <w:szCs w:val="17"/>
                <w:lang w:val="en-US"/>
              </w:rPr>
              <w:t>Namespace komands-prod / komands-qa / komands-dev</w:t>
            </w:r>
          </w:p>
        </w:tc>
      </w:tr>
      <w:tr w:rsidR="00C34357" w:rsidRPr="00CB3C92" w14:paraId="7528DE4E"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A3DC02" w14:textId="77777777" w:rsidR="00C34357" w:rsidRDefault="00000000">
            <w:r>
              <w:rPr>
                <w:color w:val="4472C4"/>
                <w:sz w:val="16"/>
                <w:szCs w:val="16"/>
              </w:rPr>
              <w:t>api-gateway/deployment.yaml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3BFB6B" w14:textId="77777777" w:rsidR="00C34357" w:rsidRPr="005D78BF" w:rsidRDefault="00000000">
            <w:pPr>
              <w:rPr>
                <w:lang w:val="en-US"/>
              </w:rPr>
            </w:pPr>
            <w:r>
              <w:rPr>
                <w:color w:val="000000"/>
                <w:sz w:val="17"/>
                <w:szCs w:val="17"/>
                <w:lang w:val="en-US"/>
              </w:rPr>
              <w:t>Deployment API Gateway: 2 réplicas, resources, liveness/readiness probes</w:t>
            </w:r>
          </w:p>
        </w:tc>
      </w:tr>
      <w:tr w:rsidR="00C34357" w14:paraId="020E8525"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E55D82" w14:textId="77777777" w:rsidR="00C34357" w:rsidRDefault="00000000">
            <w:r>
              <w:rPr>
                <w:color w:val="4472C4"/>
                <w:sz w:val="16"/>
                <w:szCs w:val="16"/>
              </w:rPr>
              <w:t>api-gateway/service.yaml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411D50" w14:textId="77777777" w:rsidR="00C34357" w:rsidRDefault="00000000">
            <w:r>
              <w:rPr>
                <w:color w:val="000000"/>
                <w:sz w:val="17"/>
                <w:szCs w:val="17"/>
              </w:rPr>
              <w:t>ClusterIP Service para API Gateway</w:t>
            </w:r>
          </w:p>
        </w:tc>
      </w:tr>
      <w:tr w:rsidR="00C34357" w:rsidRPr="00CB3C92" w14:paraId="61EE5EE2"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169252" w14:textId="77777777" w:rsidR="00C34357" w:rsidRDefault="00000000">
            <w:r>
              <w:rPr>
                <w:color w:val="4472C4"/>
                <w:sz w:val="16"/>
                <w:szCs w:val="16"/>
              </w:rPr>
              <w:t>api-gateway/hpa.yaml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F7F7E8" w14:textId="77777777" w:rsidR="00C34357" w:rsidRPr="005D78BF" w:rsidRDefault="00000000">
            <w:pPr>
              <w:rPr>
                <w:lang w:val="en-US"/>
              </w:rPr>
            </w:pPr>
            <w:r>
              <w:rPr>
                <w:color w:val="000000"/>
                <w:sz w:val="17"/>
                <w:szCs w:val="17"/>
                <w:lang w:val="en-US"/>
              </w:rPr>
              <w:t>HPA: min 2, max 6, CPU target 70%</w:t>
            </w:r>
          </w:p>
        </w:tc>
      </w:tr>
      <w:tr w:rsidR="00C34357" w:rsidRPr="00CB3C92" w14:paraId="5F1457F3"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BAF3F9" w14:textId="77777777" w:rsidR="00C34357" w:rsidRDefault="00000000">
            <w:r>
              <w:rPr>
                <w:color w:val="4472C4"/>
                <w:sz w:val="16"/>
                <w:szCs w:val="16"/>
              </w:rPr>
              <w:t>orchestrator/deployment.yaml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2E5233" w14:textId="77777777" w:rsidR="00C34357" w:rsidRPr="005D78BF" w:rsidRDefault="00000000">
            <w:pPr>
              <w:rPr>
                <w:lang w:val="en-US"/>
              </w:rPr>
            </w:pPr>
            <w:r>
              <w:rPr>
                <w:color w:val="000000"/>
                <w:sz w:val="17"/>
                <w:szCs w:val="17"/>
                <w:lang w:val="en-US"/>
              </w:rPr>
              <w:t>Deployment Orchestrator: 2 réplicas, env vars, volume mounts</w:t>
            </w:r>
          </w:p>
        </w:tc>
      </w:tr>
      <w:tr w:rsidR="00C34357" w:rsidRPr="00CB3C92" w14:paraId="33DDA981"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7EF4FF" w14:textId="77777777" w:rsidR="00C34357" w:rsidRPr="005D78BF" w:rsidRDefault="00000000">
            <w:pPr>
              <w:rPr>
                <w:lang w:val="en-US"/>
              </w:rPr>
            </w:pPr>
            <w:r>
              <w:rPr>
                <w:color w:val="4472C4"/>
                <w:sz w:val="16"/>
                <w:szCs w:val="16"/>
                <w:lang w:val="en-US"/>
              </w:rPr>
              <w:t>orchestrator/service.yaml + hpa.yaml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89ADCE" w14:textId="77777777" w:rsidR="00C34357" w:rsidRPr="005D78BF" w:rsidRDefault="00000000">
            <w:pPr>
              <w:rPr>
                <w:lang w:val="en-US"/>
              </w:rPr>
            </w:pPr>
            <w:r>
              <w:rPr>
                <w:color w:val="000000"/>
                <w:sz w:val="17"/>
                <w:szCs w:val="17"/>
                <w:lang w:val="en-US"/>
              </w:rPr>
              <w:t>ClusterIP Service + HPA min 2, max 6</w:t>
            </w:r>
          </w:p>
        </w:tc>
      </w:tr>
      <w:tr w:rsidR="00C34357" w14:paraId="39B2DC76"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9BC8265" w14:textId="77777777" w:rsidR="00C34357" w:rsidRPr="005D78BF" w:rsidRDefault="00000000">
            <w:pPr>
              <w:rPr>
                <w:lang w:val="en-US"/>
              </w:rPr>
            </w:pPr>
            <w:r>
              <w:rPr>
                <w:color w:val="4472C4"/>
                <w:sz w:val="16"/>
                <w:szCs w:val="16"/>
                <w:lang w:val="en-US"/>
              </w:rPr>
              <w:t>config-engine/deployment.yaml + service.yaml + hpa.yaml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E32FF0" w14:textId="77777777" w:rsidR="00C34357" w:rsidRDefault="00000000">
            <w:r>
              <w:rPr>
                <w:color w:val="000000"/>
                <w:sz w:val="17"/>
                <w:szCs w:val="17"/>
              </w:rPr>
              <w:t>Config Engine: 2 réplicas, max 6</w:t>
            </w:r>
          </w:p>
        </w:tc>
      </w:tr>
      <w:tr w:rsidR="00C34357" w14:paraId="317A8342"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C05F47" w14:textId="77777777" w:rsidR="00C34357" w:rsidRPr="005D78BF" w:rsidRDefault="00000000">
            <w:pPr>
              <w:rPr>
                <w:lang w:val="en-US"/>
              </w:rPr>
            </w:pPr>
            <w:r>
              <w:rPr>
                <w:color w:val="4472C4"/>
                <w:sz w:val="16"/>
                <w:szCs w:val="16"/>
                <w:lang w:val="en-US"/>
              </w:rPr>
              <w:t>nokia-adapter/deployment.yaml + service.yaml + hpa.yaml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13FA69" w14:textId="77777777" w:rsidR="00C34357" w:rsidRDefault="00000000">
            <w:r>
              <w:rPr>
                <w:color w:val="000000"/>
                <w:sz w:val="17"/>
                <w:szCs w:val="17"/>
              </w:rPr>
              <w:t>Nokia Adapter: 2 réplicas, max 8, CPU 60%</w:t>
            </w:r>
          </w:p>
        </w:tc>
      </w:tr>
      <w:tr w:rsidR="00C34357" w14:paraId="124A9739"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0A5138" w14:textId="77777777" w:rsidR="00C34357" w:rsidRPr="005D78BF" w:rsidRDefault="00000000">
            <w:pPr>
              <w:rPr>
                <w:lang w:val="en-US"/>
              </w:rPr>
            </w:pPr>
            <w:r>
              <w:rPr>
                <w:color w:val="4472C4"/>
                <w:sz w:val="16"/>
                <w:szCs w:val="16"/>
                <w:lang w:val="en-US"/>
              </w:rPr>
              <w:t>huawei-adapter/deployment.yaml + service.yaml + hpa.yaml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DAADCE" w14:textId="77777777" w:rsidR="00C34357" w:rsidRDefault="00000000">
            <w:r>
              <w:rPr>
                <w:color w:val="000000"/>
                <w:sz w:val="17"/>
                <w:szCs w:val="17"/>
              </w:rPr>
              <w:t>Huawei Adapter: 2 réplicas, max 8, CPU 60%</w:t>
            </w:r>
          </w:p>
        </w:tc>
      </w:tr>
      <w:tr w:rsidR="00C34357" w14:paraId="15176AFD"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29821F3" w14:textId="77777777" w:rsidR="00C34357" w:rsidRPr="005D78BF" w:rsidRDefault="00000000">
            <w:pPr>
              <w:rPr>
                <w:lang w:val="en-US"/>
              </w:rPr>
            </w:pPr>
            <w:r>
              <w:rPr>
                <w:color w:val="4472C4"/>
                <w:sz w:val="16"/>
                <w:szCs w:val="16"/>
                <w:lang w:val="en-US"/>
              </w:rPr>
              <w:t>catalog/deployment.yaml + service.yaml + hpa.yaml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15B429E" w14:textId="77777777" w:rsidR="00C34357" w:rsidRDefault="00000000">
            <w:r>
              <w:rPr>
                <w:color w:val="000000"/>
                <w:sz w:val="17"/>
                <w:szCs w:val="17"/>
              </w:rPr>
              <w:t>Catálogo Técnico: 2 réplicas, max 4</w:t>
            </w:r>
          </w:p>
        </w:tc>
      </w:tr>
      <w:tr w:rsidR="00C34357" w14:paraId="2A585D92"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70193E" w14:textId="77777777" w:rsidR="00C34357" w:rsidRPr="005D78BF" w:rsidRDefault="00000000">
            <w:pPr>
              <w:rPr>
                <w:lang w:val="en-US"/>
              </w:rPr>
            </w:pPr>
            <w:r>
              <w:rPr>
                <w:color w:val="4472C4"/>
                <w:sz w:val="16"/>
                <w:szCs w:val="16"/>
                <w:lang w:val="en-US"/>
              </w:rPr>
              <w:t>listener/deployment.yaml + service.yaml + hpa.yaml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85353D" w14:textId="77777777" w:rsidR="00C34357" w:rsidRDefault="00000000">
            <w:r>
              <w:rPr>
                <w:color w:val="000000"/>
                <w:sz w:val="17"/>
                <w:szCs w:val="17"/>
              </w:rPr>
              <w:t>Service Listener: 2 réplicas, max 4</w:t>
            </w:r>
          </w:p>
        </w:tc>
      </w:tr>
      <w:tr w:rsidR="00C34357" w14:paraId="3804B338"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0A7FFC" w14:textId="77777777" w:rsidR="00C34357" w:rsidRPr="005D78BF" w:rsidRDefault="00000000">
            <w:pPr>
              <w:rPr>
                <w:lang w:val="en-US"/>
              </w:rPr>
            </w:pPr>
            <w:r>
              <w:rPr>
                <w:color w:val="4472C4"/>
                <w:sz w:val="16"/>
                <w:szCs w:val="16"/>
                <w:lang w:val="en-US"/>
              </w:rPr>
              <w:t>portal/deployment.yaml + service.yaml + hpa.yaml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CDCA722" w14:textId="77777777" w:rsidR="00C34357" w:rsidRDefault="00000000">
            <w:r>
              <w:rPr>
                <w:color w:val="000000"/>
                <w:sz w:val="17"/>
                <w:szCs w:val="17"/>
              </w:rPr>
              <w:t>Portal Web: 2 réplicas, max 3</w:t>
            </w:r>
          </w:p>
        </w:tc>
      </w:tr>
      <w:tr w:rsidR="00C34357" w14:paraId="1C601B10"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5C4C87" w14:textId="77777777" w:rsidR="00C34357" w:rsidRDefault="00000000">
            <w:r>
              <w:rPr>
                <w:color w:val="4472C4"/>
                <w:sz w:val="16"/>
                <w:szCs w:val="16"/>
              </w:rPr>
              <w:t>configmaps/app-config.yaml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F0A113" w14:textId="77777777" w:rsidR="00C34357" w:rsidRDefault="00000000">
            <w:r>
              <w:rPr>
                <w:color w:val="000000"/>
                <w:sz w:val="17"/>
                <w:szCs w:val="17"/>
              </w:rPr>
              <w:t>ConfigMap con parámetros de aplicación (timeouts, retención, etc.)</w:t>
            </w:r>
          </w:p>
        </w:tc>
      </w:tr>
      <w:tr w:rsidR="00C34357" w:rsidRPr="00CB3C92" w14:paraId="3CAE2259"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FB0164" w14:textId="77777777" w:rsidR="00C34357" w:rsidRDefault="00000000">
            <w:r>
              <w:rPr>
                <w:color w:val="4472C4"/>
                <w:sz w:val="16"/>
                <w:szCs w:val="16"/>
              </w:rPr>
              <w:t>secrets/sealed-secrets.yaml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71253C" w14:textId="77777777" w:rsidR="00C34357" w:rsidRPr="005D78BF" w:rsidRDefault="00000000">
            <w:pPr>
              <w:rPr>
                <w:lang w:val="en-US"/>
              </w:rPr>
            </w:pPr>
            <w:r>
              <w:rPr>
                <w:color w:val="000000"/>
                <w:sz w:val="17"/>
                <w:szCs w:val="17"/>
                <w:lang w:val="en-US"/>
              </w:rPr>
              <w:t>Sealed Secrets: claves JWT, Fernet, PG password, Redis password</w:t>
            </w:r>
          </w:p>
        </w:tc>
      </w:tr>
      <w:tr w:rsidR="00C34357" w:rsidRPr="00CB3C92" w14:paraId="1B58E753"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6888F8" w14:textId="77777777" w:rsidR="00C34357" w:rsidRPr="005D78BF" w:rsidRDefault="00000000">
            <w:pPr>
              <w:rPr>
                <w:lang w:val="en-US"/>
              </w:rPr>
            </w:pPr>
            <w:r>
              <w:rPr>
                <w:color w:val="4472C4"/>
                <w:sz w:val="16"/>
                <w:szCs w:val="16"/>
                <w:lang w:val="en-US"/>
              </w:rPr>
              <w:t>network-policies/default-deny.yaml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5B8DB9" w14:textId="77777777" w:rsidR="00C34357" w:rsidRPr="005D78BF" w:rsidRDefault="00000000">
            <w:pPr>
              <w:rPr>
                <w:lang w:val="en-US"/>
              </w:rPr>
            </w:pPr>
            <w:r>
              <w:rPr>
                <w:color w:val="000000"/>
                <w:sz w:val="17"/>
                <w:szCs w:val="17"/>
                <w:lang w:val="en-US"/>
              </w:rPr>
              <w:t>Network Policy: deny all por defecto</w:t>
            </w:r>
          </w:p>
        </w:tc>
      </w:tr>
      <w:tr w:rsidR="00C34357" w:rsidRPr="00CB3C92" w14:paraId="2CB8A1A5"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AF0AF5" w14:textId="77777777" w:rsidR="00C34357" w:rsidRPr="005D78BF" w:rsidRDefault="00000000">
            <w:pPr>
              <w:rPr>
                <w:lang w:val="en-US"/>
              </w:rPr>
            </w:pPr>
            <w:r>
              <w:rPr>
                <w:color w:val="4472C4"/>
                <w:sz w:val="16"/>
                <w:szCs w:val="16"/>
                <w:lang w:val="en-US"/>
              </w:rPr>
              <w:t>network-policies/allow-ingress.yaml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442E80" w14:textId="77777777" w:rsidR="00C34357" w:rsidRPr="005D78BF" w:rsidRDefault="00000000">
            <w:pPr>
              <w:rPr>
                <w:lang w:val="en-US"/>
              </w:rPr>
            </w:pPr>
            <w:r>
              <w:rPr>
                <w:color w:val="000000"/>
                <w:sz w:val="17"/>
                <w:szCs w:val="17"/>
                <w:lang w:val="en-US"/>
              </w:rPr>
              <w:t>Network Policy: allow desde LBs hacia API Gateway</w:t>
            </w:r>
          </w:p>
        </w:tc>
      </w:tr>
      <w:tr w:rsidR="00C34357" w:rsidRPr="00CB3C92" w14:paraId="1105EDA5"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1DF2CF" w14:textId="77777777" w:rsidR="00C34357" w:rsidRPr="005D78BF" w:rsidRDefault="00000000">
            <w:pPr>
              <w:rPr>
                <w:lang w:val="en-US"/>
              </w:rPr>
            </w:pPr>
            <w:r>
              <w:rPr>
                <w:color w:val="4472C4"/>
                <w:sz w:val="16"/>
                <w:szCs w:val="16"/>
                <w:lang w:val="en-US"/>
              </w:rPr>
              <w:t>network-policies/allow-pg.yaml</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F8CE10" w14:textId="77777777" w:rsidR="00C34357" w:rsidRPr="005D78BF" w:rsidRDefault="00000000">
            <w:pPr>
              <w:rPr>
                <w:lang w:val="en-US"/>
              </w:rPr>
            </w:pPr>
            <w:r>
              <w:rPr>
                <w:color w:val="000000"/>
                <w:sz w:val="17"/>
                <w:szCs w:val="17"/>
                <w:lang w:val="en-US"/>
              </w:rPr>
              <w:t>Network Policy: allow desde microservicios hacia PgBouncer</w:t>
            </w:r>
          </w:p>
        </w:tc>
      </w:tr>
      <w:tr w:rsidR="00C34357" w14:paraId="37ABD396" w14:textId="77777777">
        <w:tc>
          <w:tcPr>
            <w:tcW w:w="35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7A7E67" w14:textId="77777777" w:rsidR="00C34357" w:rsidRDefault="00000000">
            <w:r>
              <w:rPr>
                <w:color w:val="4472C4"/>
                <w:sz w:val="16"/>
                <w:szCs w:val="16"/>
              </w:rPr>
              <w:t>dynatrace/daemonset.yaml</w:t>
            </w:r>
          </w:p>
        </w:tc>
        <w:tc>
          <w:tcPr>
            <w:tcW w:w="58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4FF662" w14:textId="77777777" w:rsidR="00C34357" w:rsidRDefault="00000000">
            <w:r>
              <w:rPr>
                <w:color w:val="000000"/>
                <w:sz w:val="17"/>
                <w:szCs w:val="17"/>
              </w:rPr>
              <w:t>DaemonSet OneAgent Dynatrace</w:t>
            </w:r>
          </w:p>
        </w:tc>
      </w:tr>
    </w:tbl>
    <w:p w14:paraId="55E0EDFE" w14:textId="77777777" w:rsidR="00C34357" w:rsidRDefault="00000000">
      <w:pPr>
        <w:spacing w:after="160"/>
        <w:jc w:val="both"/>
      </w:pPr>
      <w:r>
        <w:t>Los manifiestos se almacenan en el repositorio Git del proyecto y se despliegan mediante ArgoCD (GitOps). Los Sealed Secrets se cifran antes de commitear al repositorio.</w:t>
      </w:r>
    </w:p>
    <w:p w14:paraId="31171492" w14:textId="77777777" w:rsidR="00C34357" w:rsidRDefault="00000000">
      <w:r>
        <w:br w:type="page"/>
      </w:r>
    </w:p>
    <w:p w14:paraId="5D7D0313" w14:textId="77777777" w:rsidR="00C34357" w:rsidRDefault="00000000">
      <w:pPr>
        <w:pStyle w:val="Ttulo2"/>
      </w:pPr>
      <w:bookmarkStart w:id="338" w:name="_Toc226042099"/>
      <w:r>
        <w:lastRenderedPageBreak/>
        <w:t>Anexo E — Catálogo comandos Nokia</w:t>
      </w:r>
      <w:bookmarkEnd w:id="338"/>
    </w:p>
    <w:p w14:paraId="1FEBC82C" w14:textId="77777777" w:rsidR="00C34357" w:rsidRDefault="00000000">
      <w:pPr>
        <w:spacing w:after="160"/>
        <w:jc w:val="both"/>
      </w:pPr>
      <w:r>
        <w:rPr>
          <w:b/>
          <w:bCs/>
        </w:rPr>
        <w:t xml:space="preserve">Referencia base: </w:t>
      </w:r>
      <w:r>
        <w:t>LLD_FTTH_CONSOLIDADO_v1.docx (REF-09) + LLD_SSAA_CONSOLIDADO_v1.docx (REF-10)</w:t>
      </w:r>
    </w:p>
    <w:p w14:paraId="336AF26A" w14:textId="77777777" w:rsidR="00C34357" w:rsidRDefault="00000000">
      <w:pPr>
        <w:spacing w:after="160"/>
        <w:jc w:val="both"/>
      </w:pPr>
      <w:r>
        <w:t>El catálogo completo de comandos CLI Nokia para las OLTs ISAM 7302 FD y 7360 FX se documenta en la sección 11 del presente HLD. El siguiente resumen presenta la cobertura por operación y producto: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2800"/>
        <w:gridCol w:w="3200"/>
        <w:gridCol w:w="1960"/>
      </w:tblGrid>
      <w:tr w:rsidR="00C34357" w14:paraId="7CC6588E"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8E2895A" w14:textId="77777777" w:rsidR="00C34357" w:rsidRDefault="00000000">
            <w:pPr>
              <w:jc w:val="center"/>
            </w:pPr>
            <w:r>
              <w:rPr>
                <w:b/>
                <w:bCs/>
                <w:color w:val="FFFFFF"/>
                <w:sz w:val="18"/>
                <w:szCs w:val="18"/>
              </w:rPr>
              <w:t>Operación</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5BC080E" w14:textId="77777777" w:rsidR="00C34357" w:rsidRDefault="00000000">
            <w:pPr>
              <w:jc w:val="center"/>
            </w:pPr>
            <w:r>
              <w:rPr>
                <w:b/>
                <w:bCs/>
                <w:color w:val="FFFFFF"/>
                <w:sz w:val="18"/>
                <w:szCs w:val="18"/>
              </w:rPr>
              <w:t>Comandos principales</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98DCA10" w14:textId="77777777" w:rsidR="00C34357" w:rsidRDefault="00000000">
            <w:pPr>
              <w:jc w:val="center"/>
            </w:pPr>
            <w:r>
              <w:rPr>
                <w:b/>
                <w:bCs/>
                <w:color w:val="FFFFFF"/>
                <w:sz w:val="18"/>
                <w:szCs w:val="18"/>
              </w:rPr>
              <w:t>Observación</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7F8DC4DD" w14:textId="77777777" w:rsidR="00C34357" w:rsidRDefault="00000000">
            <w:pPr>
              <w:jc w:val="center"/>
            </w:pPr>
            <w:r>
              <w:rPr>
                <w:b/>
                <w:bCs/>
                <w:color w:val="FFFFFF"/>
                <w:sz w:val="18"/>
                <w:szCs w:val="18"/>
              </w:rPr>
              <w:t>Ref.</w:t>
            </w:r>
          </w:p>
        </w:tc>
      </w:tr>
      <w:tr w:rsidR="00C34357" w14:paraId="3F279A5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0402C9B" w14:textId="77777777" w:rsidR="00C34357" w:rsidRDefault="00000000">
            <w:r>
              <w:rPr>
                <w:b/>
                <w:bCs/>
                <w:color w:val="000000"/>
                <w:sz w:val="17"/>
                <w:szCs w:val="17"/>
              </w:rPr>
              <w:t>Activación FTTH</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8FC1B3D" w14:textId="77777777" w:rsidR="00C34357" w:rsidRPr="005D78BF" w:rsidRDefault="00000000">
            <w:pPr>
              <w:rPr>
                <w:lang w:val="en-US"/>
              </w:rPr>
            </w:pPr>
            <w:r>
              <w:rPr>
                <w:color w:val="000000"/>
                <w:sz w:val="16"/>
                <w:szCs w:val="16"/>
                <w:lang w:val="en-US"/>
              </w:rPr>
              <w:t>configure equipment ont interface / configure bridge port / configure qos / configure vlan</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ADC057" w14:textId="77777777" w:rsidR="00C34357" w:rsidRPr="005D78BF" w:rsidRDefault="00000000">
            <w:pPr>
              <w:rPr>
                <w:lang w:val="en-US"/>
              </w:rPr>
            </w:pPr>
            <w:r>
              <w:rPr>
                <w:color w:val="000000"/>
                <w:sz w:val="16"/>
                <w:szCs w:val="16"/>
                <w:lang w:val="en-US"/>
              </w:rPr>
              <w:t>7 pasos obligatorios (ONT, Ethernet, 8 colas upstream, colas downstream, VLANs, bridge-ports, gestión)</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B88088" w14:textId="77777777" w:rsidR="00C34357" w:rsidRDefault="00000000">
            <w:pPr>
              <w:jc w:val="center"/>
            </w:pPr>
            <w:r>
              <w:rPr>
                <w:color w:val="000000"/>
                <w:sz w:val="17"/>
                <w:szCs w:val="17"/>
              </w:rPr>
              <w:t>S11.1</w:t>
            </w:r>
          </w:p>
        </w:tc>
      </w:tr>
      <w:tr w:rsidR="00C34357" w14:paraId="7BA8AA2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D594A55" w14:textId="77777777" w:rsidR="00C34357" w:rsidRDefault="00000000">
            <w:r>
              <w:rPr>
                <w:b/>
                <w:bCs/>
                <w:color w:val="000000"/>
                <w:sz w:val="17"/>
                <w:szCs w:val="17"/>
              </w:rPr>
              <w:t>Baja FTTH</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857E57" w14:textId="77777777" w:rsidR="00C34357" w:rsidRPr="005D78BF" w:rsidRDefault="00000000">
            <w:pPr>
              <w:rPr>
                <w:lang w:val="en-US"/>
              </w:rPr>
            </w:pPr>
            <w:r>
              <w:rPr>
                <w:color w:val="000000"/>
                <w:sz w:val="16"/>
                <w:szCs w:val="16"/>
                <w:lang w:val="en-US"/>
              </w:rPr>
              <w:t>configure bridge port no / configure vlan no / configure equipment ont interface no</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4C92F7" w14:textId="77777777" w:rsidR="00C34357" w:rsidRDefault="00000000">
            <w:r>
              <w:rPr>
                <w:color w:val="000000"/>
                <w:sz w:val="16"/>
                <w:szCs w:val="16"/>
              </w:rPr>
              <w:t>Secuencia inversa a la activación. Baja completa.</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DAEF2E2" w14:textId="77777777" w:rsidR="00C34357" w:rsidRDefault="00000000">
            <w:pPr>
              <w:jc w:val="center"/>
            </w:pPr>
            <w:r>
              <w:rPr>
                <w:color w:val="000000"/>
                <w:sz w:val="17"/>
                <w:szCs w:val="17"/>
              </w:rPr>
              <w:t>S11.2</w:t>
            </w:r>
          </w:p>
        </w:tc>
      </w:tr>
      <w:tr w:rsidR="00C34357" w14:paraId="0E259CD4"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959E00" w14:textId="77777777" w:rsidR="00C34357" w:rsidRDefault="00000000">
            <w:r>
              <w:rPr>
                <w:b/>
                <w:bCs/>
                <w:color w:val="000000"/>
                <w:sz w:val="17"/>
                <w:szCs w:val="17"/>
              </w:rPr>
              <w:t>Activación SSAA</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DB2012" w14:textId="77777777" w:rsidR="00C34357" w:rsidRDefault="00000000">
            <w:r>
              <w:rPr>
                <w:color w:val="000000"/>
                <w:sz w:val="16"/>
                <w:szCs w:val="16"/>
              </w:rPr>
              <w:t>configure bridge port / configure vlan (por cada servicio A,B,C,D,E,BX,DX)</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F6A239D" w14:textId="77777777" w:rsidR="00C34357" w:rsidRDefault="00000000">
            <w:r>
              <w:rPr>
                <w:color w:val="000000"/>
                <w:sz w:val="16"/>
                <w:szCs w:val="16"/>
              </w:rPr>
              <w:t>Un bridge-port por servicio (Nokia v3.0). VLANs stacked SVLAN:CVLAN.</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5E5060B" w14:textId="77777777" w:rsidR="00C34357" w:rsidRDefault="00000000">
            <w:pPr>
              <w:jc w:val="center"/>
            </w:pPr>
            <w:r>
              <w:rPr>
                <w:color w:val="000000"/>
                <w:sz w:val="17"/>
                <w:szCs w:val="17"/>
              </w:rPr>
              <w:t>S11.3</w:t>
            </w:r>
          </w:p>
        </w:tc>
      </w:tr>
      <w:tr w:rsidR="00C34357" w14:paraId="6CADB85B"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FE39C5" w14:textId="77777777" w:rsidR="00C34357" w:rsidRDefault="00000000">
            <w:r>
              <w:rPr>
                <w:b/>
                <w:bCs/>
                <w:color w:val="000000"/>
                <w:sz w:val="17"/>
                <w:szCs w:val="17"/>
              </w:rPr>
              <w:t>Baja SSAA</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FB22B7" w14:textId="77777777" w:rsidR="00C34357" w:rsidRDefault="00000000">
            <w:r>
              <w:rPr>
                <w:color w:val="000000"/>
                <w:sz w:val="16"/>
                <w:szCs w:val="16"/>
              </w:rPr>
              <w:t>configure bridge port no / configure vlan no (todos los servicios)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6FB2C0" w14:textId="77777777" w:rsidR="00C34357" w:rsidRDefault="00000000">
            <w:r>
              <w:rPr>
                <w:color w:val="000000"/>
                <w:sz w:val="16"/>
                <w:szCs w:val="16"/>
              </w:rPr>
              <w:t>Baja siempre completa (no existe parcial en Nokia).</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B295BA6" w14:textId="77777777" w:rsidR="00C34357" w:rsidRDefault="00000000">
            <w:pPr>
              <w:jc w:val="center"/>
            </w:pPr>
            <w:r>
              <w:rPr>
                <w:color w:val="000000"/>
                <w:sz w:val="17"/>
                <w:szCs w:val="17"/>
              </w:rPr>
              <w:t>S11.4</w:t>
            </w:r>
          </w:p>
        </w:tc>
      </w:tr>
      <w:tr w:rsidR="00C34357" w14:paraId="633A6D9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F867F15" w14:textId="77777777" w:rsidR="00C34357" w:rsidRDefault="00000000">
            <w:r>
              <w:rPr>
                <w:b/>
                <w:bCs/>
                <w:color w:val="000000"/>
                <w:sz w:val="17"/>
                <w:szCs w:val="17"/>
              </w:rPr>
              <w:t>Modificación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C62491" w14:textId="77777777" w:rsidR="00C34357" w:rsidRDefault="00000000">
            <w:r>
              <w:rPr>
                <w:color w:val="000000"/>
                <w:sz w:val="16"/>
                <w:szCs w:val="16"/>
              </w:rPr>
              <w:t>configure qos (update perfiles velocidad)</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75A3A5" w14:textId="77777777" w:rsidR="00C34357" w:rsidRDefault="00000000">
            <w:r>
              <w:rPr>
                <w:color w:val="000000"/>
                <w:sz w:val="16"/>
                <w:szCs w:val="16"/>
              </w:rPr>
              <w:t>Solo perfiles de velocidad. No toca bridge-ports ni VLANs.</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513CA09" w14:textId="77777777" w:rsidR="00C34357" w:rsidRDefault="00000000">
            <w:pPr>
              <w:jc w:val="center"/>
            </w:pPr>
            <w:r>
              <w:rPr>
                <w:color w:val="000000"/>
                <w:sz w:val="17"/>
                <w:szCs w:val="17"/>
              </w:rPr>
              <w:t>S11.5</w:t>
            </w:r>
          </w:p>
        </w:tc>
      </w:tr>
      <w:tr w:rsidR="00C34357" w14:paraId="2A9CD43C"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8C48FF" w14:textId="77777777" w:rsidR="00C34357" w:rsidRDefault="00000000">
            <w:r>
              <w:rPr>
                <w:b/>
                <w:bCs/>
                <w:color w:val="000000"/>
                <w:sz w:val="17"/>
                <w:szCs w:val="17"/>
              </w:rPr>
              <w:t>Consulta Acceso</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7D94F7B" w14:textId="77777777" w:rsidR="00C34357" w:rsidRPr="005D78BF" w:rsidRDefault="00000000">
            <w:pPr>
              <w:rPr>
                <w:lang w:val="en-US"/>
              </w:rPr>
            </w:pPr>
            <w:r>
              <w:rPr>
                <w:color w:val="000000"/>
                <w:sz w:val="16"/>
                <w:szCs w:val="16"/>
                <w:lang w:val="en-US"/>
              </w:rPr>
              <w:t>show equipment ont / show vlan bridge-port-fdb</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CAEA49" w14:textId="77777777" w:rsidR="00C34357" w:rsidRDefault="00000000">
            <w:r>
              <w:rPr>
                <w:color w:val="000000"/>
                <w:sz w:val="16"/>
                <w:szCs w:val="16"/>
              </w:rPr>
              <w:t>Síncrona. Retorna estado ONT + VLANs configuradas.</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8AF318" w14:textId="77777777" w:rsidR="00C34357" w:rsidRDefault="00000000">
            <w:pPr>
              <w:jc w:val="center"/>
            </w:pPr>
            <w:r>
              <w:rPr>
                <w:color w:val="000000"/>
                <w:sz w:val="17"/>
                <w:szCs w:val="17"/>
              </w:rPr>
              <w:t>S11.6</w:t>
            </w:r>
          </w:p>
        </w:tc>
      </w:tr>
      <w:tr w:rsidR="00C34357" w14:paraId="051FCD1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86C694" w14:textId="77777777" w:rsidR="00C34357" w:rsidRDefault="00000000">
            <w:r>
              <w:rPr>
                <w:b/>
                <w:bCs/>
                <w:color w:val="000000"/>
                <w:sz w:val="17"/>
                <w:szCs w:val="17"/>
              </w:rPr>
              <w:t>Reset ONT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67D123B" w14:textId="77777777" w:rsidR="00C34357" w:rsidRDefault="00000000">
            <w:r>
              <w:rPr>
                <w:color w:val="000000"/>
                <w:sz w:val="16"/>
                <w:szCs w:val="16"/>
              </w:rPr>
              <w:t>admin equipment ont reset</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311B94" w14:textId="77777777" w:rsidR="00C34357" w:rsidRDefault="00000000">
            <w:r>
              <w:rPr>
                <w:color w:val="000000"/>
                <w:sz w:val="16"/>
                <w:szCs w:val="16"/>
              </w:rPr>
              <w:t>Síncrono. Reinicia la ONT físicamente.</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1FBD4CF" w14:textId="77777777" w:rsidR="00C34357" w:rsidRDefault="00000000">
            <w:pPr>
              <w:jc w:val="center"/>
            </w:pPr>
            <w:r>
              <w:rPr>
                <w:color w:val="000000"/>
                <w:sz w:val="17"/>
                <w:szCs w:val="17"/>
              </w:rPr>
              <w:t>S11.7</w:t>
            </w:r>
          </w:p>
        </w:tc>
      </w:tr>
      <w:tr w:rsidR="00C34357" w14:paraId="045DE9A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0B8E33" w14:textId="77777777" w:rsidR="00C34357" w:rsidRDefault="00000000">
            <w:r>
              <w:rPr>
                <w:b/>
                <w:bCs/>
                <w:color w:val="000000"/>
                <w:sz w:val="17"/>
                <w:szCs w:val="17"/>
              </w:rPr>
              <w:t>Ocupación PON</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5AFFC3" w14:textId="77777777" w:rsidR="00C34357" w:rsidRPr="005D78BF" w:rsidRDefault="00000000">
            <w:pPr>
              <w:rPr>
                <w:lang w:val="en-US"/>
              </w:rPr>
            </w:pPr>
            <w:r>
              <w:rPr>
                <w:color w:val="000000"/>
                <w:sz w:val="16"/>
                <w:szCs w:val="16"/>
                <w:lang w:val="en-US"/>
              </w:rPr>
              <w:t>show equipment ont status / show interface pon</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C12AF63" w14:textId="77777777" w:rsidR="00C34357" w:rsidRDefault="00000000">
            <w:r>
              <w:rPr>
                <w:color w:val="000000"/>
                <w:sz w:val="16"/>
                <w:szCs w:val="16"/>
              </w:rPr>
              <w:t>Síncrona. Retorna ONTs registradas y % ocupación.</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3DF30BF" w14:textId="77777777" w:rsidR="00C34357" w:rsidRDefault="00000000">
            <w:pPr>
              <w:jc w:val="center"/>
            </w:pPr>
            <w:r>
              <w:rPr>
                <w:color w:val="000000"/>
                <w:sz w:val="17"/>
                <w:szCs w:val="17"/>
              </w:rPr>
              <w:t>S11.8</w:t>
            </w:r>
          </w:p>
        </w:tc>
      </w:tr>
    </w:tbl>
    <w:p w14:paraId="21DA66F8" w14:textId="77777777" w:rsidR="00C34357" w:rsidRDefault="00000000">
      <w:pPr>
        <w:pBdr>
          <w:left w:val="single" w:sz="12" w:space="8" w:color="4472C4"/>
        </w:pBdr>
        <w:spacing w:before="100" w:after="160"/>
        <w:ind w:left="360" w:right="360"/>
      </w:pPr>
      <w:r>
        <w:rPr>
          <w:i/>
          <w:iCs/>
          <w:color w:val="444444"/>
          <w:sz w:val="20"/>
          <w:szCs w:val="20"/>
        </w:rPr>
        <w:t>Nota especial Nokia: TCH (Movistar) tiene la regla delete_vlan_on_terminate=true, que elimina la VLAN completa al dar de baja el último servicio. Las demás VNOs solo eliminan el bridge-port sin tocar la VLAN. La VLAN de gestión stacked:1968:3680 está pre-creada y NO debe ser creada ni eliminada por Komands.</w:t>
      </w:r>
    </w:p>
    <w:p w14:paraId="52ACF8C2" w14:textId="77777777" w:rsidR="00C34357" w:rsidRDefault="00000000">
      <w:r>
        <w:br w:type="page"/>
      </w:r>
    </w:p>
    <w:p w14:paraId="50CFFAF3" w14:textId="77777777" w:rsidR="00C34357" w:rsidRDefault="00000000">
      <w:pPr>
        <w:pStyle w:val="Ttulo2"/>
      </w:pPr>
      <w:bookmarkStart w:id="339" w:name="_Toc226042100"/>
      <w:r>
        <w:lastRenderedPageBreak/>
        <w:t>Anexo F — Catálogo comandos Huawei</w:t>
      </w:r>
      <w:bookmarkEnd w:id="339"/>
    </w:p>
    <w:p w14:paraId="55DB1943" w14:textId="77777777" w:rsidR="00C34357" w:rsidRDefault="00000000">
      <w:pPr>
        <w:spacing w:after="160"/>
        <w:jc w:val="both"/>
      </w:pPr>
      <w:r>
        <w:rPr>
          <w:b/>
          <w:bCs/>
        </w:rPr>
        <w:t xml:space="preserve">Referencia base: </w:t>
      </w:r>
      <w:r>
        <w:t>LLD_FTTH_CONSOLIDADO_v1.docx (REF-09) + LLD_SSAA_CONSOLIDADO_v1.docx (REF-10)</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2800"/>
        <w:gridCol w:w="3200"/>
        <w:gridCol w:w="1960"/>
      </w:tblGrid>
      <w:tr w:rsidR="00C34357" w14:paraId="449870D9"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1650923" w14:textId="77777777" w:rsidR="00C34357" w:rsidRDefault="00000000">
            <w:pPr>
              <w:jc w:val="center"/>
            </w:pPr>
            <w:r>
              <w:rPr>
                <w:b/>
                <w:bCs/>
                <w:color w:val="FFFFFF"/>
                <w:sz w:val="18"/>
                <w:szCs w:val="18"/>
              </w:rPr>
              <w:t>Operación</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C1C6FD7" w14:textId="77777777" w:rsidR="00C34357" w:rsidRDefault="00000000">
            <w:pPr>
              <w:jc w:val="center"/>
            </w:pPr>
            <w:r>
              <w:rPr>
                <w:b/>
                <w:bCs/>
                <w:color w:val="FFFFFF"/>
                <w:sz w:val="18"/>
                <w:szCs w:val="18"/>
              </w:rPr>
              <w:t>Comandos principales</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9FB42B3" w14:textId="77777777" w:rsidR="00C34357" w:rsidRDefault="00000000">
            <w:pPr>
              <w:jc w:val="center"/>
            </w:pPr>
            <w:r>
              <w:rPr>
                <w:b/>
                <w:bCs/>
                <w:color w:val="FFFFFF"/>
                <w:sz w:val="18"/>
                <w:szCs w:val="18"/>
              </w:rPr>
              <w:t>Observación</w:t>
            </w:r>
          </w:p>
        </w:tc>
        <w:tc>
          <w:tcPr>
            <w:tcW w:w="19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73AC4B1" w14:textId="77777777" w:rsidR="00C34357" w:rsidRDefault="00000000">
            <w:pPr>
              <w:jc w:val="center"/>
            </w:pPr>
            <w:r>
              <w:rPr>
                <w:b/>
                <w:bCs/>
                <w:color w:val="FFFFFF"/>
                <w:sz w:val="18"/>
                <w:szCs w:val="18"/>
              </w:rPr>
              <w:t>Ref.</w:t>
            </w:r>
          </w:p>
        </w:tc>
      </w:tr>
      <w:tr w:rsidR="00C34357" w14:paraId="0BBA716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2E17AA" w14:textId="77777777" w:rsidR="00C34357" w:rsidRDefault="00000000">
            <w:r>
              <w:rPr>
                <w:b/>
                <w:bCs/>
                <w:color w:val="000000"/>
                <w:sz w:val="17"/>
                <w:szCs w:val="17"/>
              </w:rPr>
              <w:t>Activación FTTH</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E4E9EA3" w14:textId="77777777" w:rsidR="00C34357" w:rsidRPr="005D78BF" w:rsidRDefault="00000000">
            <w:pPr>
              <w:rPr>
                <w:lang w:val="en-US"/>
              </w:rPr>
            </w:pPr>
            <w:r>
              <w:rPr>
                <w:color w:val="000000"/>
                <w:sz w:val="16"/>
                <w:szCs w:val="16"/>
                <w:lang w:val="en-US"/>
              </w:rPr>
              <w:t>ont add / ont port native-vlan / service-port vlan / quit</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28B0CE" w14:textId="77777777" w:rsidR="00C34357" w:rsidRDefault="00000000">
            <w:r>
              <w:rPr>
                <w:color w:val="000000"/>
                <w:sz w:val="16"/>
                <w:szCs w:val="16"/>
              </w:rPr>
              <w:t>3 pasos principales (ONT, service-ports, gestión). Hasta 25 service-ports por ONT.</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137D4B" w14:textId="77777777" w:rsidR="00C34357" w:rsidRDefault="00000000">
            <w:pPr>
              <w:jc w:val="center"/>
            </w:pPr>
            <w:r>
              <w:rPr>
                <w:color w:val="000000"/>
                <w:sz w:val="17"/>
                <w:szCs w:val="17"/>
              </w:rPr>
              <w:t>S11.9</w:t>
            </w:r>
          </w:p>
        </w:tc>
      </w:tr>
      <w:tr w:rsidR="00C34357" w14:paraId="65BD77B5"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9D3704" w14:textId="77777777" w:rsidR="00C34357" w:rsidRDefault="00000000">
            <w:r>
              <w:rPr>
                <w:b/>
                <w:bCs/>
                <w:color w:val="000000"/>
                <w:sz w:val="17"/>
                <w:szCs w:val="17"/>
              </w:rPr>
              <w:t>Baja FTTH</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544994" w14:textId="77777777" w:rsidR="00C34357" w:rsidRDefault="00000000">
            <w:r>
              <w:rPr>
                <w:color w:val="000000"/>
                <w:sz w:val="16"/>
                <w:szCs w:val="16"/>
              </w:rPr>
              <w:t>undo service-port {INDEX} / undo ont {id}</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978449" w14:textId="77777777" w:rsidR="00C34357" w:rsidRDefault="00000000">
            <w:r>
              <w:rPr>
                <w:color w:val="000000"/>
                <w:sz w:val="16"/>
                <w:szCs w:val="16"/>
              </w:rPr>
              <w:t>Requiere _resolve_dynamic_ids() para obtener INDEX actual.</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7BAD656" w14:textId="77777777" w:rsidR="00C34357" w:rsidRDefault="00000000">
            <w:pPr>
              <w:jc w:val="center"/>
            </w:pPr>
            <w:r>
              <w:rPr>
                <w:color w:val="000000"/>
                <w:sz w:val="17"/>
                <w:szCs w:val="17"/>
              </w:rPr>
              <w:t>S11.10</w:t>
            </w:r>
          </w:p>
        </w:tc>
      </w:tr>
      <w:tr w:rsidR="00C34357" w14:paraId="77797086"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A64C1F" w14:textId="77777777" w:rsidR="00C34357" w:rsidRDefault="00000000">
            <w:r>
              <w:rPr>
                <w:b/>
                <w:bCs/>
                <w:color w:val="000000"/>
                <w:sz w:val="17"/>
                <w:szCs w:val="17"/>
              </w:rPr>
              <w:t>Activación SSAA</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6C31447" w14:textId="77777777" w:rsidR="00C34357" w:rsidRDefault="00000000">
            <w:r>
              <w:rPr>
                <w:color w:val="000000"/>
                <w:sz w:val="16"/>
                <w:szCs w:val="16"/>
              </w:rPr>
              <w:t>service-port vlan (por cada grupo A,B,C,D,E,BX,DX)</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4EDF1E3" w14:textId="77777777" w:rsidR="00C34357" w:rsidRDefault="00000000">
            <w:r>
              <w:rPr>
                <w:color w:val="000000"/>
                <w:sz w:val="16"/>
                <w:szCs w:val="16"/>
              </w:rPr>
              <w:t>Un service-port por servicio. INDEX autogenerado por OLT.</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656250" w14:textId="77777777" w:rsidR="00C34357" w:rsidRDefault="00000000">
            <w:pPr>
              <w:jc w:val="center"/>
            </w:pPr>
            <w:r>
              <w:rPr>
                <w:color w:val="000000"/>
                <w:sz w:val="17"/>
                <w:szCs w:val="17"/>
              </w:rPr>
              <w:t>S11.11</w:t>
            </w:r>
          </w:p>
        </w:tc>
      </w:tr>
      <w:tr w:rsidR="00C34357" w14:paraId="25022088"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8DEC03D" w14:textId="77777777" w:rsidR="00C34357" w:rsidRDefault="00000000">
            <w:r>
              <w:rPr>
                <w:b/>
                <w:bCs/>
                <w:color w:val="000000"/>
                <w:sz w:val="17"/>
                <w:szCs w:val="17"/>
              </w:rPr>
              <w:t>Baja SSAA</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81ABDD" w14:textId="77777777" w:rsidR="00C34357" w:rsidRDefault="00000000">
            <w:r>
              <w:rPr>
                <w:color w:val="000000"/>
                <w:sz w:val="16"/>
                <w:szCs w:val="16"/>
              </w:rPr>
              <w:t>undo service-port {INDEX} (para cada servicio)</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DAB36F8" w14:textId="77777777" w:rsidR="00C34357" w:rsidRDefault="00000000">
            <w:r>
              <w:rPr>
                <w:color w:val="000000"/>
                <w:sz w:val="16"/>
                <w:szCs w:val="16"/>
              </w:rPr>
              <w:t>display service-port port previo para resolver INDEX dinámicos.</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68A156" w14:textId="77777777" w:rsidR="00C34357" w:rsidRDefault="00000000">
            <w:pPr>
              <w:jc w:val="center"/>
            </w:pPr>
            <w:r>
              <w:rPr>
                <w:color w:val="000000"/>
                <w:sz w:val="17"/>
                <w:szCs w:val="17"/>
              </w:rPr>
              <w:t>S11.12</w:t>
            </w:r>
          </w:p>
        </w:tc>
      </w:tr>
      <w:tr w:rsidR="00C34357" w14:paraId="2222075A"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A6D566" w14:textId="77777777" w:rsidR="00C34357" w:rsidRDefault="00000000">
            <w:r>
              <w:rPr>
                <w:b/>
                <w:bCs/>
                <w:color w:val="000000"/>
                <w:sz w:val="17"/>
                <w:szCs w:val="17"/>
              </w:rPr>
              <w:t>Modificación</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559BA5" w14:textId="77777777" w:rsidR="00C34357" w:rsidRPr="005D78BF" w:rsidRDefault="00000000">
            <w:pPr>
              <w:rPr>
                <w:lang w:val="en-US"/>
              </w:rPr>
            </w:pPr>
            <w:r>
              <w:rPr>
                <w:color w:val="000000"/>
                <w:sz w:val="16"/>
                <w:szCs w:val="16"/>
                <w:lang w:val="en-US"/>
              </w:rPr>
              <w:t>traffic table ip / undo traffic table</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340F0DE" w14:textId="77777777" w:rsidR="00C34357" w:rsidRDefault="00000000">
            <w:r>
              <w:rPr>
                <w:color w:val="000000"/>
                <w:sz w:val="16"/>
                <w:szCs w:val="16"/>
              </w:rPr>
              <w:t>Actualiza perfiles de velocidad en traffic tables.</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654C04" w14:textId="77777777" w:rsidR="00C34357" w:rsidRDefault="00000000">
            <w:pPr>
              <w:jc w:val="center"/>
            </w:pPr>
            <w:r>
              <w:rPr>
                <w:color w:val="000000"/>
                <w:sz w:val="17"/>
                <w:szCs w:val="17"/>
              </w:rPr>
              <w:t>S11.13</w:t>
            </w:r>
          </w:p>
        </w:tc>
      </w:tr>
      <w:tr w:rsidR="00C34357" w14:paraId="6FC73D18"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80CFA1" w14:textId="77777777" w:rsidR="00C34357" w:rsidRDefault="00000000">
            <w:r>
              <w:rPr>
                <w:b/>
                <w:bCs/>
                <w:color w:val="000000"/>
                <w:sz w:val="17"/>
                <w:szCs w:val="17"/>
              </w:rPr>
              <w:t>Consulta Acceso</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EAA1559" w14:textId="77777777" w:rsidR="00C34357" w:rsidRPr="005D78BF" w:rsidRDefault="00000000">
            <w:pPr>
              <w:rPr>
                <w:lang w:val="en-US"/>
              </w:rPr>
            </w:pPr>
            <w:r>
              <w:rPr>
                <w:color w:val="000000"/>
                <w:sz w:val="16"/>
                <w:szCs w:val="16"/>
                <w:lang w:val="en-US"/>
              </w:rPr>
              <w:t>display ont info / display service-port port</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E01EA92" w14:textId="77777777" w:rsidR="00C34357" w:rsidRDefault="00000000">
            <w:r>
              <w:rPr>
                <w:color w:val="000000"/>
                <w:sz w:val="16"/>
                <w:szCs w:val="16"/>
              </w:rPr>
              <w:t>Síncrona. Retorna info ONT + service-ports activos.</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A90CAF8" w14:textId="77777777" w:rsidR="00C34357" w:rsidRDefault="00000000">
            <w:pPr>
              <w:jc w:val="center"/>
            </w:pPr>
            <w:r>
              <w:rPr>
                <w:color w:val="000000"/>
                <w:sz w:val="17"/>
                <w:szCs w:val="17"/>
              </w:rPr>
              <w:t>S11.14</w:t>
            </w:r>
          </w:p>
        </w:tc>
      </w:tr>
      <w:tr w:rsidR="00C34357" w14:paraId="20DAB789"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7FB9FA" w14:textId="77777777" w:rsidR="00C34357" w:rsidRDefault="00000000">
            <w:r>
              <w:rPr>
                <w:b/>
                <w:bCs/>
                <w:color w:val="000000"/>
                <w:sz w:val="17"/>
                <w:szCs w:val="17"/>
              </w:rPr>
              <w:t>Reset ONT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40E9A31" w14:textId="77777777" w:rsidR="00C34357" w:rsidRDefault="00000000">
            <w:r>
              <w:rPr>
                <w:color w:val="000000"/>
                <w:sz w:val="16"/>
                <w:szCs w:val="16"/>
              </w:rPr>
              <w:t>ont reset {id}</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3E12A1" w14:textId="77777777" w:rsidR="00C34357" w:rsidRDefault="00000000">
            <w:r>
              <w:rPr>
                <w:color w:val="000000"/>
                <w:sz w:val="16"/>
                <w:szCs w:val="16"/>
              </w:rPr>
              <w:t>Síncrono. Reinicia la ONT.</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5D999C" w14:textId="77777777" w:rsidR="00C34357" w:rsidRDefault="00000000">
            <w:pPr>
              <w:jc w:val="center"/>
            </w:pPr>
            <w:r>
              <w:rPr>
                <w:color w:val="000000"/>
                <w:sz w:val="17"/>
                <w:szCs w:val="17"/>
              </w:rPr>
              <w:t>S11.15</w:t>
            </w:r>
          </w:p>
        </w:tc>
      </w:tr>
      <w:tr w:rsidR="00C34357" w14:paraId="49FB1BAB"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1BFCFA6" w14:textId="77777777" w:rsidR="00C34357" w:rsidRDefault="00000000">
            <w:r>
              <w:rPr>
                <w:b/>
                <w:bCs/>
                <w:color w:val="000000"/>
                <w:sz w:val="17"/>
                <w:szCs w:val="17"/>
              </w:rPr>
              <w:t>Ocupación PON</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8DD4B8" w14:textId="77777777" w:rsidR="00C34357" w:rsidRPr="005D78BF" w:rsidRDefault="00000000">
            <w:pPr>
              <w:rPr>
                <w:lang w:val="en-US"/>
              </w:rPr>
            </w:pPr>
            <w:r>
              <w:rPr>
                <w:color w:val="000000"/>
                <w:sz w:val="16"/>
                <w:szCs w:val="16"/>
                <w:lang w:val="en-US"/>
              </w:rPr>
              <w:t>display ont info summary / display board</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266046" w14:textId="77777777" w:rsidR="00C34357" w:rsidRDefault="00000000">
            <w:r>
              <w:rPr>
                <w:color w:val="000000"/>
                <w:sz w:val="16"/>
                <w:szCs w:val="16"/>
              </w:rPr>
              <w:t>Síncrona. ONTs registradas + slots/puertos.</w:t>
            </w:r>
          </w:p>
        </w:tc>
        <w:tc>
          <w:tcPr>
            <w:tcW w:w="1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484E93" w14:textId="77777777" w:rsidR="00C34357" w:rsidRDefault="00000000">
            <w:pPr>
              <w:jc w:val="center"/>
            </w:pPr>
            <w:r>
              <w:rPr>
                <w:color w:val="000000"/>
                <w:sz w:val="17"/>
                <w:szCs w:val="17"/>
              </w:rPr>
              <w:t>S11.16</w:t>
            </w:r>
          </w:p>
        </w:tc>
      </w:tr>
    </w:tbl>
    <w:p w14:paraId="416146CA" w14:textId="77777777" w:rsidR="00C34357" w:rsidRDefault="00000000">
      <w:pPr>
        <w:pBdr>
          <w:left w:val="single" w:sz="12" w:space="8" w:color="4472C4"/>
        </w:pBdr>
        <w:spacing w:before="100" w:after="160"/>
        <w:ind w:left="360" w:right="360"/>
      </w:pPr>
      <w:r>
        <w:rPr>
          <w:i/>
          <w:iCs/>
          <w:color w:val="444444"/>
          <w:sz w:val="20"/>
          <w:szCs w:val="20"/>
        </w:rPr>
        <w:t>Nota especial Huawei: El INDEX de cada service-port es autogenerado por la OLT y no puede ser especificado por Komands. La función _resolve_dynamic_ids() (R10) ejecuta display service-port port antes de cada baja o modificación para obtener los INDEX actuales. El parseo del output es crítico y se mantienen mocks actualizados de todas las versiones de firmware.</w:t>
      </w:r>
    </w:p>
    <w:p w14:paraId="4BE57ACA" w14:textId="77777777" w:rsidR="00C34357" w:rsidRDefault="00000000">
      <w:r>
        <w:br w:type="page"/>
      </w:r>
    </w:p>
    <w:p w14:paraId="3DA47532" w14:textId="77777777" w:rsidR="00C34357" w:rsidRDefault="00000000">
      <w:pPr>
        <w:pStyle w:val="Ttulo2"/>
      </w:pPr>
      <w:bookmarkStart w:id="340" w:name="_Toc226042101"/>
      <w:r>
        <w:lastRenderedPageBreak/>
        <w:t>Anexo G — Matriz de trazabilidad requerimientos ↔ componentes</w:t>
      </w:r>
      <w:bookmarkEnd w:id="340"/>
    </w:p>
    <w:p w14:paraId="6930C286" w14:textId="77777777" w:rsidR="00C34357" w:rsidRDefault="00000000">
      <w:pPr>
        <w:spacing w:after="160"/>
        <w:jc w:val="both"/>
      </w:pPr>
      <w:r>
        <w:t>La siguiente matriz vincula cada requerimiento funcional y no funcional del proyecto con los componentes de Komands que lo implementan y la sección del HLD donde se documenta:</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00"/>
        <w:gridCol w:w="1800"/>
        <w:gridCol w:w="3200"/>
        <w:gridCol w:w="3660"/>
      </w:tblGrid>
      <w:tr w:rsidR="00C34357" w14:paraId="06C92F01"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EA373D6" w14:textId="77777777" w:rsidR="00C34357" w:rsidRDefault="00000000">
            <w:pPr>
              <w:jc w:val="center"/>
            </w:pPr>
            <w:r>
              <w:rPr>
                <w:b/>
                <w:bCs/>
                <w:color w:val="FFFFFF"/>
                <w:sz w:val="18"/>
                <w:szCs w:val="18"/>
              </w:rPr>
              <w:t>ID</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F9F9476" w14:textId="77777777" w:rsidR="00C34357" w:rsidRDefault="00000000">
            <w:pPr>
              <w:jc w:val="center"/>
            </w:pPr>
            <w:r>
              <w:rPr>
                <w:b/>
                <w:bCs/>
                <w:color w:val="FFFFFF"/>
                <w:sz w:val="18"/>
                <w:szCs w:val="18"/>
              </w:rPr>
              <w:t>Requerimiento</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80F43CB" w14:textId="77777777" w:rsidR="00C34357" w:rsidRDefault="00000000">
            <w:pPr>
              <w:jc w:val="center"/>
            </w:pPr>
            <w:r>
              <w:rPr>
                <w:b/>
                <w:bCs/>
                <w:color w:val="FFFFFF"/>
                <w:sz w:val="18"/>
                <w:szCs w:val="18"/>
              </w:rPr>
              <w:t>Componentes</w:t>
            </w:r>
          </w:p>
        </w:tc>
        <w:tc>
          <w:tcPr>
            <w:tcW w:w="36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CA87CD1" w14:textId="77777777" w:rsidR="00C34357" w:rsidRDefault="00000000">
            <w:pPr>
              <w:jc w:val="center"/>
            </w:pPr>
            <w:r>
              <w:rPr>
                <w:b/>
                <w:bCs/>
                <w:color w:val="FFFFFF"/>
                <w:sz w:val="18"/>
                <w:szCs w:val="18"/>
              </w:rPr>
              <w:t>Secciones HLD</w:t>
            </w:r>
          </w:p>
        </w:tc>
      </w:tr>
      <w:tr w:rsidR="00C34357" w14:paraId="7F13F16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1CDB01" w14:textId="77777777" w:rsidR="00C34357" w:rsidRDefault="00000000">
            <w:pPr>
              <w:jc w:val="center"/>
            </w:pPr>
            <w:r>
              <w:rPr>
                <w:b/>
                <w:bCs/>
                <w:color w:val="4472C4"/>
                <w:sz w:val="17"/>
                <w:szCs w:val="17"/>
              </w:rPr>
              <w:t>RF-01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10AA48F" w14:textId="77777777" w:rsidR="00C34357" w:rsidRDefault="00000000">
            <w:r>
              <w:rPr>
                <w:color w:val="000000"/>
                <w:sz w:val="17"/>
                <w:szCs w:val="17"/>
              </w:rPr>
              <w:t>Provisión FTTH (Activ/Baja/Mod)</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57CAB4" w14:textId="77777777" w:rsidR="00C34357" w:rsidRDefault="00000000">
            <w:r>
              <w:rPr>
                <w:color w:val="000000"/>
                <w:sz w:val="18"/>
                <w:szCs w:val="16"/>
              </w:rPr>
              <w:t>API Gateway, Orchestrator, Config Engine, Nokia Adapter, Huawei Adapter, SN FlowDesigner (Activación/Baja/Modificación FTTH)</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08438A" w14:textId="77777777" w:rsidR="00C34357" w:rsidRDefault="00000000">
            <w:r>
              <w:rPr>
                <w:color w:val="000000"/>
                <w:sz w:val="17"/>
                <w:szCs w:val="17"/>
              </w:rPr>
              <w:t>S7, S9, S11, S12</w:t>
            </w:r>
          </w:p>
        </w:tc>
      </w:tr>
      <w:tr w:rsidR="00C34357" w14:paraId="73084852"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20E851" w14:textId="77777777" w:rsidR="00C34357" w:rsidRDefault="00000000">
            <w:pPr>
              <w:jc w:val="center"/>
            </w:pPr>
            <w:r>
              <w:rPr>
                <w:b/>
                <w:bCs/>
                <w:color w:val="4472C4"/>
                <w:sz w:val="17"/>
                <w:szCs w:val="17"/>
              </w:rPr>
              <w:t>RF-02</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87D347A" w14:textId="77777777" w:rsidR="00C34357" w:rsidRDefault="00000000">
            <w:r>
              <w:rPr>
                <w:color w:val="000000"/>
                <w:sz w:val="17"/>
                <w:szCs w:val="17"/>
              </w:rPr>
              <w:t>Provisión SSAA (7 grupos comerciales)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533057" w14:textId="77777777" w:rsidR="00C34357" w:rsidRDefault="00000000">
            <w:r>
              <w:rPr>
                <w:color w:val="000000"/>
                <w:sz w:val="18"/>
                <w:szCs w:val="16"/>
              </w:rPr>
              <w:t>API Gateway, Orchestrator, Config Engine, Nokia Adapter, Huawei Adapter, SN FlowDesigner (Activación/Baja/Modificación SSAA)</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727BE7" w14:textId="77777777" w:rsidR="00C34357" w:rsidRDefault="00000000">
            <w:r>
              <w:rPr>
                <w:color w:val="000000"/>
                <w:sz w:val="17"/>
                <w:szCs w:val="17"/>
              </w:rPr>
              <w:t>S7, S9, S11, S12</w:t>
            </w:r>
          </w:p>
        </w:tc>
      </w:tr>
      <w:tr w:rsidR="00C34357" w14:paraId="2F1C8C44"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FCB784A" w14:textId="77777777" w:rsidR="00C34357" w:rsidRDefault="00000000">
            <w:pPr>
              <w:jc w:val="center"/>
            </w:pPr>
            <w:r>
              <w:rPr>
                <w:b/>
                <w:bCs/>
                <w:color w:val="4472C4"/>
                <w:sz w:val="17"/>
                <w:szCs w:val="17"/>
              </w:rPr>
              <w:t>RF-03</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D26428" w14:textId="77777777" w:rsidR="00C34357" w:rsidRDefault="00000000">
            <w:r>
              <w:rPr>
                <w:color w:val="000000"/>
                <w:sz w:val="17"/>
                <w:szCs w:val="17"/>
              </w:rPr>
              <w:t>Consulta de Acceso (síncrona)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5931FE" w14:textId="77777777" w:rsidR="00C34357" w:rsidRPr="005D78BF" w:rsidRDefault="00000000">
            <w:pPr>
              <w:rPr>
                <w:lang w:val="en-US"/>
              </w:rPr>
            </w:pPr>
            <w:r>
              <w:rPr>
                <w:color w:val="000000"/>
                <w:sz w:val="18"/>
                <w:szCs w:val="16"/>
                <w:lang w:val="en-US"/>
              </w:rPr>
              <w:t>API Gateway, Orchestrator, Nokia/Huawei Adapter, SN FlowDesigner (Consulta de Acceso)</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DFA07C" w14:textId="77777777" w:rsidR="00C34357" w:rsidRDefault="00000000">
            <w:r>
              <w:rPr>
                <w:color w:val="000000"/>
                <w:sz w:val="17"/>
                <w:szCs w:val="17"/>
              </w:rPr>
              <w:t>S9.3, S12.7</w:t>
            </w:r>
          </w:p>
        </w:tc>
      </w:tr>
      <w:tr w:rsidR="00C34357" w14:paraId="2B969F37"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53DD0A9" w14:textId="77777777" w:rsidR="00C34357" w:rsidRDefault="00000000">
            <w:pPr>
              <w:jc w:val="center"/>
            </w:pPr>
            <w:r>
              <w:rPr>
                <w:b/>
                <w:bCs/>
                <w:color w:val="4472C4"/>
                <w:sz w:val="17"/>
                <w:szCs w:val="17"/>
              </w:rPr>
              <w:t>RF-04</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7AD9EE" w14:textId="77777777" w:rsidR="00C34357" w:rsidRDefault="00000000">
            <w:r>
              <w:rPr>
                <w:color w:val="000000"/>
                <w:sz w:val="17"/>
                <w:szCs w:val="17"/>
              </w:rPr>
              <w:t>Reset ONT (síncrono)</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7076717" w14:textId="77777777" w:rsidR="00C34357" w:rsidRPr="005D78BF" w:rsidRDefault="00000000">
            <w:pPr>
              <w:rPr>
                <w:lang w:val="en-US"/>
              </w:rPr>
            </w:pPr>
            <w:r>
              <w:rPr>
                <w:color w:val="000000"/>
                <w:sz w:val="18"/>
                <w:szCs w:val="16"/>
                <w:lang w:val="en-US"/>
              </w:rPr>
              <w:t>API Gateway, Orchestrator, Nokia/Huawei Adapter, SN FlowDesigner (Reset ONT)</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20A98D9" w14:textId="77777777" w:rsidR="00C34357" w:rsidRDefault="00000000">
            <w:r>
              <w:rPr>
                <w:color w:val="000000"/>
                <w:sz w:val="17"/>
                <w:szCs w:val="17"/>
              </w:rPr>
              <w:t>S9.5, S12.8</w:t>
            </w:r>
          </w:p>
        </w:tc>
      </w:tr>
      <w:tr w:rsidR="00C34357" w14:paraId="20DD8D93"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66C76A" w14:textId="77777777" w:rsidR="00C34357" w:rsidRDefault="00000000">
            <w:pPr>
              <w:jc w:val="center"/>
            </w:pPr>
            <w:r>
              <w:rPr>
                <w:b/>
                <w:bCs/>
                <w:color w:val="4472C4"/>
                <w:sz w:val="17"/>
                <w:szCs w:val="17"/>
              </w:rPr>
              <w:t>RF-05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FCFD75" w14:textId="77777777" w:rsidR="00C34357" w:rsidRDefault="00000000">
            <w:r>
              <w:rPr>
                <w:color w:val="000000"/>
                <w:sz w:val="17"/>
                <w:szCs w:val="17"/>
              </w:rPr>
              <w:t>Ocupación PON (síncrona)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944414" w14:textId="77777777" w:rsidR="00C34357" w:rsidRPr="005D78BF" w:rsidRDefault="00000000">
            <w:pPr>
              <w:rPr>
                <w:lang w:val="en-US"/>
              </w:rPr>
            </w:pPr>
            <w:r>
              <w:rPr>
                <w:color w:val="000000"/>
                <w:sz w:val="18"/>
                <w:szCs w:val="16"/>
                <w:lang w:val="en-US"/>
              </w:rPr>
              <w:t>API Gateway, Orchestrator, Nokia/Huawei Adapter, SN FlowDesigner (Ocupación PON)</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046D30" w14:textId="77777777" w:rsidR="00C34357" w:rsidRDefault="00000000">
            <w:r>
              <w:rPr>
                <w:color w:val="000000"/>
                <w:sz w:val="17"/>
                <w:szCs w:val="17"/>
              </w:rPr>
              <w:t>S9.4, S12.9</w:t>
            </w:r>
          </w:p>
        </w:tc>
      </w:tr>
      <w:tr w:rsidR="00C34357" w14:paraId="69F6D203"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8D10A6" w14:textId="77777777" w:rsidR="00C34357" w:rsidRDefault="00000000">
            <w:pPr>
              <w:jc w:val="center"/>
            </w:pPr>
            <w:r>
              <w:rPr>
                <w:b/>
                <w:bCs/>
                <w:color w:val="4472C4"/>
                <w:sz w:val="17"/>
                <w:szCs w:val="17"/>
              </w:rPr>
              <w:t>RF-06</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4C49EC0" w14:textId="77777777" w:rsidR="00C34357" w:rsidRPr="005D78BF" w:rsidRDefault="00000000">
            <w:pPr>
              <w:rPr>
                <w:lang w:val="en-US"/>
              </w:rPr>
            </w:pPr>
            <w:r>
              <w:rPr>
                <w:color w:val="000000"/>
                <w:sz w:val="17"/>
                <w:szCs w:val="17"/>
                <w:lang w:val="en-US"/>
              </w:rPr>
              <w:t>Feature Flags multi-dimensional (ServiceNow)</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0AFBB2" w14:textId="77777777" w:rsidR="00C34357" w:rsidRPr="005D78BF" w:rsidRDefault="00000000">
            <w:pPr>
              <w:rPr>
                <w:lang w:val="en-US"/>
              </w:rPr>
            </w:pPr>
            <w:r>
              <w:rPr>
                <w:color w:val="000000"/>
                <w:sz w:val="16"/>
                <w:szCs w:val="16"/>
                <w:lang w:val="en-US"/>
              </w:rPr>
              <w:t>ServiceNow FlowDesigner (13 flujos modificados, Feature Flags)</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66D49A" w14:textId="77777777" w:rsidR="00C34357" w:rsidRDefault="00000000">
            <w:r>
              <w:rPr>
                <w:color w:val="000000"/>
                <w:sz w:val="17"/>
                <w:szCs w:val="17"/>
              </w:rPr>
              <w:t>S7, S8, S18.6</w:t>
            </w:r>
          </w:p>
        </w:tc>
      </w:tr>
      <w:tr w:rsidR="00C34357" w14:paraId="46C897C1"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E3B487" w14:textId="77777777" w:rsidR="00C34357" w:rsidRDefault="00000000">
            <w:pPr>
              <w:jc w:val="center"/>
            </w:pPr>
            <w:r>
              <w:rPr>
                <w:b/>
                <w:bCs/>
                <w:color w:val="4472C4"/>
                <w:sz w:val="17"/>
                <w:szCs w:val="17"/>
              </w:rPr>
              <w:t>RF-07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91670E" w14:textId="77777777" w:rsidR="00C34357" w:rsidRDefault="00000000">
            <w:r>
              <w:rPr>
                <w:color w:val="000000"/>
                <w:sz w:val="17"/>
                <w:szCs w:val="17"/>
              </w:rPr>
              <w:t>Callback asíncrono a ServiceNow</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32B268E" w14:textId="77777777" w:rsidR="00C34357" w:rsidRDefault="00000000">
            <w:r>
              <w:rPr>
                <w:color w:val="000000"/>
                <w:sz w:val="18"/>
                <w:szCs w:val="16"/>
              </w:rPr>
              <w:t>Service Listener, Axway APIM, SN FlowDesigner (recepción callback)</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72DE57" w14:textId="77777777" w:rsidR="00C34357" w:rsidRDefault="00000000">
            <w:r>
              <w:rPr>
                <w:color w:val="000000"/>
                <w:sz w:val="17"/>
                <w:szCs w:val="17"/>
              </w:rPr>
              <w:t>S7, S8, S9.8, S12</w:t>
            </w:r>
          </w:p>
        </w:tc>
      </w:tr>
      <w:tr w:rsidR="00C34357" w14:paraId="18FC856A"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72B38A" w14:textId="77777777" w:rsidR="00C34357" w:rsidRDefault="00000000">
            <w:pPr>
              <w:jc w:val="center"/>
            </w:pPr>
            <w:r>
              <w:rPr>
                <w:b/>
                <w:bCs/>
                <w:color w:val="4472C4"/>
                <w:sz w:val="17"/>
                <w:szCs w:val="17"/>
              </w:rPr>
              <w:t>RF-08</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35E623E" w14:textId="77777777" w:rsidR="00C34357" w:rsidRDefault="00000000">
            <w:r>
              <w:rPr>
                <w:color w:val="000000"/>
                <w:sz w:val="17"/>
                <w:szCs w:val="17"/>
              </w:rPr>
              <w:t>Portal Web de administración</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6EBA556" w14:textId="77777777" w:rsidR="00C34357" w:rsidRPr="005D78BF" w:rsidRDefault="00000000">
            <w:pPr>
              <w:rPr>
                <w:lang w:val="en-US"/>
              </w:rPr>
            </w:pPr>
            <w:r>
              <w:rPr>
                <w:color w:val="000000"/>
                <w:sz w:val="16"/>
                <w:szCs w:val="16"/>
                <w:lang w:val="en-US"/>
              </w:rPr>
              <w:t>Portal Web (FastAPI + React SPA)</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32B2A7" w14:textId="77777777" w:rsidR="00C34357" w:rsidRDefault="00000000">
            <w:r>
              <w:rPr>
                <w:color w:val="000000"/>
                <w:sz w:val="17"/>
                <w:szCs w:val="17"/>
              </w:rPr>
              <w:t>S7, S15.3, S15.4</w:t>
            </w:r>
          </w:p>
        </w:tc>
      </w:tr>
      <w:tr w:rsidR="00C34357" w14:paraId="6011E1B8"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A96F7B2" w14:textId="77777777" w:rsidR="00C34357" w:rsidRDefault="00000000">
            <w:pPr>
              <w:jc w:val="center"/>
            </w:pPr>
            <w:r>
              <w:rPr>
                <w:b/>
                <w:bCs/>
                <w:color w:val="4472C4"/>
                <w:sz w:val="17"/>
                <w:szCs w:val="17"/>
              </w:rPr>
              <w:t>RF-09</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CA92660" w14:textId="77777777" w:rsidR="00C34357" w:rsidRDefault="00000000">
            <w:r>
              <w:rPr>
                <w:color w:val="000000"/>
                <w:sz w:val="17"/>
                <w:szCs w:val="17"/>
              </w:rPr>
              <w:t>Sincronización CMDB → Catálogo</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32325B" w14:textId="77777777" w:rsidR="00C34357" w:rsidRDefault="00000000">
            <w:r>
              <w:rPr>
                <w:color w:val="000000"/>
                <w:sz w:val="18"/>
                <w:szCs w:val="16"/>
              </w:rPr>
              <w:t>Catálogo Técnico, SN CMDB (fuente autoritativa), SN FlowDesigner (sync CMDB→Komands)</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0C27BBE" w14:textId="77777777" w:rsidR="00C34357" w:rsidRDefault="00000000">
            <w:r>
              <w:rPr>
                <w:color w:val="000000"/>
                <w:sz w:val="17"/>
                <w:szCs w:val="17"/>
              </w:rPr>
              <w:t>S8, S10, ADR-005</w:t>
            </w:r>
          </w:p>
        </w:tc>
      </w:tr>
      <w:tr w:rsidR="00C34357" w14:paraId="0DE24276"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90D32D3" w14:textId="77777777" w:rsidR="00C34357" w:rsidRDefault="00000000">
            <w:pPr>
              <w:jc w:val="center"/>
            </w:pPr>
            <w:r>
              <w:rPr>
                <w:b/>
                <w:bCs/>
                <w:color w:val="4472C4"/>
                <w:sz w:val="17"/>
                <w:szCs w:val="17"/>
              </w:rPr>
              <w:t>RF-10</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A63A077" w14:textId="77777777" w:rsidR="00C34357" w:rsidRDefault="00000000">
            <w:r>
              <w:rPr>
                <w:color w:val="000000"/>
                <w:sz w:val="17"/>
                <w:szCs w:val="17"/>
              </w:rPr>
              <w:t>Web Contingencia Cero</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B0FF0F0" w14:textId="77777777" w:rsidR="00C34357" w:rsidRDefault="00000000">
            <w:r>
              <w:rPr>
                <w:color w:val="000000"/>
                <w:sz w:val="16"/>
                <w:szCs w:val="16"/>
              </w:rPr>
              <w:t>Infraestructura separada (5 VMs)</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9AFCD5" w14:textId="77777777" w:rsidR="00C34357" w:rsidRDefault="00000000">
            <w:r>
              <w:rPr>
                <w:color w:val="000000"/>
                <w:sz w:val="17"/>
                <w:szCs w:val="17"/>
              </w:rPr>
              <w:t>S14.6, S17.5</w:t>
            </w:r>
          </w:p>
        </w:tc>
      </w:tr>
      <w:tr w:rsidR="00C34357" w14:paraId="20E4C96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1C5C7E" w14:textId="77777777" w:rsidR="00C34357" w:rsidRDefault="00000000">
            <w:pPr>
              <w:jc w:val="center"/>
            </w:pPr>
            <w:r>
              <w:rPr>
                <w:b/>
                <w:bCs/>
                <w:color w:val="C62828"/>
                <w:sz w:val="17"/>
                <w:szCs w:val="17"/>
              </w:rPr>
              <w:t>RNF-01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152D62" w14:textId="77777777" w:rsidR="00C34357" w:rsidRDefault="00000000">
            <w:r>
              <w:rPr>
                <w:color w:val="000000"/>
                <w:sz w:val="17"/>
                <w:szCs w:val="17"/>
              </w:rPr>
              <w:t>Disponibilidad 99.9%</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7AD9BF" w14:textId="77777777" w:rsidR="00C34357" w:rsidRDefault="00000000">
            <w:r>
              <w:rPr>
                <w:color w:val="000000"/>
                <w:sz w:val="16"/>
                <w:szCs w:val="16"/>
              </w:rPr>
              <w:t>K8s HA, PostgreSQL HA (Patroni), Redis Sentinel, LB Keepalived</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E0069B9" w14:textId="77777777" w:rsidR="00C34357" w:rsidRDefault="00000000">
            <w:r>
              <w:rPr>
                <w:color w:val="000000"/>
                <w:sz w:val="17"/>
                <w:szCs w:val="17"/>
              </w:rPr>
              <w:t>S14, S17.1</w:t>
            </w:r>
          </w:p>
        </w:tc>
      </w:tr>
      <w:tr w:rsidR="00C34357" w14:paraId="0FB8B8C9"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410581B" w14:textId="77777777" w:rsidR="00C34357" w:rsidRDefault="00000000">
            <w:pPr>
              <w:jc w:val="center"/>
            </w:pPr>
            <w:r>
              <w:rPr>
                <w:b/>
                <w:bCs/>
                <w:color w:val="C62828"/>
                <w:sz w:val="17"/>
                <w:szCs w:val="17"/>
              </w:rPr>
              <w:t>RNF-02</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210C0CE" w14:textId="77777777" w:rsidR="00C34357" w:rsidRDefault="00000000">
            <w:r>
              <w:rPr>
                <w:color w:val="000000"/>
                <w:sz w:val="17"/>
                <w:szCs w:val="17"/>
              </w:rPr>
              <w:t>RPO &lt; 1h, RTO &lt; 4h</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7C14CC4" w14:textId="77777777" w:rsidR="00C34357" w:rsidRPr="005D78BF" w:rsidRDefault="00000000">
            <w:pPr>
              <w:rPr>
                <w:lang w:val="en-US"/>
              </w:rPr>
            </w:pPr>
            <w:r>
              <w:rPr>
                <w:color w:val="000000"/>
                <w:sz w:val="16"/>
                <w:szCs w:val="16"/>
                <w:lang w:val="en-US"/>
              </w:rPr>
              <w:t>pgBackRest, WAL archiving, Patroni failover, Feature Flag rollback</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DAAE24F" w14:textId="77777777" w:rsidR="00C34357" w:rsidRDefault="00000000">
            <w:r>
              <w:rPr>
                <w:color w:val="000000"/>
                <w:sz w:val="17"/>
                <w:szCs w:val="17"/>
              </w:rPr>
              <w:t>S17.2, S18.2</w:t>
            </w:r>
          </w:p>
        </w:tc>
      </w:tr>
      <w:tr w:rsidR="00C34357" w14:paraId="4D4CDDE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C95A075" w14:textId="77777777" w:rsidR="00C34357" w:rsidRDefault="00000000">
            <w:pPr>
              <w:jc w:val="center"/>
            </w:pPr>
            <w:r>
              <w:rPr>
                <w:b/>
                <w:bCs/>
                <w:color w:val="C62828"/>
                <w:sz w:val="17"/>
                <w:szCs w:val="17"/>
              </w:rPr>
              <w:t>RNF-03</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3396D23" w14:textId="77777777" w:rsidR="00C34357" w:rsidRDefault="00000000">
            <w:r>
              <w:rPr>
                <w:color w:val="000000"/>
                <w:sz w:val="17"/>
                <w:szCs w:val="17"/>
              </w:rPr>
              <w:t>Latencia API &lt; 500ms P95</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1CC03D" w14:textId="77777777" w:rsidR="00C34357" w:rsidRPr="005D78BF" w:rsidRDefault="00000000">
            <w:pPr>
              <w:rPr>
                <w:lang w:val="en-US"/>
              </w:rPr>
            </w:pPr>
            <w:r>
              <w:rPr>
                <w:color w:val="000000"/>
                <w:sz w:val="16"/>
                <w:szCs w:val="16"/>
                <w:lang w:val="en-US"/>
              </w:rPr>
              <w:t>API Gateway (FastAPI), PgBouncer, Redis cache, asyncpg</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307CCE9" w14:textId="77777777" w:rsidR="00C34357" w:rsidRDefault="00000000">
            <w:r>
              <w:rPr>
                <w:color w:val="000000"/>
                <w:sz w:val="17"/>
                <w:szCs w:val="17"/>
              </w:rPr>
              <w:t>S17.3</w:t>
            </w:r>
          </w:p>
        </w:tc>
      </w:tr>
      <w:tr w:rsidR="00C34357" w14:paraId="5515F4FB"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EB0B1E" w14:textId="77777777" w:rsidR="00C34357" w:rsidRDefault="00000000">
            <w:pPr>
              <w:jc w:val="center"/>
            </w:pPr>
            <w:r>
              <w:rPr>
                <w:b/>
                <w:bCs/>
                <w:color w:val="C62828"/>
                <w:sz w:val="17"/>
                <w:szCs w:val="17"/>
              </w:rPr>
              <w:t>RNF-04</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1649F4" w14:textId="77777777" w:rsidR="00C34357" w:rsidRDefault="00000000">
            <w:r>
              <w:rPr>
                <w:color w:val="000000"/>
                <w:sz w:val="17"/>
                <w:szCs w:val="17"/>
              </w:rPr>
              <w:t>Throughput 20.000 tx/h</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1FD721" w14:textId="77777777" w:rsidR="00C34357" w:rsidRPr="005D78BF" w:rsidRDefault="00000000">
            <w:pPr>
              <w:rPr>
                <w:lang w:val="en-US"/>
              </w:rPr>
            </w:pPr>
            <w:r>
              <w:rPr>
                <w:color w:val="000000"/>
                <w:sz w:val="16"/>
                <w:szCs w:val="16"/>
                <w:lang w:val="en-US"/>
              </w:rPr>
              <w:t>K8s HPA, pool SSH, 3 Workers, PgBouncer, Redis colas</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68CDD63" w14:textId="77777777" w:rsidR="00C34357" w:rsidRDefault="00000000">
            <w:r>
              <w:rPr>
                <w:color w:val="000000"/>
                <w:sz w:val="17"/>
                <w:szCs w:val="17"/>
              </w:rPr>
              <w:t>S17.4, S17.6</w:t>
            </w:r>
          </w:p>
        </w:tc>
      </w:tr>
      <w:tr w:rsidR="00C34357" w14:paraId="430F3F7D"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6642F1A" w14:textId="77777777" w:rsidR="00C34357" w:rsidRDefault="00000000">
            <w:pPr>
              <w:jc w:val="center"/>
            </w:pPr>
            <w:r>
              <w:rPr>
                <w:b/>
                <w:bCs/>
                <w:color w:val="C62828"/>
                <w:sz w:val="17"/>
                <w:szCs w:val="17"/>
              </w:rPr>
              <w:t>RNF-05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C6FE432" w14:textId="77777777" w:rsidR="00C34357" w:rsidRDefault="00000000">
            <w:r>
              <w:rPr>
                <w:color w:val="000000"/>
                <w:sz w:val="17"/>
                <w:szCs w:val="17"/>
              </w:rPr>
              <w:t>Seguridad OAuth 2.0/JWT + 2FA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920D48" w14:textId="77777777" w:rsidR="00C34357" w:rsidRPr="005D78BF" w:rsidRDefault="00000000">
            <w:pPr>
              <w:rPr>
                <w:lang w:val="en-US"/>
              </w:rPr>
            </w:pPr>
            <w:r>
              <w:rPr>
                <w:color w:val="000000"/>
                <w:sz w:val="16"/>
                <w:szCs w:val="16"/>
                <w:lang w:val="en-US"/>
              </w:rPr>
              <w:t>Axway APIM, API Gateway, Portal Web (bcrypt, TOTP)</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14690E" w14:textId="77777777" w:rsidR="00C34357" w:rsidRDefault="00000000">
            <w:r>
              <w:rPr>
                <w:color w:val="000000"/>
                <w:sz w:val="17"/>
                <w:szCs w:val="17"/>
              </w:rPr>
              <w:t>S15.3, S15.5</w:t>
            </w:r>
          </w:p>
        </w:tc>
      </w:tr>
      <w:tr w:rsidR="00C34357" w14:paraId="5187FD63"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B036C90" w14:textId="77777777" w:rsidR="00C34357" w:rsidRDefault="00000000">
            <w:pPr>
              <w:jc w:val="center"/>
            </w:pPr>
            <w:r>
              <w:rPr>
                <w:b/>
                <w:bCs/>
                <w:color w:val="C62828"/>
                <w:sz w:val="17"/>
                <w:szCs w:val="17"/>
              </w:rPr>
              <w:t>RNF-06</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D68951A" w14:textId="77777777" w:rsidR="00C34357" w:rsidRDefault="00000000">
            <w:r>
              <w:rPr>
                <w:color w:val="000000"/>
                <w:sz w:val="17"/>
                <w:szCs w:val="17"/>
              </w:rPr>
              <w:t>Cifrado AES-256 credenciales</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2CB02F" w14:textId="77777777" w:rsidR="00C34357" w:rsidRPr="005D78BF" w:rsidRDefault="00000000">
            <w:pPr>
              <w:rPr>
                <w:lang w:val="en-US"/>
              </w:rPr>
            </w:pPr>
            <w:r>
              <w:rPr>
                <w:color w:val="000000"/>
                <w:sz w:val="16"/>
                <w:szCs w:val="16"/>
                <w:lang w:val="en-US"/>
              </w:rPr>
              <w:t>Config Engine (Fernet), K8s Secrets</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D6FB538" w14:textId="77777777" w:rsidR="00C34357" w:rsidRDefault="00000000">
            <w:r>
              <w:rPr>
                <w:color w:val="000000"/>
                <w:sz w:val="17"/>
                <w:szCs w:val="17"/>
              </w:rPr>
              <w:t>S15.7, S15.8</w:t>
            </w:r>
          </w:p>
        </w:tc>
      </w:tr>
      <w:tr w:rsidR="00C34357" w14:paraId="47A6F89C"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10913C" w14:textId="77777777" w:rsidR="00C34357" w:rsidRDefault="00000000">
            <w:pPr>
              <w:jc w:val="center"/>
            </w:pPr>
            <w:r>
              <w:rPr>
                <w:b/>
                <w:bCs/>
                <w:color w:val="C62828"/>
                <w:sz w:val="17"/>
                <w:szCs w:val="17"/>
              </w:rPr>
              <w:t>RNF-07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A09592" w14:textId="77777777" w:rsidR="00C34357" w:rsidRDefault="00000000">
            <w:r>
              <w:rPr>
                <w:color w:val="000000"/>
                <w:sz w:val="17"/>
                <w:szCs w:val="17"/>
              </w:rPr>
              <w:t>Auditoría y trazabilidad</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96D5A9" w14:textId="77777777" w:rsidR="00C34357" w:rsidRPr="005D78BF" w:rsidRDefault="00000000">
            <w:pPr>
              <w:rPr>
                <w:lang w:val="en-US"/>
              </w:rPr>
            </w:pPr>
            <w:r>
              <w:rPr>
                <w:color w:val="000000"/>
                <w:sz w:val="16"/>
                <w:szCs w:val="16"/>
                <w:lang w:val="en-US"/>
              </w:rPr>
              <w:t>audit_log (365d), transaction_steps (90d), Dynatrace</w:t>
            </w:r>
          </w:p>
        </w:tc>
        <w:tc>
          <w:tcPr>
            <w:tcW w:w="3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78F8325" w14:textId="77777777" w:rsidR="00C34357" w:rsidRDefault="00000000">
            <w:r>
              <w:rPr>
                <w:color w:val="000000"/>
                <w:sz w:val="17"/>
                <w:szCs w:val="17"/>
              </w:rPr>
              <w:t>S15.10, S16.4</w:t>
            </w:r>
          </w:p>
        </w:tc>
      </w:tr>
      <w:tr w:rsidR="00C34357" w14:paraId="3995953F"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B9C4E2A" w14:textId="77777777" w:rsidR="00C34357" w:rsidRDefault="00000000">
            <w:pPr>
              <w:jc w:val="center"/>
            </w:pPr>
            <w:r>
              <w:rPr>
                <w:b/>
                <w:bCs/>
                <w:color w:val="C62828"/>
                <w:sz w:val="17"/>
                <w:szCs w:val="17"/>
              </w:rPr>
              <w:t>RNF-08</w:t>
            </w:r>
          </w:p>
        </w:tc>
        <w:tc>
          <w:tcPr>
            <w:tcW w:w="1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66F84C3" w14:textId="77777777" w:rsidR="00C34357" w:rsidRDefault="00000000">
            <w:r>
              <w:rPr>
                <w:color w:val="000000"/>
                <w:sz w:val="17"/>
                <w:szCs w:val="17"/>
              </w:rPr>
              <w:t>Cobertura testing &gt; 80%</w:t>
            </w:r>
          </w:p>
        </w:tc>
        <w:tc>
          <w:tcPr>
            <w:tcW w:w="3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450F12" w14:textId="77777777" w:rsidR="00C34357" w:rsidRPr="005D78BF" w:rsidRDefault="00000000">
            <w:pPr>
              <w:rPr>
                <w:lang w:val="en-US"/>
              </w:rPr>
            </w:pPr>
            <w:r>
              <w:rPr>
                <w:color w:val="000000"/>
                <w:sz w:val="16"/>
                <w:szCs w:val="16"/>
                <w:lang w:val="en-US"/>
              </w:rPr>
              <w:t>pytest, coverage.py, CI/CD pipeline</w:t>
            </w:r>
          </w:p>
        </w:tc>
        <w:tc>
          <w:tcPr>
            <w:tcW w:w="36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7600465" w14:textId="77777777" w:rsidR="00C34357" w:rsidRDefault="00000000">
            <w:r>
              <w:rPr>
                <w:color w:val="000000"/>
                <w:sz w:val="17"/>
                <w:szCs w:val="17"/>
              </w:rPr>
              <w:t>S19.4, S19.5</w:t>
            </w:r>
          </w:p>
        </w:tc>
      </w:tr>
    </w:tbl>
    <w:p w14:paraId="3A8B63C9" w14:textId="77777777" w:rsidR="00C34357" w:rsidRDefault="00000000">
      <w:r>
        <w:br w:type="page"/>
      </w:r>
    </w:p>
    <w:p w14:paraId="107FDDF4" w14:textId="77777777" w:rsidR="00C34357" w:rsidRDefault="00000000">
      <w:pPr>
        <w:pStyle w:val="Ttulo2"/>
      </w:pPr>
      <w:bookmarkStart w:id="341" w:name="_Toc226042102"/>
      <w:r>
        <w:lastRenderedPageBreak/>
        <w:t>Anexo H — Matriz de dependencias externas con semanas</w:t>
      </w:r>
      <w:bookmarkEnd w:id="341"/>
    </w:p>
    <w:p w14:paraId="14729B81" w14:textId="77777777" w:rsidR="00C34357" w:rsidRDefault="00000000">
      <w:pPr>
        <w:spacing w:after="160"/>
        <w:jc w:val="both"/>
      </w:pPr>
      <w:r>
        <w:t>La siguiente matriz documenta las dependencias externas del proyecto con sus fechas requeridas y el impacto de un atraso:</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197"/>
        <w:gridCol w:w="1975"/>
        <w:gridCol w:w="696"/>
        <w:gridCol w:w="851"/>
        <w:gridCol w:w="4641"/>
      </w:tblGrid>
      <w:tr w:rsidR="00C34357" w14:paraId="45D42DB4" w14:textId="77777777">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BC470BE" w14:textId="77777777" w:rsidR="00C34357" w:rsidRDefault="00000000">
            <w:pPr>
              <w:jc w:val="center"/>
            </w:pPr>
            <w:r>
              <w:rPr>
                <w:b/>
                <w:bCs/>
                <w:color w:val="FFFFFF"/>
                <w:sz w:val="18"/>
                <w:szCs w:val="18"/>
              </w:rPr>
              <w:t>Proveedor</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0A25EA70" w14:textId="77777777" w:rsidR="00C34357" w:rsidRDefault="00000000">
            <w:pPr>
              <w:jc w:val="center"/>
            </w:pPr>
            <w:r>
              <w:rPr>
                <w:b/>
                <w:bCs/>
                <w:color w:val="FFFFFF"/>
                <w:sz w:val="18"/>
                <w:szCs w:val="18"/>
              </w:rPr>
              <w:t>Dependencia</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B9F941D" w14:textId="77777777" w:rsidR="00C34357" w:rsidRDefault="00000000">
            <w:pPr>
              <w:jc w:val="center"/>
            </w:pPr>
            <w:r>
              <w:rPr>
                <w:b/>
                <w:bCs/>
                <w:color w:val="FFFFFF"/>
                <w:sz w:val="18"/>
                <w:szCs w:val="18"/>
              </w:rPr>
              <w:t>Sem.</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4021D09" w14:textId="77777777" w:rsidR="00C34357" w:rsidRDefault="00000000">
            <w:pPr>
              <w:jc w:val="center"/>
            </w:pPr>
            <w:r>
              <w:rPr>
                <w:b/>
                <w:bCs/>
                <w:color w:val="FFFFFF"/>
                <w:sz w:val="18"/>
                <w:szCs w:val="18"/>
              </w:rPr>
              <w:t>Impacto</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020CFE4" w14:textId="77777777" w:rsidR="00C34357" w:rsidRDefault="00000000">
            <w:pPr>
              <w:jc w:val="center"/>
            </w:pPr>
            <w:r>
              <w:rPr>
                <w:b/>
                <w:bCs/>
                <w:color w:val="FFFFFF"/>
                <w:sz w:val="18"/>
                <w:szCs w:val="18"/>
              </w:rPr>
              <w:t>Consecuencia de atraso</w:t>
            </w:r>
          </w:p>
        </w:tc>
      </w:tr>
      <w:tr w:rsidR="00C34357" w14:paraId="171CFD4C"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7EA1DFD" w14:textId="77777777" w:rsidR="00C34357" w:rsidRDefault="00000000">
            <w:r>
              <w:rPr>
                <w:b/>
                <w:bCs/>
                <w:color w:val="000000"/>
                <w:sz w:val="17"/>
                <w:szCs w:val="17"/>
              </w:rPr>
              <w:t>IFX</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B8D7DAD" w14:textId="77777777" w:rsidR="00C34357" w:rsidRDefault="00000000">
            <w:r>
              <w:rPr>
                <w:color w:val="000000"/>
                <w:sz w:val="16"/>
                <w:szCs w:val="16"/>
              </w:rPr>
              <w:t>VMs ambiente DEV (3 VMs)</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E1B3EF9" w14:textId="77777777" w:rsidR="00C34357" w:rsidRDefault="00000000">
            <w:pPr>
              <w:jc w:val="center"/>
            </w:pPr>
            <w:r>
              <w:rPr>
                <w:b/>
                <w:bCs/>
                <w:color w:val="000000"/>
                <w:sz w:val="17"/>
                <w:szCs w:val="17"/>
              </w:rPr>
              <w:t>Sem 3</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4BAA4D"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FD12FA0" w14:textId="77777777" w:rsidR="00C34357" w:rsidRDefault="00000000">
            <w:r>
              <w:rPr>
                <w:color w:val="000000"/>
                <w:sz w:val="16"/>
                <w:szCs w:val="16"/>
              </w:rPr>
              <w:t>Sin DEV no se puede iniciar desarrollo. Ambiente Docker local como contingencia.</w:t>
            </w:r>
          </w:p>
        </w:tc>
      </w:tr>
      <w:tr w:rsidR="00C34357" w14:paraId="4A2F374D"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E2DFCF0" w14:textId="77777777" w:rsidR="00C34357" w:rsidRDefault="00000000">
            <w:r>
              <w:rPr>
                <w:b/>
                <w:bCs/>
                <w:color w:val="000000"/>
                <w:sz w:val="17"/>
                <w:szCs w:val="17"/>
              </w:rPr>
              <w:t>IFX</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54D6318" w14:textId="77777777" w:rsidR="00C34357" w:rsidRDefault="00000000">
            <w:r>
              <w:rPr>
                <w:color w:val="000000"/>
                <w:sz w:val="16"/>
                <w:szCs w:val="16"/>
              </w:rPr>
              <w:t>VMs ambiente QA (6 VMs)</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DF7CBE" w14:textId="77777777" w:rsidR="00C34357" w:rsidRDefault="00000000">
            <w:pPr>
              <w:jc w:val="center"/>
            </w:pPr>
            <w:r>
              <w:rPr>
                <w:b/>
                <w:bCs/>
                <w:color w:val="000000"/>
                <w:sz w:val="17"/>
                <w:szCs w:val="17"/>
              </w:rPr>
              <w:t>Sem 7</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C14383"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D47E528" w14:textId="77777777" w:rsidR="00C34357" w:rsidRDefault="00000000">
            <w:r>
              <w:rPr>
                <w:color w:val="000000"/>
                <w:sz w:val="16"/>
                <w:szCs w:val="16"/>
              </w:rPr>
              <w:t>Sin QA no se pueden ejecutar pruebas E2E con OLTs lab.</w:t>
            </w:r>
          </w:p>
        </w:tc>
      </w:tr>
      <w:tr w:rsidR="00C34357" w14:paraId="6D134134"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6963E9" w14:textId="77777777" w:rsidR="00C34357" w:rsidRDefault="00000000">
            <w:r>
              <w:rPr>
                <w:b/>
                <w:bCs/>
                <w:color w:val="000000"/>
                <w:sz w:val="17"/>
                <w:szCs w:val="17"/>
              </w:rPr>
              <w:t>IFX</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2A9A71" w14:textId="77777777" w:rsidR="00C34357" w:rsidRDefault="00000000">
            <w:r>
              <w:rPr>
                <w:color w:val="000000"/>
                <w:sz w:val="16"/>
                <w:szCs w:val="16"/>
              </w:rPr>
              <w:t>VMs ambiente PROD (20 VMs)</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B73AEC1" w14:textId="77777777" w:rsidR="00C34357" w:rsidRDefault="00000000">
            <w:pPr>
              <w:jc w:val="center"/>
            </w:pPr>
            <w:r>
              <w:rPr>
                <w:b/>
                <w:bCs/>
                <w:color w:val="000000"/>
                <w:sz w:val="17"/>
                <w:szCs w:val="17"/>
              </w:rPr>
              <w:t>Sem 20</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003E373" w14:textId="77777777" w:rsidR="00C34357" w:rsidRDefault="00000000">
            <w:pPr>
              <w:jc w:val="center"/>
            </w:pPr>
            <w:r>
              <w:rPr>
                <w:b/>
                <w:bCs/>
                <w:color w:val="C62828"/>
                <w:sz w:val="16"/>
                <w:szCs w:val="16"/>
              </w:rPr>
              <w:t>CRÍTICO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399B99" w14:textId="77777777" w:rsidR="00C34357" w:rsidRDefault="00000000">
            <w:r>
              <w:rPr>
                <w:color w:val="000000"/>
                <w:sz w:val="16"/>
                <w:szCs w:val="16"/>
              </w:rPr>
              <w:t>Sin PROD no se puede ejecutar Go-Live. Bloqueante para Fase 3.</w:t>
            </w:r>
          </w:p>
        </w:tc>
      </w:tr>
      <w:tr w:rsidR="00C34357" w14:paraId="29B9EE2C"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B95537" w14:textId="77777777" w:rsidR="00C34357" w:rsidRDefault="00000000">
            <w:r>
              <w:rPr>
                <w:b/>
                <w:bCs/>
                <w:color w:val="000000"/>
                <w:sz w:val="17"/>
                <w:szCs w:val="17"/>
              </w:rPr>
              <w:t>IFX</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06D30E" w14:textId="77777777" w:rsidR="00C34357" w:rsidRPr="005D78BF" w:rsidRDefault="00000000">
            <w:pPr>
              <w:rPr>
                <w:lang w:val="en-US"/>
              </w:rPr>
            </w:pPr>
            <w:r>
              <w:rPr>
                <w:color w:val="000000"/>
                <w:sz w:val="16"/>
                <w:szCs w:val="16"/>
                <w:lang w:val="en-US"/>
              </w:rPr>
              <w:t>VPN S2S IPSec IFX ↔ ON·NET</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3DBA325" w14:textId="77777777" w:rsidR="00C34357" w:rsidRDefault="00000000">
            <w:pPr>
              <w:jc w:val="center"/>
            </w:pPr>
            <w:r>
              <w:rPr>
                <w:b/>
                <w:bCs/>
                <w:color w:val="000000"/>
                <w:sz w:val="17"/>
                <w:szCs w:val="17"/>
              </w:rPr>
              <w:t>Sem 3</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C0E7ADD" w14:textId="77777777" w:rsidR="00C34357" w:rsidRDefault="00000000">
            <w:pPr>
              <w:jc w:val="center"/>
            </w:pPr>
            <w:r>
              <w:rPr>
                <w:b/>
                <w:bCs/>
                <w:color w:val="C62828"/>
                <w:sz w:val="16"/>
                <w:szCs w:val="16"/>
              </w:rPr>
              <w:t>CRÍTICO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8C4183" w14:textId="77777777" w:rsidR="00C34357" w:rsidRDefault="00000000">
            <w:r>
              <w:rPr>
                <w:color w:val="000000"/>
                <w:sz w:val="16"/>
                <w:szCs w:val="16"/>
              </w:rPr>
              <w:t>Sin VPN no hay conectividad SSH a OLTs desde K8s.</w:t>
            </w:r>
          </w:p>
        </w:tc>
      </w:tr>
      <w:tr w:rsidR="00C34357" w14:paraId="224773E0"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F2CE92" w14:textId="77777777" w:rsidR="00C34357" w:rsidRDefault="00000000">
            <w:r>
              <w:rPr>
                <w:b/>
                <w:bCs/>
                <w:color w:val="000000"/>
                <w:sz w:val="17"/>
                <w:szCs w:val="17"/>
              </w:rPr>
              <w:t>Axway (ON·NET)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EBA6E8" w14:textId="77777777" w:rsidR="00C34357" w:rsidRDefault="00000000">
            <w:r>
              <w:rPr>
                <w:color w:val="000000"/>
                <w:sz w:val="16"/>
                <w:szCs w:val="16"/>
              </w:rPr>
              <w:t>Axway QA operativo con APIs publicadas</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6EF364" w14:textId="77777777" w:rsidR="00C34357" w:rsidRDefault="00000000">
            <w:pPr>
              <w:jc w:val="center"/>
            </w:pPr>
            <w:r>
              <w:rPr>
                <w:b/>
                <w:bCs/>
                <w:color w:val="000000"/>
                <w:sz w:val="17"/>
                <w:szCs w:val="17"/>
              </w:rPr>
              <w:t>Sem 10</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7C0664"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0DF39C" w14:textId="77777777" w:rsidR="00C34357" w:rsidRDefault="00000000">
            <w:r>
              <w:rPr>
                <w:color w:val="000000"/>
                <w:sz w:val="16"/>
                <w:szCs w:val="16"/>
              </w:rPr>
              <w:t>Sin Axway QA, pruebas E2E se ejecutan con conexión directa (parcial).</w:t>
            </w:r>
          </w:p>
        </w:tc>
      </w:tr>
      <w:tr w:rsidR="00C34357" w14:paraId="4A5781ED"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A3527CD" w14:textId="77777777" w:rsidR="00C34357" w:rsidRDefault="00000000">
            <w:r>
              <w:rPr>
                <w:b/>
                <w:bCs/>
                <w:color w:val="000000"/>
                <w:sz w:val="17"/>
                <w:szCs w:val="17"/>
              </w:rPr>
              <w:t>Axway (ON·NET)</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44ABA1" w14:textId="77777777" w:rsidR="00C34357" w:rsidRDefault="00000000">
            <w:r>
              <w:rPr>
                <w:color w:val="000000"/>
                <w:sz w:val="16"/>
                <w:szCs w:val="16"/>
              </w:rPr>
              <w:t>Axway PROD operativo con APIs + OAuth</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9791641" w14:textId="77777777" w:rsidR="00C34357" w:rsidRDefault="00000000">
            <w:pPr>
              <w:jc w:val="center"/>
            </w:pPr>
            <w:r>
              <w:rPr>
                <w:b/>
                <w:bCs/>
                <w:color w:val="000000"/>
                <w:sz w:val="17"/>
                <w:szCs w:val="17"/>
              </w:rPr>
              <w:t>Sem 26</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57A27D" w14:textId="77777777" w:rsidR="00C34357" w:rsidRDefault="00000000">
            <w:pPr>
              <w:jc w:val="center"/>
            </w:pPr>
            <w:r>
              <w:rPr>
                <w:b/>
                <w:bCs/>
                <w:color w:val="C62828"/>
                <w:sz w:val="16"/>
                <w:szCs w:val="16"/>
              </w:rPr>
              <w:t>CRÍTICO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017E4F" w14:textId="77777777" w:rsidR="00C34357" w:rsidRDefault="00000000">
            <w:r>
              <w:rPr>
                <w:color w:val="000000"/>
                <w:sz w:val="16"/>
                <w:szCs w:val="16"/>
              </w:rPr>
              <w:t>Sin Axway PROD no se puede activar Feature Flag en producción.</w:t>
            </w:r>
          </w:p>
        </w:tc>
      </w:tr>
      <w:tr w:rsidR="00C34357" w14:paraId="6918162E"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204A3A" w14:textId="77777777" w:rsidR="00C34357" w:rsidRDefault="00000000">
            <w:r>
              <w:rPr>
                <w:b/>
                <w:bCs/>
                <w:color w:val="000000"/>
                <w:sz w:val="17"/>
                <w:szCs w:val="17"/>
              </w:rPr>
              <w:t>ServiceNow (ON·NET)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CC407A" w14:textId="77777777" w:rsidR="00C34357" w:rsidRDefault="00000000">
            <w:r>
              <w:rPr>
                <w:color w:val="000000"/>
                <w:sz w:val="16"/>
                <w:szCs w:val="16"/>
              </w:rPr>
              <w:t>FlowDesigner modificados para Post-Venta</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DD26502" w14:textId="77777777" w:rsidR="00C34357" w:rsidRDefault="00000000">
            <w:pPr>
              <w:jc w:val="center"/>
            </w:pPr>
            <w:r>
              <w:rPr>
                <w:b/>
                <w:bCs/>
                <w:color w:val="000000"/>
                <w:sz w:val="17"/>
                <w:szCs w:val="17"/>
              </w:rPr>
              <w:t>Sem 12</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79CBA6"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869BEA" w14:textId="77777777" w:rsidR="00C34357" w:rsidRDefault="00000000">
            <w:r>
              <w:rPr>
                <w:color w:val="000000"/>
                <w:sz w:val="16"/>
                <w:szCs w:val="16"/>
              </w:rPr>
              <w:t>Bloquea pruebas E2E de operaciones post-venta.</w:t>
            </w:r>
          </w:p>
        </w:tc>
      </w:tr>
      <w:tr w:rsidR="00C34357" w14:paraId="3D58B4EA"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17C910" w14:textId="77777777" w:rsidR="00C34357" w:rsidRDefault="00000000">
            <w:r>
              <w:rPr>
                <w:b/>
                <w:bCs/>
                <w:color w:val="000000"/>
                <w:sz w:val="17"/>
                <w:szCs w:val="17"/>
              </w:rPr>
              <w:t>ServiceNow (ON·NET)</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789494D" w14:textId="77777777" w:rsidR="00C34357" w:rsidRDefault="00000000">
            <w:r>
              <w:rPr>
                <w:color w:val="000000"/>
                <w:sz w:val="16"/>
                <w:szCs w:val="16"/>
              </w:rPr>
              <w:t>FlowDesigner modificados para Venta</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8CDC453" w14:textId="77777777" w:rsidR="00C34357" w:rsidRDefault="00000000">
            <w:pPr>
              <w:jc w:val="center"/>
            </w:pPr>
            <w:r>
              <w:rPr>
                <w:b/>
                <w:bCs/>
                <w:color w:val="000000"/>
                <w:sz w:val="17"/>
                <w:szCs w:val="17"/>
              </w:rPr>
              <w:t>Sem 20</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8F16437"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F9E776F" w14:textId="77777777" w:rsidR="00C34357" w:rsidRDefault="00000000">
            <w:r>
              <w:rPr>
                <w:color w:val="000000"/>
                <w:sz w:val="16"/>
                <w:szCs w:val="16"/>
              </w:rPr>
              <w:t>Bloquea certificación de VNOs (T6).</w:t>
            </w:r>
          </w:p>
        </w:tc>
      </w:tr>
      <w:tr w:rsidR="00C34357" w14:paraId="72B286B6"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215BD0" w14:textId="77777777" w:rsidR="00C34357" w:rsidRDefault="00000000">
            <w:r>
              <w:rPr>
                <w:b/>
                <w:bCs/>
                <w:color w:val="000000"/>
                <w:sz w:val="17"/>
                <w:szCs w:val="17"/>
              </w:rPr>
              <w:t>ServiceNow (ON·NET)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DCBF622" w14:textId="77777777" w:rsidR="00C34357" w:rsidRDefault="00000000">
            <w:r>
              <w:rPr>
                <w:color w:val="000000"/>
                <w:sz w:val="16"/>
                <w:szCs w:val="16"/>
              </w:rPr>
              <w:t>FlowDesigner desplegados en PROD</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4AE3956" w14:textId="77777777" w:rsidR="00C34357" w:rsidRDefault="00000000">
            <w:pPr>
              <w:jc w:val="center"/>
            </w:pPr>
            <w:r>
              <w:rPr>
                <w:b/>
                <w:bCs/>
                <w:color w:val="000000"/>
                <w:sz w:val="17"/>
                <w:szCs w:val="17"/>
              </w:rPr>
              <w:t>Sem 25</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DA80EC" w14:textId="77777777" w:rsidR="00C34357" w:rsidRDefault="00000000">
            <w:pPr>
              <w:jc w:val="center"/>
            </w:pPr>
            <w:r>
              <w:rPr>
                <w:b/>
                <w:bCs/>
                <w:color w:val="C62828"/>
                <w:sz w:val="16"/>
                <w:szCs w:val="16"/>
              </w:rPr>
              <w:t>CRÍTICO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9087B1" w14:textId="77777777" w:rsidR="00C34357" w:rsidRDefault="00000000">
            <w:r>
              <w:rPr>
                <w:color w:val="000000"/>
                <w:sz w:val="16"/>
                <w:szCs w:val="16"/>
              </w:rPr>
              <w:t>Bloquea Go-Live. Feature Flags inoperantes sin flujos SN.</w:t>
            </w:r>
          </w:p>
        </w:tc>
      </w:tr>
      <w:tr w:rsidR="00C34357" w14:paraId="6CDC11E0"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E6E63C" w14:textId="77777777" w:rsidR="00C34357" w:rsidRDefault="00000000">
            <w:r>
              <w:rPr>
                <w:b/>
                <w:bCs/>
                <w:color w:val="000000"/>
                <w:sz w:val="17"/>
                <w:szCs w:val="17"/>
              </w:rPr>
              <w:t>ON·NET Redes</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61B57D9" w14:textId="77777777" w:rsidR="00C34357" w:rsidRDefault="00000000">
            <w:r>
              <w:rPr>
                <w:color w:val="000000"/>
                <w:sz w:val="16"/>
                <w:szCs w:val="16"/>
              </w:rPr>
              <w:t>Conectividad SSH a OLTs lab</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20607AF" w14:textId="77777777" w:rsidR="00C34357" w:rsidRDefault="00000000">
            <w:pPr>
              <w:jc w:val="center"/>
            </w:pPr>
            <w:r>
              <w:rPr>
                <w:b/>
                <w:bCs/>
                <w:color w:val="000000"/>
                <w:sz w:val="17"/>
                <w:szCs w:val="17"/>
              </w:rPr>
              <w:t>Sem 3</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6194F9"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69CEA7A" w14:textId="77777777" w:rsidR="00C34357" w:rsidRDefault="00000000">
            <w:r>
              <w:rPr>
                <w:color w:val="000000"/>
                <w:sz w:val="16"/>
                <w:szCs w:val="16"/>
              </w:rPr>
              <w:t>Sin OLTs lab no se pueden ejecutar pruebas T4/T6.</w:t>
            </w:r>
          </w:p>
        </w:tc>
      </w:tr>
      <w:tr w:rsidR="00C34357" w14:paraId="60ED859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A6AA1F" w14:textId="77777777" w:rsidR="00C34357" w:rsidRDefault="00000000">
            <w:r>
              <w:rPr>
                <w:b/>
                <w:bCs/>
                <w:color w:val="000000"/>
                <w:sz w:val="17"/>
                <w:szCs w:val="17"/>
              </w:rPr>
              <w:t>ON·NET Redes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1D948E6" w14:textId="77777777" w:rsidR="00C34357" w:rsidRDefault="00000000">
            <w:r>
              <w:rPr>
                <w:color w:val="000000"/>
                <w:sz w:val="16"/>
                <w:szCs w:val="16"/>
              </w:rPr>
              <w:t>Credenciales SSH de ~618 OLTs PROD</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CE46AC" w14:textId="77777777" w:rsidR="00C34357" w:rsidRDefault="00000000">
            <w:pPr>
              <w:jc w:val="center"/>
            </w:pPr>
            <w:r>
              <w:rPr>
                <w:b/>
                <w:bCs/>
                <w:color w:val="000000"/>
                <w:sz w:val="17"/>
                <w:szCs w:val="17"/>
              </w:rPr>
              <w:t>Sem 22</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F79E0EC" w14:textId="77777777" w:rsidR="00C34357" w:rsidRDefault="00000000">
            <w:pPr>
              <w:jc w:val="center"/>
            </w:pPr>
            <w:r>
              <w:rPr>
                <w:b/>
                <w:bCs/>
                <w:color w:val="C62828"/>
                <w:sz w:val="16"/>
                <w:szCs w:val="16"/>
              </w:rPr>
              <w:t>CRÍTICO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1B67D30" w14:textId="77777777" w:rsidR="00C34357" w:rsidRDefault="00000000">
            <w:r>
              <w:rPr>
                <w:color w:val="000000"/>
                <w:sz w:val="16"/>
                <w:szCs w:val="16"/>
              </w:rPr>
              <w:t>Sin credenciales, Komands no puede operar en producción.</w:t>
            </w:r>
          </w:p>
        </w:tc>
      </w:tr>
      <w:tr w:rsidR="00C34357" w14:paraId="7FD6F863"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32C0B91" w14:textId="77777777" w:rsidR="00C34357" w:rsidRDefault="00000000">
            <w:r>
              <w:rPr>
                <w:b/>
                <w:bCs/>
                <w:color w:val="000000"/>
                <w:sz w:val="17"/>
                <w:szCs w:val="17"/>
              </w:rPr>
              <w:t>ON·NET CMDB</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C4753F" w14:textId="77777777" w:rsidR="00C34357" w:rsidRDefault="00000000">
            <w:r>
              <w:rPr>
                <w:color w:val="000000"/>
                <w:sz w:val="16"/>
                <w:szCs w:val="16"/>
              </w:rPr>
              <w:t>Inventario OLTs actualizado y sincronizable</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AD2B4DF" w14:textId="77777777" w:rsidR="00C34357" w:rsidRDefault="00000000">
            <w:pPr>
              <w:jc w:val="center"/>
            </w:pPr>
            <w:r>
              <w:rPr>
                <w:b/>
                <w:bCs/>
                <w:color w:val="000000"/>
                <w:sz w:val="17"/>
                <w:szCs w:val="17"/>
              </w:rPr>
              <w:t>Sem 10</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071B7AF" w14:textId="77777777" w:rsidR="00C34357" w:rsidRDefault="00000000">
            <w:pPr>
              <w:jc w:val="center"/>
            </w:pPr>
            <w:r>
              <w:rPr>
                <w:b/>
                <w:bCs/>
                <w:color w:val="854F0B"/>
                <w:sz w:val="16"/>
                <w:szCs w:val="16"/>
              </w:rPr>
              <w:t>MEDIO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A0AB44" w14:textId="77777777" w:rsidR="00C34357" w:rsidRDefault="00000000">
            <w:r>
              <w:rPr>
                <w:color w:val="000000"/>
                <w:sz w:val="16"/>
                <w:szCs w:val="16"/>
              </w:rPr>
              <w:t>Catálogo Técnico puede cargarse manualmente como contingencia.</w:t>
            </w:r>
          </w:p>
        </w:tc>
      </w:tr>
      <w:tr w:rsidR="00C34357" w14:paraId="7E2FA08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503E001" w14:textId="77777777" w:rsidR="00C34357" w:rsidRDefault="00000000">
            <w:r>
              <w:rPr>
                <w:b/>
                <w:bCs/>
                <w:color w:val="000000"/>
                <w:sz w:val="17"/>
                <w:szCs w:val="17"/>
              </w:rPr>
              <w:t>Dynatrace (ON·NET)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B571E3" w14:textId="77777777" w:rsidR="00C34357" w:rsidRDefault="00000000">
            <w:r>
              <w:rPr>
                <w:color w:val="000000"/>
                <w:sz w:val="16"/>
                <w:szCs w:val="16"/>
              </w:rPr>
              <w:t>Collector VM + licencias + dashboards</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BDEDE1E" w14:textId="77777777" w:rsidR="00C34357" w:rsidRDefault="00000000">
            <w:pPr>
              <w:jc w:val="center"/>
            </w:pPr>
            <w:r>
              <w:rPr>
                <w:b/>
                <w:bCs/>
                <w:color w:val="000000"/>
                <w:sz w:val="17"/>
                <w:szCs w:val="17"/>
              </w:rPr>
              <w:t>Sem 15</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FFBF7C4" w14:textId="77777777" w:rsidR="00C34357" w:rsidRDefault="00000000">
            <w:pPr>
              <w:jc w:val="center"/>
            </w:pPr>
            <w:r>
              <w:rPr>
                <w:b/>
                <w:bCs/>
                <w:color w:val="854F0B"/>
                <w:sz w:val="16"/>
                <w:szCs w:val="16"/>
              </w:rPr>
              <w:t>MEDIO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05D165C" w14:textId="77777777" w:rsidR="00C34357" w:rsidRDefault="00000000">
            <w:r>
              <w:rPr>
                <w:color w:val="000000"/>
                <w:sz w:val="16"/>
                <w:szCs w:val="16"/>
              </w:rPr>
              <w:t>Monitoreo parcial con logs locales si Dynatrace se atrasa.</w:t>
            </w:r>
          </w:p>
        </w:tc>
      </w:tr>
      <w:tr w:rsidR="00C34357" w14:paraId="0E82961E" w14:textId="77777777">
        <w:tc>
          <w:tcPr>
            <w:tcW w:w="12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42D9A4F" w14:textId="77777777" w:rsidR="00C34357" w:rsidRDefault="00000000">
            <w:r>
              <w:rPr>
                <w:b/>
                <w:bCs/>
                <w:color w:val="000000"/>
                <w:sz w:val="17"/>
                <w:szCs w:val="17"/>
              </w:rPr>
              <w:t>CISO ON·NET</w:t>
            </w:r>
          </w:p>
        </w:tc>
        <w:tc>
          <w:tcPr>
            <w:tcW w:w="20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857E92" w14:textId="77777777" w:rsidR="00C34357" w:rsidRDefault="00000000">
            <w:r>
              <w:rPr>
                <w:color w:val="000000"/>
                <w:sz w:val="16"/>
                <w:szCs w:val="16"/>
              </w:rPr>
              <w:t>Aprobación de seguridad pre Go-Live</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05597E1" w14:textId="77777777" w:rsidR="00C34357" w:rsidRDefault="00000000">
            <w:pPr>
              <w:jc w:val="center"/>
            </w:pPr>
            <w:r>
              <w:rPr>
                <w:b/>
                <w:bCs/>
                <w:color w:val="000000"/>
                <w:sz w:val="17"/>
                <w:szCs w:val="17"/>
              </w:rPr>
              <w:t>Sem 25</w:t>
            </w:r>
          </w:p>
        </w:tc>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EB081B6" w14:textId="77777777" w:rsidR="00C34357" w:rsidRDefault="00000000">
            <w:pPr>
              <w:jc w:val="center"/>
            </w:pPr>
            <w:r>
              <w:rPr>
                <w:b/>
                <w:bCs/>
                <w:color w:val="E65100"/>
                <w:sz w:val="16"/>
                <w:szCs w:val="16"/>
              </w:rPr>
              <w:t>ALTO</w:t>
            </w:r>
          </w:p>
        </w:tc>
        <w:tc>
          <w:tcPr>
            <w:tcW w:w="47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46CD70A" w14:textId="77777777" w:rsidR="00C34357" w:rsidRDefault="00000000">
            <w:r>
              <w:rPr>
                <w:color w:val="000000"/>
                <w:sz w:val="16"/>
                <w:szCs w:val="16"/>
              </w:rPr>
              <w:t>Bloquea activación Feature Flag (criterio GO-12).</w:t>
            </w:r>
          </w:p>
        </w:tc>
      </w:tr>
      <w:tr w:rsidR="00C34357" w14:paraId="6374BD69"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2C5BD90" w14:textId="77777777" w:rsidR="00C34357" w:rsidRDefault="00000000">
            <w:r>
              <w:rPr>
                <w:b/>
                <w:bCs/>
                <w:color w:val="000000"/>
                <w:sz w:val="17"/>
                <w:szCs w:val="17"/>
              </w:rPr>
              <w:t>Ciena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060DC9" w14:textId="77777777" w:rsidR="00C34357" w:rsidRDefault="00000000">
            <w:r>
              <w:rPr>
                <w:color w:val="000000"/>
                <w:sz w:val="16"/>
                <w:szCs w:val="16"/>
              </w:rPr>
              <w:t>Coordinación término licencias BluePlanet</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4BB501" w14:textId="77777777" w:rsidR="00C34357" w:rsidRDefault="00000000">
            <w:pPr>
              <w:jc w:val="center"/>
            </w:pPr>
            <w:r>
              <w:rPr>
                <w:b/>
                <w:bCs/>
                <w:color w:val="000000"/>
                <w:sz w:val="17"/>
                <w:szCs w:val="17"/>
              </w:rPr>
              <w:t>Sem 35+</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96BD12A" w14:textId="77777777" w:rsidR="00C34357" w:rsidRDefault="00000000">
            <w:pPr>
              <w:jc w:val="center"/>
            </w:pPr>
            <w:r>
              <w:rPr>
                <w:b/>
                <w:bCs/>
                <w:color w:val="854F0B"/>
                <w:sz w:val="16"/>
                <w:szCs w:val="16"/>
              </w:rPr>
              <w:t>MEDIO</w:t>
            </w:r>
          </w:p>
        </w:tc>
        <w:tc>
          <w:tcPr>
            <w:tcW w:w="4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43FE03" w14:textId="77777777" w:rsidR="00C34357" w:rsidRDefault="00000000">
            <w:r>
              <w:rPr>
                <w:color w:val="000000"/>
                <w:sz w:val="16"/>
                <w:szCs w:val="16"/>
              </w:rPr>
              <w:t>Solo afecta decomisión. No bloquea Go-Live ni operación.</w:t>
            </w:r>
          </w:p>
        </w:tc>
      </w:tr>
    </w:tbl>
    <w:p w14:paraId="10935CF5" w14:textId="77777777" w:rsidR="00C34357" w:rsidRDefault="00000000">
      <w:r>
        <w:br w:type="page"/>
      </w:r>
    </w:p>
    <w:p w14:paraId="0061E77E" w14:textId="77777777" w:rsidR="00C34357" w:rsidRDefault="00000000">
      <w:pPr>
        <w:pStyle w:val="Ttulo2"/>
      </w:pPr>
      <w:bookmarkStart w:id="342" w:name="_Toc226042103"/>
      <w:r>
        <w:lastRenderedPageBreak/>
        <w:t>Anexo I — Glosario extendido</w:t>
      </w:r>
      <w:bookmarkEnd w:id="342"/>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1400"/>
        <w:gridCol w:w="7960"/>
      </w:tblGrid>
      <w:tr w:rsidR="00C34357" w14:paraId="3FB2B06B" w14:textId="77777777">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46FA8100" w14:textId="77777777" w:rsidR="00C34357" w:rsidRDefault="00000000">
            <w:pPr>
              <w:jc w:val="center"/>
            </w:pPr>
            <w:r>
              <w:rPr>
                <w:b/>
                <w:bCs/>
                <w:color w:val="FFFFFF"/>
                <w:sz w:val="18"/>
                <w:szCs w:val="18"/>
              </w:rPr>
              <w:t>Término</w:t>
            </w:r>
          </w:p>
        </w:tc>
        <w:tc>
          <w:tcPr>
            <w:tcW w:w="79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333A7A2" w14:textId="77777777" w:rsidR="00C34357" w:rsidRDefault="00000000">
            <w:pPr>
              <w:jc w:val="center"/>
            </w:pPr>
            <w:r>
              <w:rPr>
                <w:b/>
                <w:bCs/>
                <w:color w:val="FFFFFF"/>
                <w:sz w:val="18"/>
                <w:szCs w:val="18"/>
              </w:rPr>
              <w:t>Definición</w:t>
            </w:r>
          </w:p>
        </w:tc>
      </w:tr>
      <w:tr w:rsidR="00C34357" w14:paraId="422E744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526C60C" w14:textId="77777777" w:rsidR="00C34357" w:rsidRDefault="00000000">
            <w:r>
              <w:rPr>
                <w:b/>
                <w:bCs/>
                <w:color w:val="000000"/>
                <w:sz w:val="17"/>
                <w:szCs w:val="17"/>
              </w:rPr>
              <w:t>ADC</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8897A4" w14:textId="77777777" w:rsidR="00C34357" w:rsidRDefault="00000000">
            <w:r>
              <w:rPr>
                <w:color w:val="000000"/>
                <w:sz w:val="17"/>
                <w:szCs w:val="17"/>
              </w:rPr>
              <w:t>Administrador de Comandos — nombre original de la plataforma que ahora se denomina Komands</w:t>
            </w:r>
          </w:p>
        </w:tc>
      </w:tr>
      <w:tr w:rsidR="00C34357" w14:paraId="073C8450"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B2E96E4" w14:textId="77777777" w:rsidR="00C34357" w:rsidRDefault="00000000">
            <w:r>
              <w:rPr>
                <w:b/>
                <w:bCs/>
                <w:color w:val="000000"/>
                <w:sz w:val="17"/>
                <w:szCs w:val="17"/>
              </w:rPr>
              <w:t>Axway APIM</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5F61ED" w14:textId="77777777" w:rsidR="00C34357" w:rsidRDefault="00000000">
            <w:r>
              <w:rPr>
                <w:color w:val="000000"/>
                <w:sz w:val="17"/>
                <w:szCs w:val="17"/>
              </w:rPr>
              <w:t>API Management Platform. Gateway de APIs para el canal ServiceNow ↔ Komands</w:t>
            </w:r>
          </w:p>
        </w:tc>
      </w:tr>
      <w:tr w:rsidR="00C34357" w14:paraId="6331250D"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ACA1EB" w14:textId="77777777" w:rsidR="00C34357" w:rsidRDefault="00000000">
            <w:r>
              <w:rPr>
                <w:b/>
                <w:bCs/>
                <w:color w:val="000000"/>
                <w:sz w:val="17"/>
                <w:szCs w:val="17"/>
              </w:rPr>
              <w:t>BPI</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4CC7854" w14:textId="77777777" w:rsidR="00C34357" w:rsidRDefault="00000000">
            <w:r>
              <w:rPr>
                <w:color w:val="000000"/>
                <w:sz w:val="17"/>
                <w:szCs w:val="17"/>
              </w:rPr>
              <w:t>BluePlanet Inventory. Módulo de inventario de BluePlanet basado en Neo4j. Se elimina.</w:t>
            </w:r>
          </w:p>
        </w:tc>
      </w:tr>
      <w:tr w:rsidR="00C34357" w14:paraId="07634EF9"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F674B59" w14:textId="77777777" w:rsidR="00C34357" w:rsidRDefault="00000000">
            <w:r>
              <w:rPr>
                <w:b/>
                <w:bCs/>
                <w:color w:val="000000"/>
                <w:sz w:val="17"/>
                <w:szCs w:val="17"/>
              </w:rPr>
              <w:t>BPO</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8C27730" w14:textId="77777777" w:rsidR="00C34357" w:rsidRDefault="00000000">
            <w:r>
              <w:rPr>
                <w:color w:val="000000"/>
                <w:sz w:val="17"/>
                <w:szCs w:val="17"/>
              </w:rPr>
              <w:t>BluePlanet Orchestration. Módulo de orquestación BPMN (Camunda) de BluePlanet. Se elimina.</w:t>
            </w:r>
          </w:p>
        </w:tc>
      </w:tr>
      <w:tr w:rsidR="00C34357" w14:paraId="491E6A8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7D95477" w14:textId="77777777" w:rsidR="00C34357" w:rsidRDefault="00000000">
            <w:r>
              <w:rPr>
                <w:b/>
                <w:bCs/>
                <w:color w:val="000000"/>
                <w:sz w:val="17"/>
                <w:szCs w:val="17"/>
              </w:rPr>
              <w:t>RA</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78A20F0" w14:textId="77777777" w:rsidR="00C34357" w:rsidRDefault="00000000">
            <w:r>
              <w:rPr>
                <w:color w:val="000000"/>
                <w:sz w:val="17"/>
                <w:szCs w:val="17"/>
              </w:rPr>
              <w:t>Resource Adapter. Módulo de ejecución CLI de BluePlanet (propietario Ciena). Se elimina.</w:t>
            </w:r>
          </w:p>
        </w:tc>
      </w:tr>
      <w:tr w:rsidR="00C34357" w14:paraId="69E8A718"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E8D678" w14:textId="77777777" w:rsidR="00C34357" w:rsidRDefault="00000000">
            <w:r>
              <w:rPr>
                <w:b/>
                <w:bCs/>
                <w:color w:val="000000"/>
                <w:sz w:val="17"/>
                <w:szCs w:val="17"/>
              </w:rPr>
              <w:t>UAA</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57879E2" w14:textId="77777777" w:rsidR="00C34357" w:rsidRDefault="00000000">
            <w:r>
              <w:rPr>
                <w:color w:val="000000"/>
                <w:sz w:val="17"/>
                <w:szCs w:val="17"/>
              </w:rPr>
              <w:t>BluePlanet Universal Alarm Agent. Módulo de monitoreo de alarmas. Se mantiene en K8s.</w:t>
            </w:r>
          </w:p>
        </w:tc>
      </w:tr>
      <w:tr w:rsidR="00C34357" w14:paraId="0437747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5F3550" w14:textId="77777777" w:rsidR="00C34357" w:rsidRDefault="00000000">
            <w:r>
              <w:rPr>
                <w:b/>
                <w:bCs/>
                <w:color w:val="000000"/>
                <w:sz w:val="17"/>
                <w:szCs w:val="17"/>
              </w:rPr>
              <w:t>Bridge-port</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88CFF9F" w14:textId="77777777" w:rsidR="00C34357" w:rsidRDefault="00000000">
            <w:r>
              <w:rPr>
                <w:color w:val="000000"/>
                <w:sz w:val="17"/>
                <w:szCs w:val="17"/>
              </w:rPr>
              <w:t>Punto de conexión lógico en OLTs Nokia que asocia un servicio con una VLAN y una ONT</w:t>
            </w:r>
          </w:p>
        </w:tc>
      </w:tr>
      <w:tr w:rsidR="00C34357" w14:paraId="74F22FBB"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E7CD7AB" w14:textId="77777777" w:rsidR="00C34357" w:rsidRDefault="00000000">
            <w:r>
              <w:rPr>
                <w:b/>
                <w:bCs/>
                <w:color w:val="000000"/>
                <w:sz w:val="17"/>
                <w:szCs w:val="17"/>
              </w:rPr>
              <w:t>CMDB</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6AA96A" w14:textId="77777777" w:rsidR="00C34357" w:rsidRDefault="00000000">
            <w:r>
              <w:rPr>
                <w:color w:val="000000"/>
                <w:sz w:val="17"/>
                <w:szCs w:val="17"/>
              </w:rPr>
              <w:t>Configuration Management Database. Base de datos de gestión de configuración en ServiceNow</w:t>
            </w:r>
          </w:p>
        </w:tc>
      </w:tr>
      <w:tr w:rsidR="00C34357" w14:paraId="58D5DB0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1E0C40" w14:textId="77777777" w:rsidR="00C34357" w:rsidRDefault="00000000">
            <w:r>
              <w:rPr>
                <w:b/>
                <w:bCs/>
                <w:color w:val="000000"/>
                <w:sz w:val="17"/>
                <w:szCs w:val="17"/>
              </w:rPr>
              <w:t>Config Engine</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DC8BBB5" w14:textId="77777777" w:rsidR="00C34357" w:rsidRDefault="00000000">
            <w:r>
              <w:rPr>
                <w:color w:val="000000"/>
                <w:sz w:val="17"/>
                <w:szCs w:val="17"/>
              </w:rPr>
              <w:t>Microservicio de Komands que parametriza los templates de comandos CLI</w:t>
            </w:r>
          </w:p>
        </w:tc>
      </w:tr>
      <w:tr w:rsidR="00C34357" w14:paraId="3064D1DF"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40984D" w14:textId="77777777" w:rsidR="00C34357" w:rsidRDefault="00000000">
            <w:r>
              <w:rPr>
                <w:b/>
                <w:bCs/>
                <w:color w:val="000000"/>
                <w:sz w:val="17"/>
                <w:szCs w:val="17"/>
              </w:rPr>
              <w:t>CVLAN</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C1F8603" w14:textId="77777777" w:rsidR="00C34357" w:rsidRDefault="00000000">
            <w:r>
              <w:rPr>
                <w:color w:val="000000"/>
                <w:sz w:val="17"/>
                <w:szCs w:val="17"/>
              </w:rPr>
              <w:t>Customer VLAN. VLAN interna asignada al cliente en la OLT</w:t>
            </w:r>
          </w:p>
        </w:tc>
      </w:tr>
      <w:tr w:rsidR="00C34357" w14:paraId="16FE632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6D41501" w14:textId="77777777" w:rsidR="00C34357" w:rsidRDefault="00000000">
            <w:r>
              <w:rPr>
                <w:b/>
                <w:bCs/>
                <w:color w:val="000000"/>
                <w:sz w:val="17"/>
                <w:szCs w:val="17"/>
              </w:rPr>
              <w:t>Feature Flag</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1369BA9" w14:textId="77777777" w:rsidR="00C34357" w:rsidRDefault="00000000">
            <w:r>
              <w:rPr>
                <w:color w:val="000000"/>
                <w:sz w:val="17"/>
                <w:szCs w:val="17"/>
              </w:rPr>
              <w:t>Configuración que determina si una combinación VNO/producto/tecnología/operación fluye por ServiceNow FlowDesigner o BluePlanet</w:t>
            </w:r>
          </w:p>
        </w:tc>
      </w:tr>
      <w:tr w:rsidR="00C34357" w14:paraId="7ECB94D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82DE6CB" w14:textId="77777777" w:rsidR="00C34357" w:rsidRDefault="00000000">
            <w:r>
              <w:rPr>
                <w:b/>
                <w:bCs/>
                <w:color w:val="000000"/>
                <w:sz w:val="17"/>
                <w:szCs w:val="17"/>
              </w:rPr>
              <w:t>FlowDesigner</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3FBD29C" w14:textId="77777777" w:rsidR="00C34357" w:rsidRDefault="00000000">
            <w:r>
              <w:rPr>
                <w:color w:val="000000"/>
                <w:sz w:val="17"/>
                <w:szCs w:val="17"/>
              </w:rPr>
              <w:t>Herramienta low-code de ServiceNow para diseñar flujos de orquestación</w:t>
            </w:r>
          </w:p>
        </w:tc>
      </w:tr>
      <w:tr w:rsidR="00C34357" w14:paraId="7AA2765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31A0B11" w14:textId="77777777" w:rsidR="00C34357" w:rsidRDefault="00000000">
            <w:r>
              <w:rPr>
                <w:b/>
                <w:bCs/>
                <w:color w:val="000000"/>
                <w:sz w:val="17"/>
                <w:szCs w:val="17"/>
              </w:rPr>
              <w:t>Génesis</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9277AE4" w14:textId="77777777" w:rsidR="00C34357" w:rsidRDefault="00000000">
            <w:r>
              <w:rPr>
                <w:color w:val="000000"/>
                <w:sz w:val="17"/>
                <w:szCs w:val="17"/>
              </w:rPr>
              <w:t>Nombre del ecosistema de plataformas de provisión de ON·NET Fibra</w:t>
            </w:r>
          </w:p>
        </w:tc>
      </w:tr>
      <w:tr w:rsidR="00C34357" w14:paraId="51A7BE5D"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5A3993D" w14:textId="77777777" w:rsidR="00C34357" w:rsidRDefault="00000000">
            <w:r>
              <w:rPr>
                <w:b/>
                <w:bCs/>
                <w:color w:val="000000"/>
                <w:sz w:val="17"/>
                <w:szCs w:val="17"/>
              </w:rPr>
              <w:t>Gemport</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3A8FB4" w14:textId="77777777" w:rsidR="00C34357" w:rsidRDefault="00000000">
            <w:r>
              <w:rPr>
                <w:color w:val="000000"/>
                <w:sz w:val="17"/>
                <w:szCs w:val="17"/>
              </w:rPr>
              <w:t>GEM Port. Puerto lógico en GPON para multiplexar servicios sobre una única ONT</w:t>
            </w:r>
          </w:p>
        </w:tc>
      </w:tr>
      <w:tr w:rsidR="00C34357" w14:paraId="4DA64D76"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B3EC4B0" w14:textId="77777777" w:rsidR="00C34357" w:rsidRDefault="00000000">
            <w:r>
              <w:rPr>
                <w:b/>
                <w:bCs/>
                <w:color w:val="000000"/>
                <w:sz w:val="17"/>
                <w:szCs w:val="17"/>
              </w:rPr>
              <w:t>GPON</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20C51AE" w14:textId="77777777" w:rsidR="00C34357" w:rsidRDefault="00000000">
            <w:r>
              <w:rPr>
                <w:color w:val="000000"/>
                <w:sz w:val="17"/>
                <w:szCs w:val="17"/>
              </w:rPr>
              <w:t>Gigabit Passive Optical Network. Tecnología de red óptica pasiva 2.5 Gbps downstream</w:t>
            </w:r>
          </w:p>
        </w:tc>
      </w:tr>
      <w:tr w:rsidR="00C34357" w14:paraId="7B6983DC"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FF68C1E" w14:textId="77777777" w:rsidR="00C34357" w:rsidRDefault="00000000">
            <w:r>
              <w:rPr>
                <w:b/>
                <w:bCs/>
                <w:color w:val="000000"/>
                <w:sz w:val="17"/>
                <w:szCs w:val="17"/>
              </w:rPr>
              <w:t>HPA</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06A5C73" w14:textId="77777777" w:rsidR="00C34357" w:rsidRDefault="00000000">
            <w:r>
              <w:rPr>
                <w:color w:val="000000"/>
                <w:sz w:val="17"/>
                <w:szCs w:val="17"/>
              </w:rPr>
              <w:t>Horizontal Pod Autoscaler. Componente de Kubernetes que escala pods automáticamente</w:t>
            </w:r>
          </w:p>
        </w:tc>
      </w:tr>
      <w:tr w:rsidR="00C34357" w14:paraId="4CAB99C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9F49831" w14:textId="77777777" w:rsidR="00C34357" w:rsidRDefault="00000000">
            <w:r>
              <w:rPr>
                <w:b/>
                <w:bCs/>
                <w:color w:val="000000"/>
                <w:sz w:val="17"/>
                <w:szCs w:val="17"/>
              </w:rPr>
              <w:t>Hypercare</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77F60A6" w14:textId="77777777" w:rsidR="00C34357" w:rsidRDefault="00000000">
            <w:r>
              <w:rPr>
                <w:color w:val="000000"/>
                <w:sz w:val="17"/>
                <w:szCs w:val="17"/>
              </w:rPr>
              <w:t>Período de soporte intensivo post Go-Live (4 semanas)</w:t>
            </w:r>
          </w:p>
        </w:tc>
      </w:tr>
      <w:tr w:rsidR="00C34357" w14:paraId="1DF59550"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36EFC2" w14:textId="77777777" w:rsidR="00C34357" w:rsidRDefault="00000000">
            <w:r>
              <w:rPr>
                <w:b/>
                <w:bCs/>
                <w:color w:val="000000"/>
                <w:sz w:val="17"/>
                <w:szCs w:val="17"/>
              </w:rPr>
              <w:t>IFX</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98D379" w14:textId="77777777" w:rsidR="00C34357" w:rsidRDefault="00000000">
            <w:r>
              <w:rPr>
                <w:color w:val="000000"/>
                <w:sz w:val="17"/>
                <w:szCs w:val="17"/>
              </w:rPr>
              <w:t>Proveedor de datacenter y servicios de infraestructura on-premise para ON·NET</w:t>
            </w:r>
          </w:p>
        </w:tc>
      </w:tr>
      <w:tr w:rsidR="00C34357" w14:paraId="3FA46529"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16DD50F" w14:textId="77777777" w:rsidR="00C34357" w:rsidRDefault="00000000">
            <w:r>
              <w:rPr>
                <w:b/>
                <w:bCs/>
                <w:color w:val="000000"/>
                <w:sz w:val="17"/>
                <w:szCs w:val="17"/>
              </w:rPr>
              <w:t>INDEX</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D9386BB" w14:textId="77777777" w:rsidR="00C34357" w:rsidRDefault="00000000">
            <w:r>
              <w:rPr>
                <w:color w:val="000000"/>
                <w:sz w:val="17"/>
                <w:szCs w:val="17"/>
              </w:rPr>
              <w:t>Identificador numérico autogenerado por OLTs Huawei para cada service-port</w:t>
            </w:r>
          </w:p>
        </w:tc>
      </w:tr>
      <w:tr w:rsidR="00C34357" w14:paraId="49C6E291"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0C9BCB3" w14:textId="77777777" w:rsidR="00C34357" w:rsidRDefault="00000000">
            <w:r>
              <w:rPr>
                <w:b/>
                <w:bCs/>
                <w:color w:val="000000"/>
                <w:sz w:val="17"/>
                <w:szCs w:val="17"/>
              </w:rPr>
              <w:t>Komands</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7658DA98" w14:textId="77777777" w:rsidR="00C34357" w:rsidRDefault="00000000">
            <w:r>
              <w:rPr>
                <w:color w:val="000000"/>
                <w:sz w:val="17"/>
                <w:szCs w:val="17"/>
              </w:rPr>
              <w:t>Plataforma de ejecución de comandos CLI en OLTs. Reemplaza a BluePlanet BPI/BPO/RA</w:t>
            </w:r>
          </w:p>
        </w:tc>
      </w:tr>
      <w:tr w:rsidR="00C34357" w14:paraId="4C91C0C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DEEBD7F" w14:textId="77777777" w:rsidR="00C34357" w:rsidRDefault="00000000">
            <w:r>
              <w:rPr>
                <w:b/>
                <w:bCs/>
                <w:color w:val="000000"/>
                <w:sz w:val="17"/>
                <w:szCs w:val="17"/>
              </w:rPr>
              <w:t>LLD</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E8B5C2" w14:textId="77777777" w:rsidR="00C34357" w:rsidRDefault="00000000">
            <w:r>
              <w:rPr>
                <w:color w:val="000000"/>
                <w:sz w:val="17"/>
                <w:szCs w:val="17"/>
              </w:rPr>
              <w:t>Low-Level Design. Documento de diseño detallado por componente</w:t>
            </w:r>
          </w:p>
        </w:tc>
      </w:tr>
      <w:tr w:rsidR="00C34357" w14:paraId="11F7C4CC"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9E2C8D" w14:textId="77777777" w:rsidR="00C34357" w:rsidRDefault="00000000">
            <w:r>
              <w:rPr>
                <w:b/>
                <w:bCs/>
                <w:color w:val="000000"/>
                <w:sz w:val="17"/>
                <w:szCs w:val="17"/>
              </w:rPr>
              <w:t>Netmiko</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51FD9EA" w14:textId="77777777" w:rsidR="00C34357" w:rsidRDefault="00000000">
            <w:r>
              <w:rPr>
                <w:color w:val="000000"/>
                <w:sz w:val="17"/>
                <w:szCs w:val="17"/>
              </w:rPr>
              <w:t>Librería Python para automatización de sesiones SSH a dispositivos de red</w:t>
            </w:r>
          </w:p>
        </w:tc>
      </w:tr>
      <w:tr w:rsidR="00C34357" w14:paraId="636D303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4570F7" w14:textId="77777777" w:rsidR="00C34357" w:rsidRDefault="00000000">
            <w:r>
              <w:rPr>
                <w:b/>
                <w:bCs/>
                <w:color w:val="000000"/>
                <w:sz w:val="17"/>
                <w:szCs w:val="17"/>
              </w:rPr>
              <w:t>ONT</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80BB00A" w14:textId="77777777" w:rsidR="00C34357" w:rsidRDefault="00000000">
            <w:r>
              <w:rPr>
                <w:color w:val="000000"/>
                <w:sz w:val="17"/>
                <w:szCs w:val="17"/>
              </w:rPr>
              <w:t>Optical Network Terminal. Equipo en el domicilio del cliente que conecta con la OLT</w:t>
            </w:r>
          </w:p>
        </w:tc>
      </w:tr>
      <w:tr w:rsidR="00C34357" w14:paraId="0BFB9EA2"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EDFC436" w14:textId="77777777" w:rsidR="00C34357" w:rsidRDefault="00000000">
            <w:r>
              <w:rPr>
                <w:b/>
                <w:bCs/>
                <w:color w:val="000000"/>
                <w:sz w:val="17"/>
                <w:szCs w:val="17"/>
              </w:rPr>
              <w:t>OLT</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9772CBA" w14:textId="77777777" w:rsidR="00C34357" w:rsidRDefault="00000000">
            <w:r>
              <w:rPr>
                <w:color w:val="000000"/>
                <w:sz w:val="17"/>
                <w:szCs w:val="17"/>
              </w:rPr>
              <w:t>Optical Line Terminal. Equipo central de la red GPON/XGSPON que gestiona las ONTs</w:t>
            </w:r>
          </w:p>
        </w:tc>
      </w:tr>
      <w:tr w:rsidR="00C34357" w14:paraId="3EBD9103"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F017621" w14:textId="77777777" w:rsidR="00C34357" w:rsidRDefault="00000000">
            <w:r>
              <w:rPr>
                <w:b/>
                <w:bCs/>
                <w:color w:val="000000"/>
                <w:sz w:val="17"/>
                <w:szCs w:val="17"/>
              </w:rPr>
              <w:t>Patroni</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61DC28F" w14:textId="77777777" w:rsidR="00C34357" w:rsidRDefault="00000000">
            <w:r>
              <w:rPr>
                <w:color w:val="000000"/>
                <w:sz w:val="17"/>
                <w:szCs w:val="17"/>
              </w:rPr>
              <w:t>Herramienta de HA para PostgreSQL que gestiona failover automático Primary/Standby</w:t>
            </w:r>
          </w:p>
        </w:tc>
      </w:tr>
      <w:tr w:rsidR="00C34357" w14:paraId="1DB5E08C"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970E840" w14:textId="77777777" w:rsidR="00C34357" w:rsidRDefault="00000000">
            <w:r>
              <w:rPr>
                <w:b/>
                <w:bCs/>
                <w:color w:val="000000"/>
                <w:sz w:val="17"/>
                <w:szCs w:val="17"/>
              </w:rPr>
              <w:t>PgBouncer</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B8A8FA7" w14:textId="77777777" w:rsidR="00C34357" w:rsidRDefault="00000000">
            <w:r>
              <w:rPr>
                <w:color w:val="000000"/>
                <w:sz w:val="17"/>
                <w:szCs w:val="17"/>
              </w:rPr>
              <w:t>Connection pooler para PostgreSQL que optimiza el uso de conexiones</w:t>
            </w:r>
          </w:p>
        </w:tc>
      </w:tr>
      <w:tr w:rsidR="00C34357" w14:paraId="21FC706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5741D65" w14:textId="77777777" w:rsidR="00C34357" w:rsidRDefault="00000000">
            <w:r>
              <w:rPr>
                <w:b/>
                <w:bCs/>
                <w:color w:val="000000"/>
                <w:sz w:val="17"/>
                <w:szCs w:val="17"/>
              </w:rPr>
              <w:t>pgBackRest</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9890EC" w14:textId="77777777" w:rsidR="00C34357" w:rsidRDefault="00000000">
            <w:r>
              <w:rPr>
                <w:color w:val="000000"/>
                <w:sz w:val="17"/>
                <w:szCs w:val="17"/>
              </w:rPr>
              <w:t>Herramienta de backup y restore para PostgreSQL con WAL archiving</w:t>
            </w:r>
          </w:p>
        </w:tc>
      </w:tr>
      <w:tr w:rsidR="00C34357" w14:paraId="7112EAD0"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71AC09" w14:textId="77777777" w:rsidR="00C34357" w:rsidRDefault="00000000">
            <w:r>
              <w:rPr>
                <w:b/>
                <w:bCs/>
                <w:color w:val="000000"/>
                <w:sz w:val="17"/>
                <w:szCs w:val="17"/>
              </w:rPr>
              <w:t>Service-port</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FE1B613" w14:textId="77777777" w:rsidR="00C34357" w:rsidRDefault="00000000">
            <w:r>
              <w:rPr>
                <w:color w:val="000000"/>
                <w:sz w:val="17"/>
                <w:szCs w:val="17"/>
              </w:rPr>
              <w:t>Punto de conexión lógico en OLTs Huawei que asocia un servicio con una VLAN y una ONT</w:t>
            </w:r>
          </w:p>
        </w:tc>
      </w:tr>
      <w:tr w:rsidR="00C34357" w14:paraId="2EFC85B1"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C72DB0" w14:textId="77777777" w:rsidR="00C34357" w:rsidRDefault="00000000">
            <w:r>
              <w:rPr>
                <w:b/>
                <w:bCs/>
                <w:color w:val="000000"/>
                <w:sz w:val="17"/>
                <w:szCs w:val="17"/>
              </w:rPr>
              <w:t>SOM</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30AA27" w14:textId="77777777" w:rsidR="00C34357" w:rsidRDefault="00000000">
            <w:r>
              <w:rPr>
                <w:color w:val="000000"/>
                <w:sz w:val="17"/>
                <w:szCs w:val="17"/>
              </w:rPr>
              <w:t>Service Order Management. Módulo de ServiceNow para gestión de órdenes de servicio</w:t>
            </w:r>
          </w:p>
        </w:tc>
      </w:tr>
      <w:tr w:rsidR="00C34357" w14:paraId="3BBCFF7E"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8A1A3E1" w14:textId="77777777" w:rsidR="00C34357" w:rsidRDefault="00000000">
            <w:r>
              <w:rPr>
                <w:b/>
                <w:bCs/>
                <w:color w:val="000000"/>
                <w:sz w:val="17"/>
                <w:szCs w:val="17"/>
              </w:rPr>
              <w:t>SSAA</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C18BAA4" w14:textId="77777777" w:rsidR="00C34357" w:rsidRDefault="00000000">
            <w:r>
              <w:rPr>
                <w:color w:val="000000"/>
                <w:sz w:val="17"/>
                <w:szCs w:val="17"/>
              </w:rPr>
              <w:t>Servicios Auto-Atendidos. Producto ON·NET con 7 grupos comerciales (A, B, C, D, E, BX, DX)</w:t>
            </w:r>
          </w:p>
        </w:tc>
      </w:tr>
      <w:tr w:rsidR="00C34357" w14:paraId="34E720E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CA25D6A" w14:textId="77777777" w:rsidR="00C34357" w:rsidRDefault="00000000">
            <w:r>
              <w:rPr>
                <w:b/>
                <w:bCs/>
                <w:color w:val="000000"/>
                <w:sz w:val="17"/>
                <w:szCs w:val="17"/>
              </w:rPr>
              <w:t>SVLAN</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BE680C6" w14:textId="77777777" w:rsidR="00C34357" w:rsidRDefault="00000000">
            <w:r>
              <w:rPr>
                <w:color w:val="000000"/>
                <w:sz w:val="17"/>
                <w:szCs w:val="17"/>
              </w:rPr>
              <w:t>Service VLAN. VLAN externa que identifica el servicio en la red de transporte</w:t>
            </w:r>
          </w:p>
        </w:tc>
      </w:tr>
      <w:tr w:rsidR="00C34357" w14:paraId="027AA9DA"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1E5B96D" w14:textId="77777777" w:rsidR="00C34357" w:rsidRDefault="00000000">
            <w:r>
              <w:rPr>
                <w:b/>
                <w:bCs/>
                <w:color w:val="000000"/>
                <w:sz w:val="17"/>
                <w:szCs w:val="17"/>
              </w:rPr>
              <w:t>TOTP</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50741F9" w14:textId="77777777" w:rsidR="00C34357" w:rsidRDefault="00000000">
            <w:r>
              <w:rPr>
                <w:color w:val="000000"/>
                <w:sz w:val="17"/>
                <w:szCs w:val="17"/>
                <w:lang w:val="en-US"/>
              </w:rPr>
              <w:t xml:space="preserve">Time-based One-Time Password. </w:t>
            </w:r>
            <w:r>
              <w:rPr>
                <w:color w:val="000000"/>
                <w:sz w:val="17"/>
                <w:szCs w:val="17"/>
              </w:rPr>
              <w:t>Código de autenticación de segundo factor (2FA)</w:t>
            </w:r>
          </w:p>
        </w:tc>
      </w:tr>
      <w:tr w:rsidR="00C34357" w14:paraId="11C3776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6D2D31B" w14:textId="77777777" w:rsidR="00C34357" w:rsidRDefault="00000000">
            <w:r>
              <w:rPr>
                <w:b/>
                <w:bCs/>
                <w:color w:val="000000"/>
                <w:sz w:val="17"/>
                <w:szCs w:val="17"/>
              </w:rPr>
              <w:t>VNO</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0F99484" w14:textId="77777777" w:rsidR="00C34357" w:rsidRDefault="00000000">
            <w:r>
              <w:rPr>
                <w:color w:val="000000"/>
                <w:sz w:val="17"/>
                <w:szCs w:val="17"/>
              </w:rPr>
              <w:t>Virtual Network Operator. Operador que utiliza la red de ON·NET (DTV, ClaroVTR, Entel, TCH)</w:t>
            </w:r>
          </w:p>
        </w:tc>
      </w:tr>
      <w:tr w:rsidR="00C34357" w14:paraId="47E37037" w14:textId="77777777">
        <w:tc>
          <w:tcPr>
            <w:tcW w:w="14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C87008" w14:textId="77777777" w:rsidR="00C34357" w:rsidRDefault="00000000">
            <w:r>
              <w:rPr>
                <w:b/>
                <w:bCs/>
                <w:color w:val="000000"/>
                <w:sz w:val="17"/>
                <w:szCs w:val="17"/>
              </w:rPr>
              <w:t>WSO2 APIM</w:t>
            </w:r>
          </w:p>
        </w:tc>
        <w:tc>
          <w:tcPr>
            <w:tcW w:w="79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E7E8C91" w14:textId="77777777" w:rsidR="00C34357" w:rsidRDefault="00000000">
            <w:r>
              <w:rPr>
                <w:color w:val="000000"/>
                <w:sz w:val="17"/>
                <w:szCs w:val="17"/>
              </w:rPr>
              <w:t>API Management Platform. Gateway de APIs para canal VNOs + OSP/MAM (sin cambios)</w:t>
            </w:r>
          </w:p>
        </w:tc>
      </w:tr>
      <w:tr w:rsidR="00C34357" w14:paraId="4D204D71"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54CA24" w14:textId="77777777" w:rsidR="00C34357" w:rsidRDefault="00000000">
            <w:r>
              <w:rPr>
                <w:b/>
                <w:bCs/>
                <w:color w:val="000000"/>
                <w:sz w:val="17"/>
                <w:szCs w:val="17"/>
              </w:rPr>
              <w:t>XGSPON</w:t>
            </w:r>
          </w:p>
        </w:tc>
        <w:tc>
          <w:tcPr>
            <w:tcW w:w="79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EDBB0F3" w14:textId="77777777" w:rsidR="00C34357" w:rsidRDefault="00000000">
            <w:r>
              <w:rPr>
                <w:color w:val="000000"/>
                <w:sz w:val="17"/>
                <w:szCs w:val="17"/>
              </w:rPr>
              <w:t>10-Gigabit Symmetric PON. Evolución de GPON con 10 Gbps simétricos</w:t>
            </w:r>
          </w:p>
        </w:tc>
      </w:tr>
    </w:tbl>
    <w:p w14:paraId="6B47C8EE" w14:textId="77777777" w:rsidR="00C34357" w:rsidRDefault="00000000">
      <w:r>
        <w:br w:type="page"/>
      </w:r>
    </w:p>
    <w:p w14:paraId="3BF44D58" w14:textId="77777777" w:rsidR="00C34357" w:rsidRDefault="00000000">
      <w:pPr>
        <w:spacing w:after="160"/>
        <w:jc w:val="both"/>
      </w:pPr>
      <w:r>
        <w:rPr>
          <w:color w:val="333333"/>
        </w:rPr>
        <w:lastRenderedPageBreak/>
        <w:t>La Matriz RACI completa del proyecto, firmada por MOS-iT y ON·NET Fibra, se adjunta como documento separado (REF-02: Alcance_Responsabilidades_TDD_Actualizado.docx). Este documento contiene las 46 actividades detalladas organizadas en 6 fases del proyecto con la asignación de responsabilidades (Responsible, Accountable, Consulted, Informed) por cada actor del proyecto. La versión firmada es la referencia autoritativa para cualquier conflicto de alcance o responsabilidades entre las partes.</w:t>
      </w:r>
    </w:p>
    <w:p w14:paraId="2647FE9D" w14:textId="77777777" w:rsidR="00C34357" w:rsidRDefault="00000000">
      <w:pPr>
        <w:pStyle w:val="Ttulo2"/>
        <w:jc w:val="both"/>
      </w:pPr>
      <w:bookmarkStart w:id="343" w:name="_Toc226042104"/>
      <w:r>
        <w:t>Anexo J — Matriz RACI firmada</w:t>
      </w:r>
      <w:bookmarkEnd w:id="343"/>
    </w:p>
    <w:p w14:paraId="32FF981D" w14:textId="77777777" w:rsidR="00C34357" w:rsidRDefault="00000000">
      <w:pPr>
        <w:pStyle w:val="Ttulo1"/>
      </w:pPr>
      <w:bookmarkStart w:id="344" w:name="_Toc226042105"/>
      <w:r>
        <w:t>25. REFERENCIAS</w:t>
      </w:r>
      <w:bookmarkEnd w:id="344"/>
    </w:p>
    <w:p w14:paraId="127B6A87" w14:textId="77777777" w:rsidR="00C34357" w:rsidRDefault="00000000">
      <w:pPr>
        <w:spacing w:after="160"/>
        <w:jc w:val="both"/>
      </w:pPr>
      <w:r>
        <w:t>Los siguientes documentos fueron consultados como fuentes primarias para la elaboración del presente HLD:</w:t>
      </w:r>
    </w:p>
    <w:tbl>
      <w:tblPr>
        <w:tblW w:w="9360" w:type="dxa"/>
        <w:tblBorders>
          <w:top w:val="single" w:sz="4" w:space="0" w:color="B8E0EC"/>
          <w:left w:val="single" w:sz="4" w:space="0" w:color="B8E0EC"/>
          <w:bottom w:val="single" w:sz="4" w:space="0" w:color="B8E0EC"/>
          <w:right w:val="single" w:sz="4" w:space="0" w:color="B8E0EC"/>
          <w:insideH w:val="single" w:sz="4" w:space="0" w:color="B8E0EC"/>
          <w:insideV w:val="single" w:sz="4" w:space="0" w:color="B8E0EC"/>
        </w:tblBorders>
        <w:tblCellMar>
          <w:left w:w="10" w:type="dxa"/>
          <w:right w:w="10" w:type="dxa"/>
        </w:tblCellMar>
        <w:tblLook w:val="04A0" w:firstRow="1" w:lastRow="0" w:firstColumn="1" w:lastColumn="0" w:noHBand="0" w:noVBand="1"/>
      </w:tblPr>
      <w:tblGrid>
        <w:gridCol w:w="700"/>
        <w:gridCol w:w="2800"/>
        <w:gridCol w:w="1600"/>
        <w:gridCol w:w="4260"/>
      </w:tblGrid>
      <w:tr w:rsidR="00C34357" w14:paraId="59C875B1"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23B2764A" w14:textId="77777777" w:rsidR="00C34357" w:rsidRDefault="00000000">
            <w:pPr>
              <w:jc w:val="center"/>
            </w:pPr>
            <w:r>
              <w:rPr>
                <w:b/>
                <w:bCs/>
                <w:color w:val="FFFFFF"/>
                <w:sz w:val="18"/>
                <w:szCs w:val="18"/>
              </w:rPr>
              <w:t>ID</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1070C609" w14:textId="77777777" w:rsidR="00C34357" w:rsidRDefault="00000000">
            <w:pPr>
              <w:jc w:val="center"/>
            </w:pPr>
            <w:r>
              <w:rPr>
                <w:b/>
                <w:bCs/>
                <w:color w:val="FFFFFF"/>
                <w:sz w:val="18"/>
                <w:szCs w:val="18"/>
              </w:rPr>
              <w:t>Documento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5169EFE1" w14:textId="77777777" w:rsidR="00C34357" w:rsidRDefault="00000000">
            <w:pPr>
              <w:jc w:val="center"/>
            </w:pPr>
            <w:r>
              <w:rPr>
                <w:b/>
                <w:bCs/>
                <w:color w:val="FFFFFF"/>
                <w:sz w:val="18"/>
                <w:szCs w:val="18"/>
              </w:rPr>
              <w:t>Autor</w:t>
            </w:r>
          </w:p>
        </w:tc>
        <w:tc>
          <w:tcPr>
            <w:tcW w:w="4260" w:type="dxa"/>
            <w:tcBorders>
              <w:top w:val="single" w:sz="1" w:space="0" w:color="BFBFBF"/>
              <w:left w:val="single" w:sz="1" w:space="0" w:color="BFBFBF"/>
              <w:bottom w:val="single" w:sz="1" w:space="0" w:color="BFBFBF"/>
              <w:right w:val="single" w:sz="1" w:space="0" w:color="BFBFBF"/>
            </w:tcBorders>
            <w:shd w:val="clear" w:color="auto" w:fill="1F3864"/>
            <w:tcMar>
              <w:top w:w="50" w:type="dxa"/>
              <w:left w:w="80" w:type="dxa"/>
              <w:bottom w:w="50" w:type="dxa"/>
              <w:right w:w="80" w:type="dxa"/>
            </w:tcMar>
            <w:vAlign w:val="center"/>
          </w:tcPr>
          <w:p w14:paraId="682475CF" w14:textId="77777777" w:rsidR="00C34357" w:rsidRDefault="00000000">
            <w:pPr>
              <w:jc w:val="center"/>
            </w:pPr>
            <w:r>
              <w:rPr>
                <w:b/>
                <w:bCs/>
                <w:color w:val="FFFFFF"/>
                <w:sz w:val="18"/>
                <w:szCs w:val="18"/>
              </w:rPr>
              <w:t>Archivo</w:t>
            </w:r>
          </w:p>
        </w:tc>
      </w:tr>
      <w:tr w:rsidR="00C34357" w14:paraId="0B2E9229"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57EBED" w14:textId="77777777" w:rsidR="00C34357" w:rsidRDefault="00000000">
            <w:pPr>
              <w:jc w:val="center"/>
            </w:pPr>
            <w:r>
              <w:rPr>
                <w:b/>
                <w:bCs/>
                <w:color w:val="4472C4"/>
                <w:sz w:val="17"/>
                <w:szCs w:val="17"/>
              </w:rPr>
              <w:t>REF-01</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A02E121" w14:textId="77777777" w:rsidR="00C34357" w:rsidRDefault="00000000">
            <w:r>
              <w:rPr>
                <w:color w:val="000000"/>
                <w:sz w:val="17"/>
                <w:szCs w:val="17"/>
              </w:rPr>
              <w:t>Propuesta Técnica MOS-iT v1.1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B83768B" w14:textId="77777777" w:rsidR="00C34357" w:rsidRDefault="00000000">
            <w:r>
              <w:rPr>
                <w:color w:val="000000"/>
                <w:sz w:val="17"/>
                <w:szCs w:val="17"/>
              </w:rPr>
              <w:t>MOS-iT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679E3D" w14:textId="77777777" w:rsidR="00C34357" w:rsidRDefault="00000000">
            <w:r>
              <w:rPr>
                <w:color w:val="000000"/>
                <w:sz w:val="16"/>
                <w:szCs w:val="16"/>
              </w:rPr>
              <w:t>MOS-iT_-_Propuesta_Tecnica_Sunset_BP_v1_1.docx</w:t>
            </w:r>
          </w:p>
        </w:tc>
      </w:tr>
      <w:tr w:rsidR="00C34357" w14:paraId="7D705EBD"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4A9D616" w14:textId="77777777" w:rsidR="00C34357" w:rsidRDefault="00000000">
            <w:pPr>
              <w:jc w:val="center"/>
            </w:pPr>
            <w:r>
              <w:rPr>
                <w:b/>
                <w:bCs/>
                <w:color w:val="4472C4"/>
                <w:sz w:val="17"/>
                <w:szCs w:val="17"/>
              </w:rPr>
              <w:t>REF-02</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286BD64" w14:textId="77777777" w:rsidR="00C34357" w:rsidRDefault="00000000">
            <w:r>
              <w:rPr>
                <w:color w:val="000000"/>
                <w:sz w:val="17"/>
                <w:szCs w:val="17"/>
              </w:rPr>
              <w:t>Matriz RACI / TDD Actualizado</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61C9666" w14:textId="77777777" w:rsidR="00C34357" w:rsidRDefault="00000000">
            <w:r>
              <w:rPr>
                <w:color w:val="000000"/>
                <w:sz w:val="17"/>
                <w:szCs w:val="17"/>
              </w:rPr>
              <w:t>ON·NET / MOS-iT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1C27E33" w14:textId="77777777" w:rsidR="00C34357" w:rsidRDefault="00000000">
            <w:r>
              <w:rPr>
                <w:color w:val="000000"/>
                <w:sz w:val="16"/>
                <w:szCs w:val="16"/>
              </w:rPr>
              <w:t>Alcance_Responsabilidades_TDD_Actualizado.docx</w:t>
            </w:r>
          </w:p>
        </w:tc>
      </w:tr>
      <w:tr w:rsidR="00C34357" w:rsidRPr="00CB3C92" w14:paraId="5998E780"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AEF6E4C" w14:textId="77777777" w:rsidR="00C34357" w:rsidRDefault="00000000">
            <w:pPr>
              <w:jc w:val="center"/>
            </w:pPr>
            <w:r>
              <w:rPr>
                <w:b/>
                <w:bCs/>
                <w:color w:val="4472C4"/>
                <w:sz w:val="17"/>
                <w:szCs w:val="17"/>
              </w:rPr>
              <w:t>REF-03</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E673A58" w14:textId="77777777" w:rsidR="00C34357" w:rsidRPr="005D78BF" w:rsidRDefault="00000000">
            <w:pPr>
              <w:rPr>
                <w:lang w:val="en-US"/>
              </w:rPr>
            </w:pPr>
            <w:r>
              <w:rPr>
                <w:color w:val="000000"/>
                <w:sz w:val="17"/>
                <w:szCs w:val="17"/>
                <w:lang w:val="en-US"/>
              </w:rPr>
              <w:t>ONF Premisas Arquitectura Sunset BP</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936088D" w14:textId="77777777" w:rsidR="00C34357" w:rsidRDefault="00000000">
            <w:r>
              <w:rPr>
                <w:color w:val="000000"/>
                <w:sz w:val="17"/>
                <w:szCs w:val="17"/>
              </w:rPr>
              <w:t>ON·NET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8F2E71C" w14:textId="77777777" w:rsidR="00C34357" w:rsidRPr="005D78BF" w:rsidRDefault="00000000">
            <w:pPr>
              <w:rPr>
                <w:lang w:val="en-US"/>
              </w:rPr>
            </w:pPr>
            <w:r>
              <w:rPr>
                <w:color w:val="000000"/>
                <w:sz w:val="16"/>
                <w:szCs w:val="16"/>
                <w:lang w:val="en-US"/>
              </w:rPr>
              <w:t>ONF_Premisas_Arq_Sunset.pptx</w:t>
            </w:r>
          </w:p>
        </w:tc>
      </w:tr>
      <w:tr w:rsidR="00C34357" w:rsidRPr="00CB3C92" w14:paraId="41B8BD26"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9F5FA88" w14:textId="77777777" w:rsidR="00C34357" w:rsidRDefault="00000000">
            <w:pPr>
              <w:jc w:val="center"/>
            </w:pPr>
            <w:r>
              <w:rPr>
                <w:b/>
                <w:bCs/>
                <w:color w:val="4472C4"/>
                <w:sz w:val="17"/>
                <w:szCs w:val="17"/>
              </w:rPr>
              <w:t>REF-04</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9915DD" w14:textId="77777777" w:rsidR="00C34357" w:rsidRDefault="00000000">
            <w:r>
              <w:rPr>
                <w:color w:val="000000"/>
                <w:sz w:val="17"/>
                <w:szCs w:val="17"/>
              </w:rPr>
              <w:t>KickOff Interno ON·NET</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7E88CB0" w14:textId="77777777" w:rsidR="00C34357" w:rsidRDefault="00000000">
            <w:r>
              <w:rPr>
                <w:color w:val="000000"/>
                <w:sz w:val="17"/>
                <w:szCs w:val="17"/>
              </w:rPr>
              <w:t>ON·NET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F6A07C4" w14:textId="77777777" w:rsidR="00C34357" w:rsidRPr="005D78BF" w:rsidRDefault="00000000">
            <w:pPr>
              <w:rPr>
                <w:lang w:val="en-US"/>
              </w:rPr>
            </w:pPr>
            <w:r>
              <w:rPr>
                <w:color w:val="000000"/>
                <w:sz w:val="16"/>
                <w:szCs w:val="16"/>
                <w:lang w:val="en-US"/>
              </w:rPr>
              <w:t>KickOFF-Interno_SUNSETBP_v1.pptx</w:t>
            </w:r>
          </w:p>
        </w:tc>
      </w:tr>
      <w:tr w:rsidR="00C34357" w:rsidRPr="00CB3C92" w14:paraId="6B1B7BCB"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73D3790" w14:textId="77777777" w:rsidR="00C34357" w:rsidRDefault="00000000">
            <w:pPr>
              <w:jc w:val="center"/>
            </w:pPr>
            <w:r>
              <w:rPr>
                <w:b/>
                <w:bCs/>
                <w:color w:val="4472C4"/>
                <w:sz w:val="17"/>
                <w:szCs w:val="17"/>
              </w:rPr>
              <w:t>REF-05</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898A92" w14:textId="77777777" w:rsidR="00C34357" w:rsidRDefault="00000000">
            <w:r>
              <w:rPr>
                <w:color w:val="000000"/>
                <w:sz w:val="17"/>
                <w:szCs w:val="17"/>
              </w:rPr>
              <w:t>Portal Komands v1.4</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195D529" w14:textId="77777777" w:rsidR="00C34357" w:rsidRDefault="00000000">
            <w:r>
              <w:rPr>
                <w:color w:val="000000"/>
                <w:sz w:val="17"/>
                <w:szCs w:val="17"/>
              </w:rPr>
              <w:t>MOS-iT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4C1F62BB" w14:textId="77777777" w:rsidR="00C34357" w:rsidRPr="005D78BF" w:rsidRDefault="00000000">
            <w:pPr>
              <w:rPr>
                <w:lang w:val="en-US"/>
              </w:rPr>
            </w:pPr>
            <w:r>
              <w:rPr>
                <w:color w:val="000000"/>
                <w:sz w:val="16"/>
                <w:szCs w:val="16"/>
                <w:lang w:val="en-US"/>
              </w:rPr>
              <w:t>MOS-IT_Portal_Komands_18-03-2026_v1_4.pptx</w:t>
            </w:r>
          </w:p>
        </w:tc>
      </w:tr>
      <w:tr w:rsidR="00C34357" w14:paraId="63E277FC"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8690F1D" w14:textId="77777777" w:rsidR="00C34357" w:rsidRDefault="00000000">
            <w:pPr>
              <w:jc w:val="center"/>
            </w:pPr>
            <w:r>
              <w:rPr>
                <w:b/>
                <w:bCs/>
                <w:color w:val="4472C4"/>
                <w:sz w:val="17"/>
                <w:szCs w:val="17"/>
              </w:rPr>
              <w:t>REF-06</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758276" w14:textId="77777777" w:rsidR="00C34357" w:rsidRDefault="00000000">
            <w:r>
              <w:rPr>
                <w:color w:val="000000"/>
                <w:sz w:val="17"/>
                <w:szCs w:val="17"/>
              </w:rPr>
              <w:t>Estimación Infraestructura ADC v2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41AA1D0" w14:textId="77777777" w:rsidR="00C34357" w:rsidRDefault="00000000">
            <w:r>
              <w:rPr>
                <w:color w:val="000000"/>
                <w:sz w:val="17"/>
                <w:szCs w:val="17"/>
              </w:rPr>
              <w:t>ON·NET / MOS-iT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CBE8433" w14:textId="77777777" w:rsidR="00C34357" w:rsidRDefault="00000000">
            <w:r>
              <w:rPr>
                <w:color w:val="000000"/>
                <w:sz w:val="16"/>
                <w:szCs w:val="16"/>
              </w:rPr>
              <w:t>Estimacion_Infraestructura_ADC_SunsetBP_v2.xlsx</w:t>
            </w:r>
          </w:p>
        </w:tc>
      </w:tr>
      <w:tr w:rsidR="00C34357" w:rsidRPr="00CB3C92" w14:paraId="028A9F0D"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21E846" w14:textId="77777777" w:rsidR="00C34357" w:rsidRDefault="00000000">
            <w:pPr>
              <w:jc w:val="center"/>
            </w:pPr>
            <w:r>
              <w:rPr>
                <w:b/>
                <w:bCs/>
                <w:color w:val="4472C4"/>
                <w:sz w:val="17"/>
                <w:szCs w:val="17"/>
              </w:rPr>
              <w:t>REF-07</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9D88438" w14:textId="77777777" w:rsidR="00C34357" w:rsidRPr="005D78BF" w:rsidRDefault="00000000">
            <w:pPr>
              <w:rPr>
                <w:lang w:val="en-US"/>
              </w:rPr>
            </w:pPr>
            <w:r>
              <w:rPr>
                <w:color w:val="000000"/>
                <w:sz w:val="17"/>
                <w:szCs w:val="17"/>
                <w:lang w:val="en-US"/>
              </w:rPr>
              <w:t>HLD Sunset BluePlanet v1.0 (borrador)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2553A6E" w14:textId="77777777" w:rsidR="00C34357" w:rsidRDefault="00000000">
            <w:r>
              <w:rPr>
                <w:color w:val="000000"/>
                <w:sz w:val="17"/>
                <w:szCs w:val="17"/>
              </w:rPr>
              <w:t>Juan Reyes (ON·NET)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AAF4F87" w14:textId="77777777" w:rsidR="00C34357" w:rsidRPr="005D78BF" w:rsidRDefault="00000000">
            <w:pPr>
              <w:rPr>
                <w:lang w:val="en-US"/>
              </w:rPr>
            </w:pPr>
            <w:r>
              <w:rPr>
                <w:color w:val="000000"/>
                <w:sz w:val="16"/>
                <w:szCs w:val="16"/>
                <w:lang w:val="en-US"/>
              </w:rPr>
              <w:t>hld_sunset_bp_v1_0.docx</w:t>
            </w:r>
          </w:p>
        </w:tc>
      </w:tr>
      <w:tr w:rsidR="00C34357" w14:paraId="7CF985A7"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B046142" w14:textId="77777777" w:rsidR="00C34357" w:rsidRDefault="00000000">
            <w:pPr>
              <w:jc w:val="center"/>
            </w:pPr>
            <w:r>
              <w:rPr>
                <w:b/>
                <w:bCs/>
                <w:color w:val="4472C4"/>
                <w:sz w:val="17"/>
                <w:szCs w:val="17"/>
              </w:rPr>
              <w:t>REF-08</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213E8EA" w14:textId="77777777" w:rsidR="00C34357" w:rsidRDefault="00000000">
            <w:r>
              <w:rPr>
                <w:color w:val="000000"/>
                <w:sz w:val="17"/>
                <w:szCs w:val="17"/>
              </w:rPr>
              <w:t>APIs y Procesos Afectados ServiceNow</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0DB0B83" w14:textId="77777777" w:rsidR="00C34357" w:rsidRDefault="00000000">
            <w:r>
              <w:rPr>
                <w:color w:val="000000"/>
                <w:sz w:val="17"/>
                <w:szCs w:val="17"/>
              </w:rPr>
              <w:t>ON·NET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E556467" w14:textId="77777777" w:rsidR="00C34357" w:rsidRDefault="00000000">
            <w:r>
              <w:rPr>
                <w:color w:val="000000"/>
                <w:sz w:val="16"/>
                <w:szCs w:val="16"/>
              </w:rPr>
              <w:t>Apis_procesos_Afectados_Service_Now.xlsx</w:t>
            </w:r>
          </w:p>
        </w:tc>
      </w:tr>
      <w:tr w:rsidR="00C34357" w14:paraId="7242FFD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B894764" w14:textId="77777777" w:rsidR="00C34357" w:rsidRDefault="00000000">
            <w:pPr>
              <w:jc w:val="center"/>
            </w:pPr>
            <w:r>
              <w:rPr>
                <w:b/>
                <w:bCs/>
                <w:color w:val="4472C4"/>
                <w:sz w:val="17"/>
                <w:szCs w:val="17"/>
              </w:rPr>
              <w:t>REF-09</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C847436" w14:textId="77777777" w:rsidR="00C34357" w:rsidRDefault="00000000">
            <w:r>
              <w:rPr>
                <w:color w:val="000000"/>
                <w:sz w:val="17"/>
                <w:szCs w:val="17"/>
              </w:rPr>
              <w:t>LLD FTTH Consolidado v1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06B0DE3" w14:textId="77777777" w:rsidR="00C34357" w:rsidRDefault="00000000">
            <w:r>
              <w:rPr>
                <w:color w:val="000000"/>
                <w:sz w:val="17"/>
                <w:szCs w:val="17"/>
              </w:rPr>
              <w:t>ON·NET / MOS-iT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600A83D" w14:textId="77777777" w:rsidR="00C34357" w:rsidRDefault="00000000">
            <w:r>
              <w:rPr>
                <w:color w:val="000000"/>
                <w:sz w:val="16"/>
                <w:szCs w:val="16"/>
              </w:rPr>
              <w:t>LLD_FTTH_CONSOLIDADO_v1.docx</w:t>
            </w:r>
          </w:p>
        </w:tc>
      </w:tr>
      <w:tr w:rsidR="00C34357" w14:paraId="410F14AD"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F5E4A48" w14:textId="77777777" w:rsidR="00C34357" w:rsidRDefault="00000000">
            <w:pPr>
              <w:jc w:val="center"/>
            </w:pPr>
            <w:r>
              <w:rPr>
                <w:b/>
                <w:bCs/>
                <w:color w:val="4472C4"/>
                <w:sz w:val="17"/>
                <w:szCs w:val="17"/>
              </w:rPr>
              <w:t>REF-10</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2F5457D7" w14:textId="77777777" w:rsidR="00C34357" w:rsidRDefault="00000000">
            <w:r>
              <w:rPr>
                <w:color w:val="000000"/>
                <w:sz w:val="17"/>
                <w:szCs w:val="17"/>
              </w:rPr>
              <w:t>LLD SSAA Consolidado v1</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1BAA8F9" w14:textId="77777777" w:rsidR="00C34357" w:rsidRDefault="00000000">
            <w:r>
              <w:rPr>
                <w:color w:val="000000"/>
                <w:sz w:val="17"/>
                <w:szCs w:val="17"/>
              </w:rPr>
              <w:t>ON·NET / MOS-iT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00F13872" w14:textId="77777777" w:rsidR="00C34357" w:rsidRDefault="00000000">
            <w:r>
              <w:rPr>
                <w:color w:val="000000"/>
                <w:sz w:val="16"/>
                <w:szCs w:val="16"/>
              </w:rPr>
              <w:t>LLD_SSAA_CONSOLIDADO_v1.docx</w:t>
            </w:r>
          </w:p>
        </w:tc>
      </w:tr>
      <w:tr w:rsidR="00C34357" w14:paraId="4142973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A991194" w14:textId="77777777" w:rsidR="00C34357" w:rsidRDefault="00000000">
            <w:pPr>
              <w:jc w:val="center"/>
            </w:pPr>
            <w:r>
              <w:rPr>
                <w:b/>
                <w:bCs/>
                <w:color w:val="4472C4"/>
                <w:sz w:val="17"/>
                <w:szCs w:val="17"/>
              </w:rPr>
              <w:t>REF-11</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5D44532D" w14:textId="77777777" w:rsidR="00C34357" w:rsidRDefault="00000000">
            <w:r>
              <w:rPr>
                <w:color w:val="000000"/>
                <w:sz w:val="17"/>
                <w:szCs w:val="17"/>
              </w:rPr>
              <w:t>Diseño de Red SSAA v3.1.1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2137BB4B" w14:textId="77777777" w:rsidR="00C34357" w:rsidRDefault="00000000">
            <w:r>
              <w:rPr>
                <w:color w:val="000000"/>
                <w:sz w:val="17"/>
                <w:szCs w:val="17"/>
              </w:rPr>
              <w:t>ON·NET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218ECD5" w14:textId="77777777" w:rsidR="00C34357" w:rsidRDefault="00000000">
            <w:r>
              <w:rPr>
                <w:color w:val="000000"/>
                <w:sz w:val="16"/>
                <w:szCs w:val="16"/>
              </w:rPr>
              <w:t>2025-10_SSAA_v3_1_1.docx</w:t>
            </w:r>
          </w:p>
        </w:tc>
      </w:tr>
      <w:tr w:rsidR="00C34357" w14:paraId="56F463B6"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32B12D12" w14:textId="77777777" w:rsidR="00C34357" w:rsidRDefault="00000000">
            <w:pPr>
              <w:jc w:val="center"/>
            </w:pPr>
            <w:r>
              <w:rPr>
                <w:b/>
                <w:bCs/>
                <w:color w:val="4472C4"/>
                <w:sz w:val="17"/>
                <w:szCs w:val="17"/>
              </w:rPr>
              <w:t>REF-12</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21AD591" w14:textId="77777777" w:rsidR="00C34357" w:rsidRDefault="00000000">
            <w:r>
              <w:rPr>
                <w:color w:val="000000"/>
                <w:sz w:val="17"/>
                <w:szCs w:val="17"/>
              </w:rPr>
              <w:t>Modelo de Datos Komands v2</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6A800732" w14:textId="77777777" w:rsidR="00C34357" w:rsidRDefault="00000000">
            <w:r>
              <w:rPr>
                <w:color w:val="000000"/>
                <w:sz w:val="17"/>
                <w:szCs w:val="17"/>
              </w:rPr>
              <w:t>MOS-iT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4CA0FC1B" w14:textId="77777777" w:rsidR="00C34357" w:rsidRDefault="00000000">
            <w:r>
              <w:rPr>
                <w:color w:val="000000"/>
                <w:sz w:val="16"/>
                <w:szCs w:val="16"/>
              </w:rPr>
              <w:t>Modelo_Datos_Komands_v2.docx</w:t>
            </w:r>
          </w:p>
        </w:tc>
      </w:tr>
      <w:tr w:rsidR="00C34357" w:rsidRPr="00CB3C92" w14:paraId="19EFC0D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8A21707" w14:textId="77777777" w:rsidR="00C34357" w:rsidRDefault="00000000">
            <w:pPr>
              <w:jc w:val="center"/>
            </w:pPr>
            <w:r>
              <w:rPr>
                <w:b/>
                <w:bCs/>
                <w:color w:val="4472C4"/>
                <w:sz w:val="17"/>
                <w:szCs w:val="17"/>
              </w:rPr>
              <w:t>REF-13</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7D5A668B" w14:textId="77777777" w:rsidR="00C34357" w:rsidRDefault="00000000">
            <w:r>
              <w:rPr>
                <w:color w:val="000000"/>
                <w:sz w:val="17"/>
                <w:szCs w:val="17"/>
              </w:rPr>
              <w:t>ERD Komands v2</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101CDE35" w14:textId="77777777" w:rsidR="00C34357" w:rsidRDefault="00000000">
            <w:r>
              <w:rPr>
                <w:color w:val="000000"/>
                <w:sz w:val="17"/>
                <w:szCs w:val="17"/>
              </w:rPr>
              <w:t>MOS-iT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3E854689" w14:textId="77777777" w:rsidR="00C34357" w:rsidRPr="005D78BF" w:rsidRDefault="00000000">
            <w:pPr>
              <w:rPr>
                <w:lang w:val="en-US"/>
              </w:rPr>
            </w:pPr>
            <w:r>
              <w:rPr>
                <w:color w:val="000000"/>
                <w:sz w:val="16"/>
                <w:szCs w:val="16"/>
                <w:lang w:val="en-US"/>
              </w:rPr>
              <w:t>Komands_ERD_v2_unified.drawio</w:t>
            </w:r>
          </w:p>
        </w:tc>
      </w:tr>
      <w:tr w:rsidR="00C34357" w14:paraId="7E2C3BDB" w14:textId="77777777">
        <w:tc>
          <w:tcPr>
            <w:tcW w:w="7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DC61ED3" w14:textId="77777777" w:rsidR="00C34357" w:rsidRDefault="00000000">
            <w:pPr>
              <w:jc w:val="center"/>
            </w:pPr>
            <w:r>
              <w:rPr>
                <w:b/>
                <w:bCs/>
                <w:color w:val="4472C4"/>
                <w:sz w:val="17"/>
                <w:szCs w:val="17"/>
              </w:rPr>
              <w:t>REF-14</w:t>
            </w:r>
          </w:p>
        </w:tc>
        <w:tc>
          <w:tcPr>
            <w:tcW w:w="28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54993DE6" w14:textId="77777777" w:rsidR="00C34357" w:rsidRDefault="00000000">
            <w:r>
              <w:rPr>
                <w:color w:val="000000"/>
                <w:sz w:val="17"/>
                <w:szCs w:val="17"/>
              </w:rPr>
              <w:t>HLD Migración CoLiving y Venta Red Flexible v7</w:t>
            </w:r>
          </w:p>
        </w:tc>
        <w:tc>
          <w:tcPr>
            <w:tcW w:w="160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5E871B4" w14:textId="77777777" w:rsidR="00C34357" w:rsidRDefault="00000000">
            <w:r>
              <w:rPr>
                <w:color w:val="000000"/>
                <w:sz w:val="17"/>
                <w:szCs w:val="17"/>
              </w:rPr>
              <w:t>ON·NET</w:t>
            </w:r>
          </w:p>
        </w:tc>
        <w:tc>
          <w:tcPr>
            <w:tcW w:w="4260" w:type="dxa"/>
            <w:tcBorders>
              <w:top w:val="single" w:sz="1" w:space="0" w:color="BFBFBF"/>
              <w:left w:val="single" w:sz="1" w:space="0" w:color="BFBFBF"/>
              <w:bottom w:val="single" w:sz="1" w:space="0" w:color="BFBFBF"/>
              <w:right w:val="single" w:sz="1" w:space="0" w:color="BFBFBF"/>
            </w:tcBorders>
            <w:tcMar>
              <w:top w:w="50" w:type="dxa"/>
              <w:left w:w="80" w:type="dxa"/>
              <w:bottom w:w="50" w:type="dxa"/>
              <w:right w:w="80" w:type="dxa"/>
            </w:tcMar>
            <w:vAlign w:val="center"/>
          </w:tcPr>
          <w:p w14:paraId="115ED55E" w14:textId="77777777" w:rsidR="00C34357" w:rsidRDefault="00000000">
            <w:r>
              <w:rPr>
                <w:color w:val="000000"/>
                <w:sz w:val="16"/>
                <w:szCs w:val="16"/>
              </w:rPr>
              <w:t>HLD_Migracion_CoLiving_y_Venta_RedFlex_v7.docx</w:t>
            </w:r>
          </w:p>
        </w:tc>
      </w:tr>
      <w:tr w:rsidR="00C34357" w:rsidRPr="00CB3C92" w14:paraId="439F51E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01300E" w14:textId="77777777" w:rsidR="00C34357" w:rsidRDefault="00000000">
            <w:pPr>
              <w:jc w:val="center"/>
            </w:pPr>
            <w:r>
              <w:rPr>
                <w:b/>
                <w:bCs/>
                <w:color w:val="4472C4"/>
                <w:sz w:val="17"/>
                <w:szCs w:val="17"/>
              </w:rPr>
              <w:t>REF-15</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29D475B" w14:textId="77777777" w:rsidR="00C34357" w:rsidRDefault="00000000">
            <w:r>
              <w:rPr>
                <w:color w:val="000000"/>
                <w:sz w:val="17"/>
                <w:szCs w:val="17"/>
              </w:rPr>
              <w:t>Flujos Fulfillment AS-IS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66C71F5D" w14:textId="77777777" w:rsidR="00C34357" w:rsidRDefault="00000000">
            <w:r>
              <w:rPr>
                <w:color w:val="000000"/>
                <w:sz w:val="17"/>
                <w:szCs w:val="17"/>
              </w:rPr>
              <w:t>ON·NET / MOS-iT</w:t>
            </w:r>
          </w:p>
        </w:tc>
        <w:tc>
          <w:tcPr>
            <w:tcW w:w="4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80" w:type="dxa"/>
              <w:bottom w:w="50" w:type="dxa"/>
              <w:right w:w="80" w:type="dxa"/>
            </w:tcMar>
            <w:vAlign w:val="center"/>
          </w:tcPr>
          <w:p w14:paraId="000B1132" w14:textId="77777777" w:rsidR="00C34357" w:rsidRPr="005D78BF" w:rsidRDefault="00000000">
            <w:pPr>
              <w:rPr>
                <w:lang w:val="en-US"/>
              </w:rPr>
            </w:pPr>
            <w:r>
              <w:rPr>
                <w:color w:val="000000"/>
                <w:sz w:val="16"/>
                <w:szCs w:val="16"/>
                <w:lang w:val="en-US"/>
              </w:rPr>
              <w:t>ONF_MOS-iT_Flujos_Fullfilment.pptx</w:t>
            </w:r>
          </w:p>
        </w:tc>
      </w:tr>
    </w:tbl>
    <w:p w14:paraId="5215E13C" w14:textId="77777777" w:rsidR="00C34357" w:rsidRDefault="00000000">
      <w:pPr>
        <w:pBdr>
          <w:left w:val="single" w:sz="12" w:space="8" w:color="4472C4"/>
        </w:pBdr>
        <w:spacing w:before="100" w:after="160"/>
        <w:ind w:left="360" w:right="360"/>
      </w:pPr>
      <w:r>
        <w:rPr>
          <w:i/>
          <w:iCs/>
          <w:color w:val="444444"/>
          <w:sz w:val="20"/>
          <w:szCs w:val="20"/>
        </w:rPr>
        <w:t>Nota: Todos los documentos de referencia se encuentran almacenados en el repositorio del proyecto y en el sistema de gestión documental de ON·NET. Las versiones indicadas son las vigentes al momento de elaboración del presente HLD (marzo 2026). Si un documento de referencia es actualizado durante la ejecución del proyecto, se registra la nueva versión en el control de cambios del HLD.</w:t>
      </w:r>
    </w:p>
    <w:sectPr w:rsidR="00C34357">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Christian A. Isla Ch." w:date="2026-04-06T11:14:00Z" w:initials="CI">
    <w:p w14:paraId="502F2F71" w14:textId="77777777" w:rsidR="00B03CB4" w:rsidRDefault="002D073C" w:rsidP="00B03CB4">
      <w:pPr>
        <w:pStyle w:val="Textocomentario"/>
      </w:pPr>
      <w:r>
        <w:rPr>
          <w:rStyle w:val="Refdecomentario"/>
        </w:rPr>
        <w:annotationRef/>
      </w:r>
      <w:r w:rsidR="00B03CB4">
        <w:t>Hay integración de Komands con estos sistemas (OSP, UAA) ?...al menos de manera directa entiendo que no y tampoco es parte del alcance de solución.</w:t>
      </w:r>
    </w:p>
    <w:p w14:paraId="43349623" w14:textId="77777777" w:rsidR="00B03CB4" w:rsidRDefault="00B03CB4" w:rsidP="00B03CB4">
      <w:pPr>
        <w:pStyle w:val="Textocomentario"/>
      </w:pPr>
      <w:r>
        <w:t>Por otra parte, si hay integración con el mundo de la redes (OLTs)</w:t>
      </w:r>
    </w:p>
  </w:comment>
  <w:comment w:id="33" w:author="Christian A. Isla Ch." w:date="2026-04-06T11:44:00Z" w:initials="CI">
    <w:p w14:paraId="20ADA15B" w14:textId="77777777" w:rsidR="00B84E4E" w:rsidRDefault="00B84E4E" w:rsidP="00B84E4E">
      <w:pPr>
        <w:pStyle w:val="Textocomentario"/>
      </w:pPr>
      <w:r>
        <w:rPr>
          <w:rStyle w:val="Refdecomentario"/>
        </w:rPr>
        <w:annotationRef/>
      </w:r>
      <w:r>
        <w:t>Precisar que no habrán cambios en el comportamiento funcional del sistema, pero si a nivek operativo en cuanto a que se espera un mejor rendimiento y menores tiempos de respuesta globales.</w:t>
      </w:r>
    </w:p>
  </w:comment>
  <w:comment w:id="44" w:author="Christian A. Isla Ch." w:date="2026-04-07T09:17:00Z" w:initials="CI">
    <w:p w14:paraId="28237F2C" w14:textId="77777777" w:rsidR="007F44AD" w:rsidRDefault="007F44AD" w:rsidP="007F44AD">
      <w:pPr>
        <w:pStyle w:val="Textocomentario"/>
      </w:pPr>
      <w:r>
        <w:rPr>
          <w:rStyle w:val="Refdecomentario"/>
        </w:rPr>
        <w:annotationRef/>
      </w:r>
      <w:r>
        <w:t>Se supone que el sistema es agnóstico a las VNOs, por tanto, si OnNet decide incorporar una nueva VNO que no implique nuevas funcionalidades el sistema debería ser capaz de seguir operando sin problemas y a lo más habría que configurar/parametrizar datos.</w:t>
      </w:r>
    </w:p>
  </w:comment>
  <w:comment w:id="73" w:author="Christian A. Isla Ch." w:date="2026-04-07T09:45:00Z" w:initials="CI">
    <w:p w14:paraId="04AAA3DA" w14:textId="77777777" w:rsidR="00AC07F6" w:rsidRDefault="00AC07F6" w:rsidP="00AC07F6">
      <w:pPr>
        <w:pStyle w:val="Textocomentario"/>
      </w:pPr>
      <w:r>
        <w:rPr>
          <w:rStyle w:val="Refdecomentario"/>
        </w:rPr>
        <w:annotationRef/>
      </w:r>
      <w:r>
        <w:t>¿En que sección del documento esta definido el modelo de datos en ServiceNow que soportará el registro/almacenamiento de los Servicios que serán migrados desde BPI a CMDB?</w:t>
      </w:r>
    </w:p>
  </w:comment>
  <w:comment w:id="98" w:author="Christian A. Isla Ch." w:date="2026-04-07T09:58:00Z" w:initials="CI">
    <w:p w14:paraId="33A70B9E" w14:textId="77777777" w:rsidR="002A0C8C" w:rsidRDefault="002A0C8C" w:rsidP="002A0C8C">
      <w:pPr>
        <w:pStyle w:val="Textocomentario"/>
      </w:pPr>
      <w:r>
        <w:rPr>
          <w:rStyle w:val="Refdecomentario"/>
        </w:rPr>
        <w:annotationRef/>
      </w:r>
      <w:r>
        <w:t>En este flujo no hay que hacer nada en ServiceNow?, pues se supone que ServiceNow ahora debe apuntar hacia los nuevos servicios en Axway</w:t>
      </w:r>
    </w:p>
  </w:comment>
  <w:comment w:id="101" w:author="Christian A. Isla Ch." w:date="2026-04-07T10:01:00Z" w:initials="CI">
    <w:p w14:paraId="55D2724A" w14:textId="77777777" w:rsidR="0000319D" w:rsidRDefault="0000319D" w:rsidP="0000319D">
      <w:pPr>
        <w:pStyle w:val="Textocomentario"/>
      </w:pPr>
      <w:r>
        <w:rPr>
          <w:rStyle w:val="Refdecomentario"/>
        </w:rPr>
        <w:annotationRef/>
      </w:r>
      <w:r>
        <w:t>En que parte se detalla o describe el método de Consulta que debería tener las APIS nuevas que van contra Komands y que Service podría ocupar dicho método ante eventuales timeout (ausencia de respuesta) de Komands.</w:t>
      </w:r>
    </w:p>
  </w:comment>
  <w:comment w:id="117" w:author="Christian A. Isla Ch." w:date="2026-04-07T10:08:00Z" w:initials="CI">
    <w:p w14:paraId="62382F7D" w14:textId="77777777" w:rsidR="00F541F0" w:rsidRDefault="00F541F0" w:rsidP="00F541F0">
      <w:pPr>
        <w:pStyle w:val="Textocomentario"/>
      </w:pPr>
      <w:r>
        <w:rPr>
          <w:rStyle w:val="Refdecomentario"/>
        </w:rPr>
        <w:annotationRef/>
      </w:r>
      <w:r>
        <w:t xml:space="preserve">Aquí falta detallar que sucede si ServiceNow, no recibe respuesta de Komands a los 120 seg. </w:t>
      </w:r>
    </w:p>
    <w:p w14:paraId="64AD5F9B" w14:textId="77777777" w:rsidR="00F541F0" w:rsidRDefault="00F541F0" w:rsidP="00F541F0">
      <w:pPr>
        <w:pStyle w:val="Textocomentario"/>
      </w:pPr>
      <w:r>
        <w:t>Entonces si hay Timeout, ServiceNow deberia gatillar el metodo de consulta de la misma API para consultar el estado del requerimiento anteriormente enviado utilizando para ello como referencia el UUID de la transacción.</w:t>
      </w:r>
    </w:p>
  </w:comment>
  <w:comment w:id="118" w:author="Christian A. Isla Ch." w:date="2026-04-07T10:11:00Z" w:initials="CI">
    <w:p w14:paraId="3E84EC37" w14:textId="77777777" w:rsidR="00B7001C" w:rsidRDefault="00B7001C" w:rsidP="00B7001C">
      <w:pPr>
        <w:pStyle w:val="Textocomentario"/>
      </w:pPr>
      <w:r>
        <w:rPr>
          <w:rStyle w:val="Refdecomentario"/>
        </w:rPr>
        <w:annotationRef/>
      </w:r>
      <w:r>
        <w:t>En que contexto o Casos de Uso ServiceNow podría gatillar este tipo de consultas y como conjuga esto con el modulo de consulta que existe en UAA?</w:t>
      </w:r>
    </w:p>
  </w:comment>
  <w:comment w:id="128" w:author="Christian A. Isla Ch." w:date="2026-04-09T14:39:00Z" w:initials="CI">
    <w:p w14:paraId="618F1B8D" w14:textId="402C2896" w:rsidR="00D36C8B" w:rsidRDefault="00D36C8B" w:rsidP="00D36C8B">
      <w:pPr>
        <w:pStyle w:val="Textocomentario"/>
      </w:pPr>
      <w:r>
        <w:rPr>
          <w:rStyle w:val="Refdecomentario"/>
        </w:rPr>
        <w:annotationRef/>
      </w:r>
      <w:r>
        <w:t>Estas APIS que ya están implementadas en el modulo de Consulta UAA-AKS no deberían ser consideradas como un nuevo desarrollo y deberia aprovecharse las que ya existen. Además que dichas APIS son más eficientes dado que disponen de la referencia directa (Index) del elemento que es consultado en la OLT.</w:t>
      </w:r>
    </w:p>
  </w:comment>
  <w:comment w:id="129" w:author="Christian A. Isla Ch." w:date="2026-04-09T14:37:00Z" w:initials="CI">
    <w:p w14:paraId="0BBEF930" w14:textId="77777777" w:rsidR="002877C9" w:rsidRDefault="00D8131E" w:rsidP="002877C9">
      <w:pPr>
        <w:pStyle w:val="Textocomentario"/>
      </w:pPr>
      <w:r>
        <w:rPr>
          <w:rStyle w:val="Refdecomentario"/>
        </w:rPr>
        <w:annotationRef/>
      </w:r>
      <w:r w:rsidR="002877C9">
        <w:t>Esta API que aquí se muestra por separado debería ser un método de cada una de las APIS Asincrónicas funcionales (asignación, activación, modificación, etc.) pues es parte del contexto funcional de la API. Además que dependiendo del contexto funcional, la respuesta del método de consulta debería ser idéntico a la respuesta que se obtiene con la respuesta del método “Respond” o “listener” de la misma API.</w:t>
      </w:r>
    </w:p>
  </w:comment>
  <w:comment w:id="134" w:author="Christian A. Isla Ch." w:date="2026-04-09T14:51:00Z" w:initials="CI">
    <w:p w14:paraId="10E7E066" w14:textId="77777777" w:rsidR="00996FCC" w:rsidRDefault="00996FCC" w:rsidP="00996FCC">
      <w:pPr>
        <w:pStyle w:val="Textocomentario"/>
      </w:pPr>
      <w:r>
        <w:rPr>
          <w:rStyle w:val="Refdecomentario"/>
        </w:rPr>
        <w:annotationRef/>
      </w:r>
      <w:r>
        <w:t>Un punto relevante a considerar respecto a estas configuraciones, es que entre ServiceNow y Komands existe un único usuario de integración a nivel de API y que es sistémico. Por otra parte entre ServiceNow y APIM (WSO2) existen distintos Users (uno x VNO) usados en la integración por API, pero esto obedece a una restricción de paralelismos en ServiceNow. Entonces, es importante que al momento de definir el rate limiting y throttling sea considerado esta diferencia para que no se produzcan cuellos de botella en Komands.</w:t>
      </w:r>
    </w:p>
  </w:comment>
  <w:comment w:id="291" w:author="Christian A. Isla Ch." w:date="2026-04-09T15:45:00Z" w:initials="CI">
    <w:p w14:paraId="4822B090" w14:textId="77777777" w:rsidR="00A146E8" w:rsidRDefault="00A146E8" w:rsidP="00A146E8">
      <w:pPr>
        <w:pStyle w:val="Textocomentario"/>
      </w:pPr>
      <w:r>
        <w:rPr>
          <w:rStyle w:val="Refdecomentario"/>
        </w:rPr>
        <w:annotationRef/>
      </w:r>
      <w:r>
        <w:t xml:space="preserve">Uno de los aspectos importantes a definir, es si la integración entre SN y Komands, es bajo los mismos niveles actuales: </w:t>
      </w:r>
    </w:p>
    <w:p w14:paraId="75DC680A" w14:textId="77777777" w:rsidR="00A146E8" w:rsidRDefault="00A146E8" w:rsidP="00A146E8">
      <w:pPr>
        <w:pStyle w:val="Textocomentario"/>
        <w:numPr>
          <w:ilvl w:val="0"/>
          <w:numId w:val="31"/>
        </w:numPr>
      </w:pPr>
      <w:r>
        <w:t xml:space="preserve">por servicio (uno a uno), tal cual es actualmente </w:t>
      </w:r>
    </w:p>
    <w:p w14:paraId="23903EC5" w14:textId="77777777" w:rsidR="00A146E8" w:rsidRDefault="00A146E8" w:rsidP="00A146E8">
      <w:pPr>
        <w:pStyle w:val="Textocomentario"/>
        <w:numPr>
          <w:ilvl w:val="0"/>
          <w:numId w:val="31"/>
        </w:numPr>
      </w:pPr>
      <w:r>
        <w:t xml:space="preserve">por OOSS (todos los servicios) como una única transacción </w:t>
      </w:r>
    </w:p>
    <w:p w14:paraId="14E811D1" w14:textId="77777777" w:rsidR="00A146E8" w:rsidRDefault="00A146E8" w:rsidP="00A146E8">
      <w:pPr>
        <w:pStyle w:val="Textocomentario"/>
      </w:pPr>
      <w:r>
        <w:t xml:space="preserve">Así también, hay que definir que sistema gestiona el rollback de operaciones sobre OOSS que no pueden ser completadas al 100%. Actualmente existe una gestión de errores que esta en ServiceNow </w:t>
      </w:r>
    </w:p>
  </w:comment>
  <w:comment w:id="292" w:author="Christian A. Isla Ch." w:date="2026-04-09T15:24:00Z" w:initials="CI">
    <w:p w14:paraId="0E1B4B34" w14:textId="77777777" w:rsidR="006B046F" w:rsidRDefault="006B046F" w:rsidP="006B046F">
      <w:pPr>
        <w:pStyle w:val="Textocomentario"/>
      </w:pPr>
      <w:r>
        <w:rPr>
          <w:rStyle w:val="Refdecomentario"/>
        </w:rPr>
        <w:annotationRef/>
      </w:r>
      <w:r>
        <w:t>En cualquier escenario es necesario modificar los flujos de SN, ya que cambia su interlocutor pasando de BP a Komands, y donde existirá una periodo de convivencia. Por ende, y basado en el criterio de arquitectura donde SN tiene la lógica funcional de orquestación con las reglas de negocio y Komands tiene la lógica técnica de integración con las OLTs.</w:t>
      </w:r>
    </w:p>
  </w:comment>
  <w:comment w:id="299" w:author="Christian A. Isla Ch." w:date="2026-04-09T16:26:00Z" w:initials="CI">
    <w:p w14:paraId="260A991B" w14:textId="77777777" w:rsidR="00A47D19" w:rsidRDefault="00A47D19" w:rsidP="00A47D19">
      <w:pPr>
        <w:pStyle w:val="Textocomentario"/>
      </w:pPr>
      <w:r>
        <w:rPr>
          <w:rStyle w:val="Refdecomentario"/>
        </w:rPr>
        <w:annotationRef/>
      </w:r>
      <w:r>
        <w:t>Que los desarrollos sobre ServiceNow son un factor de riesgo pues es un trabajo paralelo que debe estar en sincronización para alcanzar los entregables en los tiempos esperados y en la medida que no se levante con el proveedor EY oportunamente podría implicar un retraso.</w:t>
      </w:r>
    </w:p>
  </w:comment>
  <w:comment w:id="324" w:author="Christian A. Isla Ch." w:date="2026-04-09T14:59:00Z" w:initials="CI">
    <w:p w14:paraId="4749A249" w14:textId="77777777" w:rsidR="00426536" w:rsidRDefault="00426536" w:rsidP="00426536">
      <w:pPr>
        <w:pStyle w:val="Textocomentario"/>
      </w:pPr>
      <w:r>
        <w:rPr>
          <w:rStyle w:val="Refdecomentario"/>
        </w:rPr>
        <w:annotationRef/>
      </w:r>
      <w:r>
        <w:t>Seria bueno que este apartado sea revisado por el equipo de Operaciones TI.</w:t>
      </w:r>
    </w:p>
  </w:comment>
  <w:comment w:id="326" w:author="Christian A. Isla Ch." w:date="2026-04-09T17:00:00Z" w:initials="CI">
    <w:p w14:paraId="5F3638A0" w14:textId="77777777" w:rsidR="00807853" w:rsidRDefault="00807853" w:rsidP="00807853">
      <w:pPr>
        <w:pStyle w:val="Textocomentario"/>
      </w:pPr>
      <w:r>
        <w:rPr>
          <w:rStyle w:val="Refdecomentario"/>
        </w:rPr>
        <w:annotationRef/>
      </w:r>
      <w:r>
        <w:t>Me llama la atención este nivel de soporte, considerando lo critico del sistema para la operación de OnNet. Especialmente los primeros dias de operación una vez lanzado el sistema serán críticos, pues es cuando los incidenetes más graves sueleven aparecer y se necesita una reacción rápida.</w:t>
      </w:r>
    </w:p>
  </w:comment>
  <w:comment w:id="328" w:author="Christian A. Isla Ch." w:date="2026-04-09T15:00:00Z" w:initials="CI">
    <w:p w14:paraId="37B2418C" w14:textId="77777777" w:rsidR="00874DE0" w:rsidRDefault="00874DE0" w:rsidP="00874DE0">
      <w:pPr>
        <w:pStyle w:val="Textocomentario"/>
      </w:pPr>
      <w:r>
        <w:rPr>
          <w:rStyle w:val="Refdecomentario"/>
        </w:rPr>
        <w:annotationRef/>
      </w:r>
      <w:r>
        <w:t>Que pasa con la atención de incidencias que están fuera de este rango horario?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349623" w15:done="0"/>
  <w15:commentEx w15:paraId="20ADA15B" w15:done="0"/>
  <w15:commentEx w15:paraId="28237F2C" w15:done="0"/>
  <w15:commentEx w15:paraId="04AAA3DA" w15:done="0"/>
  <w15:commentEx w15:paraId="33A70B9E" w15:done="0"/>
  <w15:commentEx w15:paraId="55D2724A" w15:done="0"/>
  <w15:commentEx w15:paraId="64AD5F9B" w15:done="0"/>
  <w15:commentEx w15:paraId="3E84EC37" w15:done="0"/>
  <w15:commentEx w15:paraId="618F1B8D" w15:done="0"/>
  <w15:commentEx w15:paraId="0BBEF930" w15:done="0"/>
  <w15:commentEx w15:paraId="10E7E066" w15:done="0"/>
  <w15:commentEx w15:paraId="14E811D1" w15:done="0"/>
  <w15:commentEx w15:paraId="0E1B4B34" w15:done="0"/>
  <w15:commentEx w15:paraId="260A991B" w15:done="0"/>
  <w15:commentEx w15:paraId="4749A249" w15:done="0"/>
  <w15:commentEx w15:paraId="5F3638A0" w15:done="0"/>
  <w15:commentEx w15:paraId="37B24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640EC" w16cex:dateUtc="2026-04-06T15:14:00Z"/>
  <w16cex:commentExtensible w16cex:durableId="0378D2A5" w16cex:dateUtc="2026-04-06T15:44:00Z"/>
  <w16cex:commentExtensible w16cex:durableId="4E35D554" w16cex:dateUtc="2026-04-07T13:17:00Z"/>
  <w16cex:commentExtensible w16cex:durableId="70B3BD81" w16cex:dateUtc="2026-04-07T13:45:00Z"/>
  <w16cex:commentExtensible w16cex:durableId="67C29936" w16cex:dateUtc="2026-04-07T13:58:00Z"/>
  <w16cex:commentExtensible w16cex:durableId="53EED314" w16cex:dateUtc="2026-04-07T14:01:00Z"/>
  <w16cex:commentExtensible w16cex:durableId="5B8B4119" w16cex:dateUtc="2026-04-07T14:08:00Z"/>
  <w16cex:commentExtensible w16cex:durableId="687E5EF2" w16cex:dateUtc="2026-04-07T14:11:00Z"/>
  <w16cex:commentExtensible w16cex:durableId="758F19D7" w16cex:dateUtc="2026-04-09T18:39:00Z"/>
  <w16cex:commentExtensible w16cex:durableId="4AC4F2D6" w16cex:dateUtc="2026-04-09T18:37:00Z"/>
  <w16cex:commentExtensible w16cex:durableId="4ED98E93" w16cex:dateUtc="2026-04-09T18:51:00Z"/>
  <w16cex:commentExtensible w16cex:durableId="0C9E34CA" w16cex:dateUtc="2026-04-09T19:45:00Z"/>
  <w16cex:commentExtensible w16cex:durableId="581096F0" w16cex:dateUtc="2026-04-09T19:24:00Z"/>
  <w16cex:commentExtensible w16cex:durableId="2596C334" w16cex:dateUtc="2026-04-09T20:26:00Z"/>
  <w16cex:commentExtensible w16cex:durableId="1E482CFA" w16cex:dateUtc="2026-04-09T18:59:00Z"/>
  <w16cex:commentExtensible w16cex:durableId="7B8FF38F" w16cex:dateUtc="2026-04-09T21:00:00Z"/>
  <w16cex:commentExtensible w16cex:durableId="19B22B8A" w16cex:dateUtc="2026-04-09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349623" w16cid:durableId="668640EC"/>
  <w16cid:commentId w16cid:paraId="20ADA15B" w16cid:durableId="0378D2A5"/>
  <w16cid:commentId w16cid:paraId="28237F2C" w16cid:durableId="4E35D554"/>
  <w16cid:commentId w16cid:paraId="04AAA3DA" w16cid:durableId="70B3BD81"/>
  <w16cid:commentId w16cid:paraId="33A70B9E" w16cid:durableId="67C29936"/>
  <w16cid:commentId w16cid:paraId="55D2724A" w16cid:durableId="53EED314"/>
  <w16cid:commentId w16cid:paraId="64AD5F9B" w16cid:durableId="5B8B4119"/>
  <w16cid:commentId w16cid:paraId="3E84EC37" w16cid:durableId="687E5EF2"/>
  <w16cid:commentId w16cid:paraId="618F1B8D" w16cid:durableId="758F19D7"/>
  <w16cid:commentId w16cid:paraId="0BBEF930" w16cid:durableId="4AC4F2D6"/>
  <w16cid:commentId w16cid:paraId="10E7E066" w16cid:durableId="4ED98E93"/>
  <w16cid:commentId w16cid:paraId="14E811D1" w16cid:durableId="0C9E34CA"/>
  <w16cid:commentId w16cid:paraId="0E1B4B34" w16cid:durableId="581096F0"/>
  <w16cid:commentId w16cid:paraId="260A991B" w16cid:durableId="2596C334"/>
  <w16cid:commentId w16cid:paraId="4749A249" w16cid:durableId="1E482CFA"/>
  <w16cid:commentId w16cid:paraId="5F3638A0" w16cid:durableId="7B8FF38F"/>
  <w16cid:commentId w16cid:paraId="37B2418C" w16cid:durableId="19B22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CAF41" w14:textId="77777777" w:rsidR="00101F95" w:rsidRDefault="00101F95">
      <w:r>
        <w:separator/>
      </w:r>
    </w:p>
  </w:endnote>
  <w:endnote w:type="continuationSeparator" w:id="0">
    <w:p w14:paraId="608E6024" w14:textId="77777777" w:rsidR="00101F95" w:rsidRDefault="00101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9160" w14:textId="77777777" w:rsidR="00CB3C92" w:rsidRDefault="00CB3C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BDF0" w14:textId="77777777" w:rsidR="00C34357" w:rsidRDefault="00000000">
    <w:pPr>
      <w:pBdr>
        <w:top w:val="single" w:sz="4" w:space="4" w:color="CCCCCC"/>
      </w:pBdr>
      <w:tabs>
        <w:tab w:val="right" w:pos="9026"/>
      </w:tabs>
    </w:pPr>
    <w:r>
      <w:rPr>
        <w:color w:val="999999"/>
        <w:sz w:val="16"/>
        <w:szCs w:val="16"/>
      </w:rPr>
      <w:t>ON·NET Fibra — Confidencial — Circulación Restringida</w:t>
    </w:r>
    <w:r>
      <w:rPr>
        <w:color w:val="999999"/>
        <w:sz w:val="16"/>
        <w:szCs w:val="16"/>
      </w:rPr>
      <w:tab/>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5D78BF">
      <w:rPr>
        <w:noProof/>
        <w:color w:val="999999"/>
        <w:sz w:val="16"/>
        <w:szCs w:val="16"/>
      </w:rPr>
      <w:t>2</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F66C" w14:textId="77777777" w:rsidR="00CB3C92" w:rsidRDefault="00CB3C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4C53" w14:textId="77777777" w:rsidR="00101F95" w:rsidRDefault="00101F95">
      <w:r>
        <w:separator/>
      </w:r>
    </w:p>
  </w:footnote>
  <w:footnote w:type="continuationSeparator" w:id="0">
    <w:p w14:paraId="4DBCA51B" w14:textId="77777777" w:rsidR="00101F95" w:rsidRDefault="00101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82A8" w14:textId="77777777" w:rsidR="00CB3C92" w:rsidRDefault="00CB3C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5F82" w14:textId="77777777" w:rsidR="00C34357" w:rsidRPr="005D78BF" w:rsidRDefault="00000000">
    <w:pPr>
      <w:pBdr>
        <w:bottom w:val="single" w:sz="6" w:space="4" w:color="1F3864"/>
      </w:pBdr>
      <w:tabs>
        <w:tab w:val="right" w:pos="9026"/>
      </w:tabs>
      <w:rPr>
        <w:lang w:val="en-US"/>
      </w:rPr>
    </w:pPr>
    <w:r w:rsidRPr="005D78BF">
      <w:rPr>
        <w:color w:val="999999"/>
        <w:sz w:val="16"/>
        <w:szCs w:val="16"/>
        <w:lang w:val="en-US"/>
      </w:rPr>
      <w:t>HLD — Proyecto Sunset BluePlanet / Plataforma Komands</w:t>
    </w:r>
    <w:r w:rsidRPr="005D78BF">
      <w:rPr>
        <w:color w:val="999999"/>
        <w:sz w:val="16"/>
        <w:szCs w:val="16"/>
        <w:lang w:val="en-US"/>
      </w:rPr>
      <w:tab/>
      <w:t>v1.0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9784" w14:textId="77777777" w:rsidR="00CB3C92" w:rsidRDefault="00CB3C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99A"/>
    <w:multiLevelType w:val="hybridMultilevel"/>
    <w:tmpl w:val="5972CD9C"/>
    <w:lvl w:ilvl="0" w:tplc="77AA2100">
      <w:start w:val="1"/>
      <w:numFmt w:val="bullet"/>
      <w:lvlText w:val="●"/>
      <w:lvlJc w:val="left"/>
      <w:pPr>
        <w:ind w:left="720" w:hanging="360"/>
      </w:pPr>
    </w:lvl>
    <w:lvl w:ilvl="1" w:tplc="883029C6">
      <w:start w:val="1"/>
      <w:numFmt w:val="bullet"/>
      <w:lvlText w:val="○"/>
      <w:lvlJc w:val="left"/>
      <w:pPr>
        <w:ind w:left="1440" w:hanging="360"/>
      </w:pPr>
    </w:lvl>
    <w:lvl w:ilvl="2" w:tplc="EEC24C5C">
      <w:start w:val="1"/>
      <w:numFmt w:val="bullet"/>
      <w:lvlText w:val="■"/>
      <w:lvlJc w:val="left"/>
      <w:pPr>
        <w:ind w:left="2160" w:hanging="360"/>
      </w:pPr>
    </w:lvl>
    <w:lvl w:ilvl="3" w:tplc="FA6EE338">
      <w:start w:val="1"/>
      <w:numFmt w:val="bullet"/>
      <w:lvlText w:val="●"/>
      <w:lvlJc w:val="left"/>
      <w:pPr>
        <w:ind w:left="2880" w:hanging="360"/>
      </w:pPr>
    </w:lvl>
    <w:lvl w:ilvl="4" w:tplc="64627338">
      <w:start w:val="1"/>
      <w:numFmt w:val="bullet"/>
      <w:lvlText w:val="○"/>
      <w:lvlJc w:val="left"/>
      <w:pPr>
        <w:ind w:left="3600" w:hanging="360"/>
      </w:pPr>
    </w:lvl>
    <w:lvl w:ilvl="5" w:tplc="938A8194">
      <w:start w:val="1"/>
      <w:numFmt w:val="bullet"/>
      <w:lvlText w:val="■"/>
      <w:lvlJc w:val="left"/>
      <w:pPr>
        <w:ind w:left="4320" w:hanging="360"/>
      </w:pPr>
    </w:lvl>
    <w:lvl w:ilvl="6" w:tplc="8878D198">
      <w:start w:val="1"/>
      <w:numFmt w:val="bullet"/>
      <w:lvlText w:val="●"/>
      <w:lvlJc w:val="left"/>
      <w:pPr>
        <w:ind w:left="5040" w:hanging="360"/>
      </w:pPr>
    </w:lvl>
    <w:lvl w:ilvl="7" w:tplc="35C08364">
      <w:start w:val="1"/>
      <w:numFmt w:val="bullet"/>
      <w:lvlText w:val="●"/>
      <w:lvlJc w:val="left"/>
      <w:pPr>
        <w:ind w:left="5760" w:hanging="360"/>
      </w:pPr>
    </w:lvl>
    <w:lvl w:ilvl="8" w:tplc="FC88A60A">
      <w:start w:val="1"/>
      <w:numFmt w:val="bullet"/>
      <w:lvlText w:val="●"/>
      <w:lvlJc w:val="left"/>
      <w:pPr>
        <w:ind w:left="6480" w:hanging="360"/>
      </w:pPr>
    </w:lvl>
  </w:abstractNum>
  <w:abstractNum w:abstractNumId="1" w15:restartNumberingAfterBreak="0">
    <w:nsid w:val="0289610D"/>
    <w:multiLevelType w:val="hybridMultilevel"/>
    <w:tmpl w:val="DBF8776A"/>
    <w:lvl w:ilvl="0" w:tplc="AB2EB1C2">
      <w:start w:val="1"/>
      <w:numFmt w:val="bullet"/>
      <w:lvlText w:val="•"/>
      <w:lvlJc w:val="left"/>
      <w:pPr>
        <w:ind w:left="720" w:hanging="360"/>
      </w:pPr>
    </w:lvl>
    <w:lvl w:ilvl="1" w:tplc="CDD03BD6">
      <w:start w:val="1"/>
      <w:numFmt w:val="bullet"/>
      <w:lvlText w:val="–"/>
      <w:lvlJc w:val="left"/>
      <w:pPr>
        <w:ind w:left="1080" w:hanging="360"/>
      </w:pPr>
    </w:lvl>
    <w:lvl w:ilvl="2" w:tplc="00B0DAD8">
      <w:numFmt w:val="decimal"/>
      <w:lvlText w:val=""/>
      <w:lvlJc w:val="left"/>
    </w:lvl>
    <w:lvl w:ilvl="3" w:tplc="10028BFC">
      <w:numFmt w:val="decimal"/>
      <w:lvlText w:val=""/>
      <w:lvlJc w:val="left"/>
    </w:lvl>
    <w:lvl w:ilvl="4" w:tplc="B44C551C">
      <w:numFmt w:val="decimal"/>
      <w:lvlText w:val=""/>
      <w:lvlJc w:val="left"/>
    </w:lvl>
    <w:lvl w:ilvl="5" w:tplc="7346C40C">
      <w:numFmt w:val="decimal"/>
      <w:lvlText w:val=""/>
      <w:lvlJc w:val="left"/>
    </w:lvl>
    <w:lvl w:ilvl="6" w:tplc="B3C04A14">
      <w:numFmt w:val="decimal"/>
      <w:lvlText w:val=""/>
      <w:lvlJc w:val="left"/>
    </w:lvl>
    <w:lvl w:ilvl="7" w:tplc="454AB88A">
      <w:numFmt w:val="decimal"/>
      <w:lvlText w:val=""/>
      <w:lvlJc w:val="left"/>
    </w:lvl>
    <w:lvl w:ilvl="8" w:tplc="1FFC6B3A">
      <w:numFmt w:val="decimal"/>
      <w:lvlText w:val=""/>
      <w:lvlJc w:val="left"/>
    </w:lvl>
  </w:abstractNum>
  <w:abstractNum w:abstractNumId="2" w15:restartNumberingAfterBreak="0">
    <w:nsid w:val="07F72F62"/>
    <w:multiLevelType w:val="hybridMultilevel"/>
    <w:tmpl w:val="DC02DC22"/>
    <w:lvl w:ilvl="0" w:tplc="7E8AFB38">
      <w:start w:val="1"/>
      <w:numFmt w:val="bullet"/>
      <w:lvlText w:val="•"/>
      <w:lvlJc w:val="left"/>
      <w:pPr>
        <w:ind w:left="720" w:hanging="360"/>
      </w:pPr>
    </w:lvl>
    <w:lvl w:ilvl="1" w:tplc="28BC27E8">
      <w:start w:val="1"/>
      <w:numFmt w:val="bullet"/>
      <w:lvlText w:val="–"/>
      <w:lvlJc w:val="left"/>
      <w:pPr>
        <w:ind w:left="1080" w:hanging="360"/>
      </w:pPr>
    </w:lvl>
    <w:lvl w:ilvl="2" w:tplc="69A67A02">
      <w:numFmt w:val="decimal"/>
      <w:lvlText w:val=""/>
      <w:lvlJc w:val="left"/>
    </w:lvl>
    <w:lvl w:ilvl="3" w:tplc="01847E1E">
      <w:numFmt w:val="decimal"/>
      <w:lvlText w:val=""/>
      <w:lvlJc w:val="left"/>
    </w:lvl>
    <w:lvl w:ilvl="4" w:tplc="C8285828">
      <w:numFmt w:val="decimal"/>
      <w:lvlText w:val=""/>
      <w:lvlJc w:val="left"/>
    </w:lvl>
    <w:lvl w:ilvl="5" w:tplc="58AE6A5A">
      <w:numFmt w:val="decimal"/>
      <w:lvlText w:val=""/>
      <w:lvlJc w:val="left"/>
    </w:lvl>
    <w:lvl w:ilvl="6" w:tplc="96D61C74">
      <w:numFmt w:val="decimal"/>
      <w:lvlText w:val=""/>
      <w:lvlJc w:val="left"/>
    </w:lvl>
    <w:lvl w:ilvl="7" w:tplc="F60CBF12">
      <w:numFmt w:val="decimal"/>
      <w:lvlText w:val=""/>
      <w:lvlJc w:val="left"/>
    </w:lvl>
    <w:lvl w:ilvl="8" w:tplc="BFD016D8">
      <w:numFmt w:val="decimal"/>
      <w:lvlText w:val=""/>
      <w:lvlJc w:val="left"/>
    </w:lvl>
  </w:abstractNum>
  <w:abstractNum w:abstractNumId="3" w15:restartNumberingAfterBreak="0">
    <w:nsid w:val="0F560812"/>
    <w:multiLevelType w:val="hybridMultilevel"/>
    <w:tmpl w:val="AC40B278"/>
    <w:lvl w:ilvl="0" w:tplc="533A53BE">
      <w:start w:val="1"/>
      <w:numFmt w:val="bullet"/>
      <w:lvlText w:val="•"/>
      <w:lvlJc w:val="left"/>
      <w:pPr>
        <w:ind w:left="720" w:hanging="360"/>
      </w:pPr>
    </w:lvl>
    <w:lvl w:ilvl="1" w:tplc="31C240C8">
      <w:start w:val="1"/>
      <w:numFmt w:val="bullet"/>
      <w:lvlText w:val="–"/>
      <w:lvlJc w:val="left"/>
      <w:pPr>
        <w:ind w:left="1080" w:hanging="360"/>
      </w:pPr>
    </w:lvl>
    <w:lvl w:ilvl="2" w:tplc="C09A44EE">
      <w:numFmt w:val="decimal"/>
      <w:lvlText w:val=""/>
      <w:lvlJc w:val="left"/>
    </w:lvl>
    <w:lvl w:ilvl="3" w:tplc="EBBADA56">
      <w:numFmt w:val="decimal"/>
      <w:lvlText w:val=""/>
      <w:lvlJc w:val="left"/>
    </w:lvl>
    <w:lvl w:ilvl="4" w:tplc="C0086B10">
      <w:numFmt w:val="decimal"/>
      <w:lvlText w:val=""/>
      <w:lvlJc w:val="left"/>
    </w:lvl>
    <w:lvl w:ilvl="5" w:tplc="E72AC39A">
      <w:numFmt w:val="decimal"/>
      <w:lvlText w:val=""/>
      <w:lvlJc w:val="left"/>
    </w:lvl>
    <w:lvl w:ilvl="6" w:tplc="780C0AF2">
      <w:numFmt w:val="decimal"/>
      <w:lvlText w:val=""/>
      <w:lvlJc w:val="left"/>
    </w:lvl>
    <w:lvl w:ilvl="7" w:tplc="60F2BE40">
      <w:numFmt w:val="decimal"/>
      <w:lvlText w:val=""/>
      <w:lvlJc w:val="left"/>
    </w:lvl>
    <w:lvl w:ilvl="8" w:tplc="2BACE6D8">
      <w:numFmt w:val="decimal"/>
      <w:lvlText w:val=""/>
      <w:lvlJc w:val="left"/>
    </w:lvl>
  </w:abstractNum>
  <w:abstractNum w:abstractNumId="4" w15:restartNumberingAfterBreak="0">
    <w:nsid w:val="11063D92"/>
    <w:multiLevelType w:val="hybridMultilevel"/>
    <w:tmpl w:val="94701F84"/>
    <w:lvl w:ilvl="0" w:tplc="7FAED512">
      <w:start w:val="1"/>
      <w:numFmt w:val="bullet"/>
      <w:lvlText w:val="•"/>
      <w:lvlJc w:val="left"/>
      <w:pPr>
        <w:ind w:left="720" w:hanging="360"/>
      </w:pPr>
    </w:lvl>
    <w:lvl w:ilvl="1" w:tplc="AD949C42">
      <w:start w:val="1"/>
      <w:numFmt w:val="bullet"/>
      <w:lvlText w:val="–"/>
      <w:lvlJc w:val="left"/>
      <w:pPr>
        <w:ind w:left="1080" w:hanging="360"/>
      </w:pPr>
    </w:lvl>
    <w:lvl w:ilvl="2" w:tplc="0BE21DEC">
      <w:numFmt w:val="decimal"/>
      <w:lvlText w:val=""/>
      <w:lvlJc w:val="left"/>
    </w:lvl>
    <w:lvl w:ilvl="3" w:tplc="54BAC318">
      <w:numFmt w:val="decimal"/>
      <w:lvlText w:val=""/>
      <w:lvlJc w:val="left"/>
    </w:lvl>
    <w:lvl w:ilvl="4" w:tplc="E2149E64">
      <w:numFmt w:val="decimal"/>
      <w:lvlText w:val=""/>
      <w:lvlJc w:val="left"/>
    </w:lvl>
    <w:lvl w:ilvl="5" w:tplc="DA44073C">
      <w:numFmt w:val="decimal"/>
      <w:lvlText w:val=""/>
      <w:lvlJc w:val="left"/>
    </w:lvl>
    <w:lvl w:ilvl="6" w:tplc="DED093C0">
      <w:numFmt w:val="decimal"/>
      <w:lvlText w:val=""/>
      <w:lvlJc w:val="left"/>
    </w:lvl>
    <w:lvl w:ilvl="7" w:tplc="9DF8BC8A">
      <w:numFmt w:val="decimal"/>
      <w:lvlText w:val=""/>
      <w:lvlJc w:val="left"/>
    </w:lvl>
    <w:lvl w:ilvl="8" w:tplc="AD620BC4">
      <w:numFmt w:val="decimal"/>
      <w:lvlText w:val=""/>
      <w:lvlJc w:val="left"/>
    </w:lvl>
  </w:abstractNum>
  <w:abstractNum w:abstractNumId="5" w15:restartNumberingAfterBreak="0">
    <w:nsid w:val="12161BE4"/>
    <w:multiLevelType w:val="hybridMultilevel"/>
    <w:tmpl w:val="6FFC8D1E"/>
    <w:lvl w:ilvl="0" w:tplc="3FC020DC">
      <w:start w:val="1"/>
      <w:numFmt w:val="decimal"/>
      <w:lvlText w:val="%1."/>
      <w:lvlJc w:val="left"/>
      <w:pPr>
        <w:ind w:left="720" w:hanging="360"/>
      </w:pPr>
    </w:lvl>
    <w:lvl w:ilvl="1" w:tplc="15FA8C0A">
      <w:numFmt w:val="decimal"/>
      <w:lvlText w:val=""/>
      <w:lvlJc w:val="left"/>
    </w:lvl>
    <w:lvl w:ilvl="2" w:tplc="EBC229E8">
      <w:numFmt w:val="decimal"/>
      <w:lvlText w:val=""/>
      <w:lvlJc w:val="left"/>
    </w:lvl>
    <w:lvl w:ilvl="3" w:tplc="3886E074">
      <w:numFmt w:val="decimal"/>
      <w:lvlText w:val=""/>
      <w:lvlJc w:val="left"/>
    </w:lvl>
    <w:lvl w:ilvl="4" w:tplc="61428684">
      <w:numFmt w:val="decimal"/>
      <w:lvlText w:val=""/>
      <w:lvlJc w:val="left"/>
    </w:lvl>
    <w:lvl w:ilvl="5" w:tplc="096A7240">
      <w:numFmt w:val="decimal"/>
      <w:lvlText w:val=""/>
      <w:lvlJc w:val="left"/>
    </w:lvl>
    <w:lvl w:ilvl="6" w:tplc="8DFEE5B8">
      <w:numFmt w:val="decimal"/>
      <w:lvlText w:val=""/>
      <w:lvlJc w:val="left"/>
    </w:lvl>
    <w:lvl w:ilvl="7" w:tplc="6526F216">
      <w:numFmt w:val="decimal"/>
      <w:lvlText w:val=""/>
      <w:lvlJc w:val="left"/>
    </w:lvl>
    <w:lvl w:ilvl="8" w:tplc="E8B63CE2">
      <w:numFmt w:val="decimal"/>
      <w:lvlText w:val=""/>
      <w:lvlJc w:val="left"/>
    </w:lvl>
  </w:abstractNum>
  <w:abstractNum w:abstractNumId="6" w15:restartNumberingAfterBreak="0">
    <w:nsid w:val="14D02434"/>
    <w:multiLevelType w:val="hybridMultilevel"/>
    <w:tmpl w:val="35C8BD3E"/>
    <w:lvl w:ilvl="0" w:tplc="7DF47642">
      <w:start w:val="1"/>
      <w:numFmt w:val="bullet"/>
      <w:lvlText w:val="•"/>
      <w:lvlJc w:val="left"/>
      <w:pPr>
        <w:ind w:left="720" w:hanging="360"/>
      </w:pPr>
    </w:lvl>
    <w:lvl w:ilvl="1" w:tplc="622EEFAC">
      <w:start w:val="1"/>
      <w:numFmt w:val="bullet"/>
      <w:lvlText w:val="–"/>
      <w:lvlJc w:val="left"/>
      <w:pPr>
        <w:ind w:left="1080" w:hanging="360"/>
      </w:pPr>
    </w:lvl>
    <w:lvl w:ilvl="2" w:tplc="1FDC86C2">
      <w:numFmt w:val="decimal"/>
      <w:lvlText w:val=""/>
      <w:lvlJc w:val="left"/>
    </w:lvl>
    <w:lvl w:ilvl="3" w:tplc="31D4DFF8">
      <w:numFmt w:val="decimal"/>
      <w:lvlText w:val=""/>
      <w:lvlJc w:val="left"/>
    </w:lvl>
    <w:lvl w:ilvl="4" w:tplc="D67A8D6A">
      <w:numFmt w:val="decimal"/>
      <w:lvlText w:val=""/>
      <w:lvlJc w:val="left"/>
    </w:lvl>
    <w:lvl w:ilvl="5" w:tplc="A842838A">
      <w:numFmt w:val="decimal"/>
      <w:lvlText w:val=""/>
      <w:lvlJc w:val="left"/>
    </w:lvl>
    <w:lvl w:ilvl="6" w:tplc="C0C2729E">
      <w:numFmt w:val="decimal"/>
      <w:lvlText w:val=""/>
      <w:lvlJc w:val="left"/>
    </w:lvl>
    <w:lvl w:ilvl="7" w:tplc="8E54B69E">
      <w:numFmt w:val="decimal"/>
      <w:lvlText w:val=""/>
      <w:lvlJc w:val="left"/>
    </w:lvl>
    <w:lvl w:ilvl="8" w:tplc="6DFA8AA6">
      <w:numFmt w:val="decimal"/>
      <w:lvlText w:val=""/>
      <w:lvlJc w:val="left"/>
    </w:lvl>
  </w:abstractNum>
  <w:abstractNum w:abstractNumId="7" w15:restartNumberingAfterBreak="0">
    <w:nsid w:val="1A5F75F5"/>
    <w:multiLevelType w:val="hybridMultilevel"/>
    <w:tmpl w:val="1C065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E8056F8"/>
    <w:multiLevelType w:val="hybridMultilevel"/>
    <w:tmpl w:val="65DABDF8"/>
    <w:lvl w:ilvl="0" w:tplc="7CB467A6">
      <w:start w:val="1"/>
      <w:numFmt w:val="decimal"/>
      <w:lvlText w:val="%1."/>
      <w:lvlJc w:val="left"/>
      <w:pPr>
        <w:ind w:left="720" w:hanging="360"/>
      </w:pPr>
    </w:lvl>
    <w:lvl w:ilvl="1" w:tplc="BD24BC80">
      <w:numFmt w:val="decimal"/>
      <w:lvlText w:val=""/>
      <w:lvlJc w:val="left"/>
    </w:lvl>
    <w:lvl w:ilvl="2" w:tplc="32B4A6C2">
      <w:numFmt w:val="decimal"/>
      <w:lvlText w:val=""/>
      <w:lvlJc w:val="left"/>
    </w:lvl>
    <w:lvl w:ilvl="3" w:tplc="000ACA94">
      <w:numFmt w:val="decimal"/>
      <w:lvlText w:val=""/>
      <w:lvlJc w:val="left"/>
    </w:lvl>
    <w:lvl w:ilvl="4" w:tplc="20A24294">
      <w:numFmt w:val="decimal"/>
      <w:lvlText w:val=""/>
      <w:lvlJc w:val="left"/>
    </w:lvl>
    <w:lvl w:ilvl="5" w:tplc="BA74A7CA">
      <w:numFmt w:val="decimal"/>
      <w:lvlText w:val=""/>
      <w:lvlJc w:val="left"/>
    </w:lvl>
    <w:lvl w:ilvl="6" w:tplc="7E2CEBF6">
      <w:numFmt w:val="decimal"/>
      <w:lvlText w:val=""/>
      <w:lvlJc w:val="left"/>
    </w:lvl>
    <w:lvl w:ilvl="7" w:tplc="BA8C0F60">
      <w:numFmt w:val="decimal"/>
      <w:lvlText w:val=""/>
      <w:lvlJc w:val="left"/>
    </w:lvl>
    <w:lvl w:ilvl="8" w:tplc="31501828">
      <w:numFmt w:val="decimal"/>
      <w:lvlText w:val=""/>
      <w:lvlJc w:val="left"/>
    </w:lvl>
  </w:abstractNum>
  <w:abstractNum w:abstractNumId="9" w15:restartNumberingAfterBreak="0">
    <w:nsid w:val="20BA3E48"/>
    <w:multiLevelType w:val="hybridMultilevel"/>
    <w:tmpl w:val="476A1A0C"/>
    <w:lvl w:ilvl="0" w:tplc="98488A78">
      <w:start w:val="1"/>
      <w:numFmt w:val="decimal"/>
      <w:lvlText w:val="%1."/>
      <w:lvlJc w:val="left"/>
      <w:pPr>
        <w:ind w:left="720" w:hanging="360"/>
      </w:pPr>
    </w:lvl>
    <w:lvl w:ilvl="1" w:tplc="89621E44">
      <w:numFmt w:val="decimal"/>
      <w:lvlText w:val=""/>
      <w:lvlJc w:val="left"/>
    </w:lvl>
    <w:lvl w:ilvl="2" w:tplc="67882FAE">
      <w:numFmt w:val="decimal"/>
      <w:lvlText w:val=""/>
      <w:lvlJc w:val="left"/>
    </w:lvl>
    <w:lvl w:ilvl="3" w:tplc="B00EA0EC">
      <w:numFmt w:val="decimal"/>
      <w:lvlText w:val=""/>
      <w:lvlJc w:val="left"/>
    </w:lvl>
    <w:lvl w:ilvl="4" w:tplc="1B0C250E">
      <w:numFmt w:val="decimal"/>
      <w:lvlText w:val=""/>
      <w:lvlJc w:val="left"/>
    </w:lvl>
    <w:lvl w:ilvl="5" w:tplc="D212BD8A">
      <w:numFmt w:val="decimal"/>
      <w:lvlText w:val=""/>
      <w:lvlJc w:val="left"/>
    </w:lvl>
    <w:lvl w:ilvl="6" w:tplc="DE8A1554">
      <w:numFmt w:val="decimal"/>
      <w:lvlText w:val=""/>
      <w:lvlJc w:val="left"/>
    </w:lvl>
    <w:lvl w:ilvl="7" w:tplc="7B16792A">
      <w:numFmt w:val="decimal"/>
      <w:lvlText w:val=""/>
      <w:lvlJc w:val="left"/>
    </w:lvl>
    <w:lvl w:ilvl="8" w:tplc="CCB4D0DE">
      <w:numFmt w:val="decimal"/>
      <w:lvlText w:val=""/>
      <w:lvlJc w:val="left"/>
    </w:lvl>
  </w:abstractNum>
  <w:abstractNum w:abstractNumId="10" w15:restartNumberingAfterBreak="0">
    <w:nsid w:val="294C05B2"/>
    <w:multiLevelType w:val="hybridMultilevel"/>
    <w:tmpl w:val="3D7620C4"/>
    <w:lvl w:ilvl="0" w:tplc="4AF4D926">
      <w:start w:val="1"/>
      <w:numFmt w:val="bullet"/>
      <w:lvlText w:val="•"/>
      <w:lvlJc w:val="left"/>
      <w:pPr>
        <w:ind w:left="720" w:hanging="360"/>
      </w:pPr>
    </w:lvl>
    <w:lvl w:ilvl="1" w:tplc="3CB41FA0">
      <w:start w:val="1"/>
      <w:numFmt w:val="bullet"/>
      <w:lvlText w:val="–"/>
      <w:lvlJc w:val="left"/>
      <w:pPr>
        <w:ind w:left="1080" w:hanging="360"/>
      </w:pPr>
    </w:lvl>
    <w:lvl w:ilvl="2" w:tplc="A0CE9D34">
      <w:numFmt w:val="decimal"/>
      <w:lvlText w:val=""/>
      <w:lvlJc w:val="left"/>
    </w:lvl>
    <w:lvl w:ilvl="3" w:tplc="51C457D2">
      <w:numFmt w:val="decimal"/>
      <w:lvlText w:val=""/>
      <w:lvlJc w:val="left"/>
    </w:lvl>
    <w:lvl w:ilvl="4" w:tplc="8A382898">
      <w:numFmt w:val="decimal"/>
      <w:lvlText w:val=""/>
      <w:lvlJc w:val="left"/>
    </w:lvl>
    <w:lvl w:ilvl="5" w:tplc="AB5A4904">
      <w:numFmt w:val="decimal"/>
      <w:lvlText w:val=""/>
      <w:lvlJc w:val="left"/>
    </w:lvl>
    <w:lvl w:ilvl="6" w:tplc="AD98435A">
      <w:numFmt w:val="decimal"/>
      <w:lvlText w:val=""/>
      <w:lvlJc w:val="left"/>
    </w:lvl>
    <w:lvl w:ilvl="7" w:tplc="5F72170C">
      <w:numFmt w:val="decimal"/>
      <w:lvlText w:val=""/>
      <w:lvlJc w:val="left"/>
    </w:lvl>
    <w:lvl w:ilvl="8" w:tplc="987EA7A8">
      <w:numFmt w:val="decimal"/>
      <w:lvlText w:val=""/>
      <w:lvlJc w:val="left"/>
    </w:lvl>
  </w:abstractNum>
  <w:abstractNum w:abstractNumId="11" w15:restartNumberingAfterBreak="0">
    <w:nsid w:val="2E401230"/>
    <w:multiLevelType w:val="hybridMultilevel"/>
    <w:tmpl w:val="D9FEA1CE"/>
    <w:lvl w:ilvl="0" w:tplc="E0DAABA8">
      <w:start w:val="1"/>
      <w:numFmt w:val="decimal"/>
      <w:lvlText w:val="%1."/>
      <w:lvlJc w:val="left"/>
      <w:pPr>
        <w:ind w:left="720" w:hanging="360"/>
      </w:pPr>
    </w:lvl>
    <w:lvl w:ilvl="1" w:tplc="DD886556">
      <w:numFmt w:val="decimal"/>
      <w:lvlText w:val=""/>
      <w:lvlJc w:val="left"/>
    </w:lvl>
    <w:lvl w:ilvl="2" w:tplc="26D40562">
      <w:numFmt w:val="decimal"/>
      <w:lvlText w:val=""/>
      <w:lvlJc w:val="left"/>
    </w:lvl>
    <w:lvl w:ilvl="3" w:tplc="D744027E">
      <w:numFmt w:val="decimal"/>
      <w:lvlText w:val=""/>
      <w:lvlJc w:val="left"/>
    </w:lvl>
    <w:lvl w:ilvl="4" w:tplc="D35E3C18">
      <w:numFmt w:val="decimal"/>
      <w:lvlText w:val=""/>
      <w:lvlJc w:val="left"/>
    </w:lvl>
    <w:lvl w:ilvl="5" w:tplc="D8E2E8BA">
      <w:numFmt w:val="decimal"/>
      <w:lvlText w:val=""/>
      <w:lvlJc w:val="left"/>
    </w:lvl>
    <w:lvl w:ilvl="6" w:tplc="C5340A8E">
      <w:numFmt w:val="decimal"/>
      <w:lvlText w:val=""/>
      <w:lvlJc w:val="left"/>
    </w:lvl>
    <w:lvl w:ilvl="7" w:tplc="5A12E690">
      <w:numFmt w:val="decimal"/>
      <w:lvlText w:val=""/>
      <w:lvlJc w:val="left"/>
    </w:lvl>
    <w:lvl w:ilvl="8" w:tplc="C51C41C8">
      <w:numFmt w:val="decimal"/>
      <w:lvlText w:val=""/>
      <w:lvlJc w:val="left"/>
    </w:lvl>
  </w:abstractNum>
  <w:abstractNum w:abstractNumId="12" w15:restartNumberingAfterBreak="0">
    <w:nsid w:val="313625AF"/>
    <w:multiLevelType w:val="hybridMultilevel"/>
    <w:tmpl w:val="D2B4BC28"/>
    <w:lvl w:ilvl="0" w:tplc="D0083EB8">
      <w:start w:val="1"/>
      <w:numFmt w:val="bullet"/>
      <w:lvlText w:val="•"/>
      <w:lvlJc w:val="left"/>
      <w:pPr>
        <w:ind w:left="720" w:hanging="360"/>
      </w:pPr>
    </w:lvl>
    <w:lvl w:ilvl="1" w:tplc="6C0A23C4">
      <w:start w:val="1"/>
      <w:numFmt w:val="bullet"/>
      <w:lvlText w:val="–"/>
      <w:lvlJc w:val="left"/>
      <w:pPr>
        <w:ind w:left="1080" w:hanging="360"/>
      </w:pPr>
    </w:lvl>
    <w:lvl w:ilvl="2" w:tplc="5FEE820A">
      <w:numFmt w:val="decimal"/>
      <w:lvlText w:val=""/>
      <w:lvlJc w:val="left"/>
    </w:lvl>
    <w:lvl w:ilvl="3" w:tplc="5774539C">
      <w:numFmt w:val="decimal"/>
      <w:lvlText w:val=""/>
      <w:lvlJc w:val="left"/>
    </w:lvl>
    <w:lvl w:ilvl="4" w:tplc="DFFA0014">
      <w:numFmt w:val="decimal"/>
      <w:lvlText w:val=""/>
      <w:lvlJc w:val="left"/>
    </w:lvl>
    <w:lvl w:ilvl="5" w:tplc="3774C198">
      <w:numFmt w:val="decimal"/>
      <w:lvlText w:val=""/>
      <w:lvlJc w:val="left"/>
    </w:lvl>
    <w:lvl w:ilvl="6" w:tplc="65747130">
      <w:numFmt w:val="decimal"/>
      <w:lvlText w:val=""/>
      <w:lvlJc w:val="left"/>
    </w:lvl>
    <w:lvl w:ilvl="7" w:tplc="C6683716">
      <w:numFmt w:val="decimal"/>
      <w:lvlText w:val=""/>
      <w:lvlJc w:val="left"/>
    </w:lvl>
    <w:lvl w:ilvl="8" w:tplc="D0D068D8">
      <w:numFmt w:val="decimal"/>
      <w:lvlText w:val=""/>
      <w:lvlJc w:val="left"/>
    </w:lvl>
  </w:abstractNum>
  <w:abstractNum w:abstractNumId="13" w15:restartNumberingAfterBreak="0">
    <w:nsid w:val="3B3A53B5"/>
    <w:multiLevelType w:val="hybridMultilevel"/>
    <w:tmpl w:val="1598E96C"/>
    <w:lvl w:ilvl="0" w:tplc="5D12089C">
      <w:start w:val="1"/>
      <w:numFmt w:val="decimal"/>
      <w:lvlText w:val="%1)"/>
      <w:lvlJc w:val="left"/>
      <w:pPr>
        <w:ind w:left="1020" w:hanging="360"/>
      </w:pPr>
    </w:lvl>
    <w:lvl w:ilvl="1" w:tplc="C13A6AD2">
      <w:start w:val="1"/>
      <w:numFmt w:val="decimal"/>
      <w:lvlText w:val="%2)"/>
      <w:lvlJc w:val="left"/>
      <w:pPr>
        <w:ind w:left="1020" w:hanging="360"/>
      </w:pPr>
    </w:lvl>
    <w:lvl w:ilvl="2" w:tplc="5F628B78">
      <w:start w:val="1"/>
      <w:numFmt w:val="decimal"/>
      <w:lvlText w:val="%3)"/>
      <w:lvlJc w:val="left"/>
      <w:pPr>
        <w:ind w:left="1020" w:hanging="360"/>
      </w:pPr>
    </w:lvl>
    <w:lvl w:ilvl="3" w:tplc="17CC2BFC">
      <w:start w:val="1"/>
      <w:numFmt w:val="decimal"/>
      <w:lvlText w:val="%4)"/>
      <w:lvlJc w:val="left"/>
      <w:pPr>
        <w:ind w:left="1020" w:hanging="360"/>
      </w:pPr>
    </w:lvl>
    <w:lvl w:ilvl="4" w:tplc="C5283DFC">
      <w:start w:val="1"/>
      <w:numFmt w:val="decimal"/>
      <w:lvlText w:val="%5)"/>
      <w:lvlJc w:val="left"/>
      <w:pPr>
        <w:ind w:left="1020" w:hanging="360"/>
      </w:pPr>
    </w:lvl>
    <w:lvl w:ilvl="5" w:tplc="5EE05136">
      <w:start w:val="1"/>
      <w:numFmt w:val="decimal"/>
      <w:lvlText w:val="%6)"/>
      <w:lvlJc w:val="left"/>
      <w:pPr>
        <w:ind w:left="1020" w:hanging="360"/>
      </w:pPr>
    </w:lvl>
    <w:lvl w:ilvl="6" w:tplc="1E2AB968">
      <w:start w:val="1"/>
      <w:numFmt w:val="decimal"/>
      <w:lvlText w:val="%7)"/>
      <w:lvlJc w:val="left"/>
      <w:pPr>
        <w:ind w:left="1020" w:hanging="360"/>
      </w:pPr>
    </w:lvl>
    <w:lvl w:ilvl="7" w:tplc="49968806">
      <w:start w:val="1"/>
      <w:numFmt w:val="decimal"/>
      <w:lvlText w:val="%8)"/>
      <w:lvlJc w:val="left"/>
      <w:pPr>
        <w:ind w:left="1020" w:hanging="360"/>
      </w:pPr>
    </w:lvl>
    <w:lvl w:ilvl="8" w:tplc="BF6E8C66">
      <w:start w:val="1"/>
      <w:numFmt w:val="decimal"/>
      <w:lvlText w:val="%9)"/>
      <w:lvlJc w:val="left"/>
      <w:pPr>
        <w:ind w:left="1020" w:hanging="360"/>
      </w:pPr>
    </w:lvl>
  </w:abstractNum>
  <w:abstractNum w:abstractNumId="14" w15:restartNumberingAfterBreak="0">
    <w:nsid w:val="3CD27C8C"/>
    <w:multiLevelType w:val="hybridMultilevel"/>
    <w:tmpl w:val="C756D85C"/>
    <w:lvl w:ilvl="0" w:tplc="B896CB3C">
      <w:start w:val="1"/>
      <w:numFmt w:val="decimal"/>
      <w:lvlText w:val="%1."/>
      <w:lvlJc w:val="left"/>
      <w:pPr>
        <w:ind w:left="720" w:hanging="360"/>
      </w:pPr>
    </w:lvl>
    <w:lvl w:ilvl="1" w:tplc="5E4622F8">
      <w:numFmt w:val="decimal"/>
      <w:lvlText w:val=""/>
      <w:lvlJc w:val="left"/>
    </w:lvl>
    <w:lvl w:ilvl="2" w:tplc="0762ABCE">
      <w:numFmt w:val="decimal"/>
      <w:lvlText w:val=""/>
      <w:lvlJc w:val="left"/>
    </w:lvl>
    <w:lvl w:ilvl="3" w:tplc="998C1FE8">
      <w:numFmt w:val="decimal"/>
      <w:lvlText w:val=""/>
      <w:lvlJc w:val="left"/>
    </w:lvl>
    <w:lvl w:ilvl="4" w:tplc="83E8FC30">
      <w:numFmt w:val="decimal"/>
      <w:lvlText w:val=""/>
      <w:lvlJc w:val="left"/>
    </w:lvl>
    <w:lvl w:ilvl="5" w:tplc="42365BC0">
      <w:numFmt w:val="decimal"/>
      <w:lvlText w:val=""/>
      <w:lvlJc w:val="left"/>
    </w:lvl>
    <w:lvl w:ilvl="6" w:tplc="325C3E66">
      <w:numFmt w:val="decimal"/>
      <w:lvlText w:val=""/>
      <w:lvlJc w:val="left"/>
    </w:lvl>
    <w:lvl w:ilvl="7" w:tplc="249A9B1A">
      <w:numFmt w:val="decimal"/>
      <w:lvlText w:val=""/>
      <w:lvlJc w:val="left"/>
    </w:lvl>
    <w:lvl w:ilvl="8" w:tplc="DC54FDA4">
      <w:numFmt w:val="decimal"/>
      <w:lvlText w:val=""/>
      <w:lvlJc w:val="left"/>
    </w:lvl>
  </w:abstractNum>
  <w:abstractNum w:abstractNumId="15" w15:restartNumberingAfterBreak="0">
    <w:nsid w:val="44B10155"/>
    <w:multiLevelType w:val="hybridMultilevel"/>
    <w:tmpl w:val="B0485D60"/>
    <w:lvl w:ilvl="0" w:tplc="8B20C442">
      <w:start w:val="1"/>
      <w:numFmt w:val="bullet"/>
      <w:lvlText w:val="•"/>
      <w:lvlJc w:val="left"/>
      <w:pPr>
        <w:ind w:left="720" w:hanging="360"/>
      </w:pPr>
    </w:lvl>
    <w:lvl w:ilvl="1" w:tplc="B994E10E">
      <w:start w:val="1"/>
      <w:numFmt w:val="bullet"/>
      <w:lvlText w:val="–"/>
      <w:lvlJc w:val="left"/>
      <w:pPr>
        <w:ind w:left="1080" w:hanging="360"/>
      </w:pPr>
    </w:lvl>
    <w:lvl w:ilvl="2" w:tplc="65D27E0E">
      <w:numFmt w:val="decimal"/>
      <w:lvlText w:val=""/>
      <w:lvlJc w:val="left"/>
    </w:lvl>
    <w:lvl w:ilvl="3" w:tplc="71949770">
      <w:numFmt w:val="decimal"/>
      <w:lvlText w:val=""/>
      <w:lvlJc w:val="left"/>
    </w:lvl>
    <w:lvl w:ilvl="4" w:tplc="39A6EF44">
      <w:numFmt w:val="decimal"/>
      <w:lvlText w:val=""/>
      <w:lvlJc w:val="left"/>
    </w:lvl>
    <w:lvl w:ilvl="5" w:tplc="BDA4D898">
      <w:numFmt w:val="decimal"/>
      <w:lvlText w:val=""/>
      <w:lvlJc w:val="left"/>
    </w:lvl>
    <w:lvl w:ilvl="6" w:tplc="FD788940">
      <w:numFmt w:val="decimal"/>
      <w:lvlText w:val=""/>
      <w:lvlJc w:val="left"/>
    </w:lvl>
    <w:lvl w:ilvl="7" w:tplc="F87436FE">
      <w:numFmt w:val="decimal"/>
      <w:lvlText w:val=""/>
      <w:lvlJc w:val="left"/>
    </w:lvl>
    <w:lvl w:ilvl="8" w:tplc="34D428DE">
      <w:numFmt w:val="decimal"/>
      <w:lvlText w:val=""/>
      <w:lvlJc w:val="left"/>
    </w:lvl>
  </w:abstractNum>
  <w:abstractNum w:abstractNumId="16" w15:restartNumberingAfterBreak="0">
    <w:nsid w:val="451E4899"/>
    <w:multiLevelType w:val="hybridMultilevel"/>
    <w:tmpl w:val="BC68952A"/>
    <w:lvl w:ilvl="0" w:tplc="E2462C98">
      <w:start w:val="1"/>
      <w:numFmt w:val="bullet"/>
      <w:lvlText w:val="•"/>
      <w:lvlJc w:val="left"/>
      <w:pPr>
        <w:ind w:left="720" w:hanging="360"/>
      </w:pPr>
    </w:lvl>
    <w:lvl w:ilvl="1" w:tplc="14AED70E">
      <w:numFmt w:val="decimal"/>
      <w:lvlText w:val=""/>
      <w:lvlJc w:val="left"/>
    </w:lvl>
    <w:lvl w:ilvl="2" w:tplc="DEAA9E92">
      <w:numFmt w:val="decimal"/>
      <w:lvlText w:val=""/>
      <w:lvlJc w:val="left"/>
    </w:lvl>
    <w:lvl w:ilvl="3" w:tplc="BF5CD848">
      <w:numFmt w:val="decimal"/>
      <w:lvlText w:val=""/>
      <w:lvlJc w:val="left"/>
    </w:lvl>
    <w:lvl w:ilvl="4" w:tplc="D296497E">
      <w:numFmt w:val="decimal"/>
      <w:lvlText w:val=""/>
      <w:lvlJc w:val="left"/>
    </w:lvl>
    <w:lvl w:ilvl="5" w:tplc="BA0E37DA">
      <w:numFmt w:val="decimal"/>
      <w:lvlText w:val=""/>
      <w:lvlJc w:val="left"/>
    </w:lvl>
    <w:lvl w:ilvl="6" w:tplc="11AC5EFC">
      <w:numFmt w:val="decimal"/>
      <w:lvlText w:val=""/>
      <w:lvlJc w:val="left"/>
    </w:lvl>
    <w:lvl w:ilvl="7" w:tplc="5BFE81AA">
      <w:numFmt w:val="decimal"/>
      <w:lvlText w:val=""/>
      <w:lvlJc w:val="left"/>
    </w:lvl>
    <w:lvl w:ilvl="8" w:tplc="E55C8CEC">
      <w:numFmt w:val="decimal"/>
      <w:lvlText w:val=""/>
      <w:lvlJc w:val="left"/>
    </w:lvl>
  </w:abstractNum>
  <w:abstractNum w:abstractNumId="17" w15:restartNumberingAfterBreak="0">
    <w:nsid w:val="47A01BB8"/>
    <w:multiLevelType w:val="hybridMultilevel"/>
    <w:tmpl w:val="263E630C"/>
    <w:lvl w:ilvl="0" w:tplc="3BD2732E">
      <w:start w:val="1"/>
      <w:numFmt w:val="decimal"/>
      <w:lvlText w:val="%1."/>
      <w:lvlJc w:val="left"/>
      <w:pPr>
        <w:ind w:left="720" w:hanging="360"/>
      </w:pPr>
    </w:lvl>
    <w:lvl w:ilvl="1" w:tplc="04A0B1A8">
      <w:numFmt w:val="decimal"/>
      <w:lvlText w:val=""/>
      <w:lvlJc w:val="left"/>
    </w:lvl>
    <w:lvl w:ilvl="2" w:tplc="1B945624">
      <w:numFmt w:val="decimal"/>
      <w:lvlText w:val=""/>
      <w:lvlJc w:val="left"/>
    </w:lvl>
    <w:lvl w:ilvl="3" w:tplc="32FC3E68">
      <w:numFmt w:val="decimal"/>
      <w:lvlText w:val=""/>
      <w:lvlJc w:val="left"/>
    </w:lvl>
    <w:lvl w:ilvl="4" w:tplc="74008EC0">
      <w:numFmt w:val="decimal"/>
      <w:lvlText w:val=""/>
      <w:lvlJc w:val="left"/>
    </w:lvl>
    <w:lvl w:ilvl="5" w:tplc="05749B7A">
      <w:numFmt w:val="decimal"/>
      <w:lvlText w:val=""/>
      <w:lvlJc w:val="left"/>
    </w:lvl>
    <w:lvl w:ilvl="6" w:tplc="27F408DE">
      <w:numFmt w:val="decimal"/>
      <w:lvlText w:val=""/>
      <w:lvlJc w:val="left"/>
    </w:lvl>
    <w:lvl w:ilvl="7" w:tplc="7D80327A">
      <w:numFmt w:val="decimal"/>
      <w:lvlText w:val=""/>
      <w:lvlJc w:val="left"/>
    </w:lvl>
    <w:lvl w:ilvl="8" w:tplc="C7EC2040">
      <w:numFmt w:val="decimal"/>
      <w:lvlText w:val=""/>
      <w:lvlJc w:val="left"/>
    </w:lvl>
  </w:abstractNum>
  <w:abstractNum w:abstractNumId="18" w15:restartNumberingAfterBreak="0">
    <w:nsid w:val="4BE13933"/>
    <w:multiLevelType w:val="hybridMultilevel"/>
    <w:tmpl w:val="10ACEBD0"/>
    <w:lvl w:ilvl="0" w:tplc="4328CEAE">
      <w:start w:val="1"/>
      <w:numFmt w:val="bullet"/>
      <w:lvlText w:val="•"/>
      <w:lvlJc w:val="left"/>
      <w:pPr>
        <w:ind w:left="720" w:hanging="360"/>
      </w:pPr>
    </w:lvl>
    <w:lvl w:ilvl="1" w:tplc="8D0A4728">
      <w:start w:val="1"/>
      <w:numFmt w:val="bullet"/>
      <w:lvlText w:val="–"/>
      <w:lvlJc w:val="left"/>
      <w:pPr>
        <w:ind w:left="1080" w:hanging="360"/>
      </w:pPr>
    </w:lvl>
    <w:lvl w:ilvl="2" w:tplc="576E9F5C">
      <w:numFmt w:val="decimal"/>
      <w:lvlText w:val=""/>
      <w:lvlJc w:val="left"/>
    </w:lvl>
    <w:lvl w:ilvl="3" w:tplc="07A80E96">
      <w:numFmt w:val="decimal"/>
      <w:lvlText w:val=""/>
      <w:lvlJc w:val="left"/>
    </w:lvl>
    <w:lvl w:ilvl="4" w:tplc="D408CEE4">
      <w:numFmt w:val="decimal"/>
      <w:lvlText w:val=""/>
      <w:lvlJc w:val="left"/>
    </w:lvl>
    <w:lvl w:ilvl="5" w:tplc="89505926">
      <w:numFmt w:val="decimal"/>
      <w:lvlText w:val=""/>
      <w:lvlJc w:val="left"/>
    </w:lvl>
    <w:lvl w:ilvl="6" w:tplc="84AC298E">
      <w:numFmt w:val="decimal"/>
      <w:lvlText w:val=""/>
      <w:lvlJc w:val="left"/>
    </w:lvl>
    <w:lvl w:ilvl="7" w:tplc="730C2C30">
      <w:numFmt w:val="decimal"/>
      <w:lvlText w:val=""/>
      <w:lvlJc w:val="left"/>
    </w:lvl>
    <w:lvl w:ilvl="8" w:tplc="9F94A254">
      <w:numFmt w:val="decimal"/>
      <w:lvlText w:val=""/>
      <w:lvlJc w:val="left"/>
    </w:lvl>
  </w:abstractNum>
  <w:abstractNum w:abstractNumId="19" w15:restartNumberingAfterBreak="0">
    <w:nsid w:val="4EE87248"/>
    <w:multiLevelType w:val="hybridMultilevel"/>
    <w:tmpl w:val="26BC542C"/>
    <w:lvl w:ilvl="0" w:tplc="852ED5BE">
      <w:start w:val="1"/>
      <w:numFmt w:val="bullet"/>
      <w:lvlText w:val="•"/>
      <w:lvlJc w:val="left"/>
      <w:pPr>
        <w:ind w:left="720" w:hanging="360"/>
      </w:pPr>
    </w:lvl>
    <w:lvl w:ilvl="1" w:tplc="642A1E60">
      <w:numFmt w:val="decimal"/>
      <w:lvlText w:val=""/>
      <w:lvlJc w:val="left"/>
    </w:lvl>
    <w:lvl w:ilvl="2" w:tplc="D09EC9BA">
      <w:numFmt w:val="decimal"/>
      <w:lvlText w:val=""/>
      <w:lvlJc w:val="left"/>
    </w:lvl>
    <w:lvl w:ilvl="3" w:tplc="72AA6C2E">
      <w:numFmt w:val="decimal"/>
      <w:lvlText w:val=""/>
      <w:lvlJc w:val="left"/>
    </w:lvl>
    <w:lvl w:ilvl="4" w:tplc="90664298">
      <w:numFmt w:val="decimal"/>
      <w:lvlText w:val=""/>
      <w:lvlJc w:val="left"/>
    </w:lvl>
    <w:lvl w:ilvl="5" w:tplc="109A3F6E">
      <w:numFmt w:val="decimal"/>
      <w:lvlText w:val=""/>
      <w:lvlJc w:val="left"/>
    </w:lvl>
    <w:lvl w:ilvl="6" w:tplc="D46CF368">
      <w:numFmt w:val="decimal"/>
      <w:lvlText w:val=""/>
      <w:lvlJc w:val="left"/>
    </w:lvl>
    <w:lvl w:ilvl="7" w:tplc="9DB82FE0">
      <w:numFmt w:val="decimal"/>
      <w:lvlText w:val=""/>
      <w:lvlJc w:val="left"/>
    </w:lvl>
    <w:lvl w:ilvl="8" w:tplc="111A817E">
      <w:numFmt w:val="decimal"/>
      <w:lvlText w:val=""/>
      <w:lvlJc w:val="left"/>
    </w:lvl>
  </w:abstractNum>
  <w:abstractNum w:abstractNumId="20" w15:restartNumberingAfterBreak="0">
    <w:nsid w:val="5CC24262"/>
    <w:multiLevelType w:val="hybridMultilevel"/>
    <w:tmpl w:val="C53AC16A"/>
    <w:lvl w:ilvl="0" w:tplc="AEE647A2">
      <w:start w:val="1"/>
      <w:numFmt w:val="bullet"/>
      <w:lvlText w:val="•"/>
      <w:lvlJc w:val="left"/>
      <w:pPr>
        <w:ind w:left="720" w:hanging="360"/>
      </w:pPr>
    </w:lvl>
    <w:lvl w:ilvl="1" w:tplc="97783D90">
      <w:numFmt w:val="decimal"/>
      <w:lvlText w:val=""/>
      <w:lvlJc w:val="left"/>
    </w:lvl>
    <w:lvl w:ilvl="2" w:tplc="3354AF9E">
      <w:numFmt w:val="decimal"/>
      <w:lvlText w:val=""/>
      <w:lvlJc w:val="left"/>
    </w:lvl>
    <w:lvl w:ilvl="3" w:tplc="E3DADB40">
      <w:numFmt w:val="decimal"/>
      <w:lvlText w:val=""/>
      <w:lvlJc w:val="left"/>
    </w:lvl>
    <w:lvl w:ilvl="4" w:tplc="A23203EE">
      <w:numFmt w:val="decimal"/>
      <w:lvlText w:val=""/>
      <w:lvlJc w:val="left"/>
    </w:lvl>
    <w:lvl w:ilvl="5" w:tplc="FCC81CF2">
      <w:numFmt w:val="decimal"/>
      <w:lvlText w:val=""/>
      <w:lvlJc w:val="left"/>
    </w:lvl>
    <w:lvl w:ilvl="6" w:tplc="F7A635B0">
      <w:numFmt w:val="decimal"/>
      <w:lvlText w:val=""/>
      <w:lvlJc w:val="left"/>
    </w:lvl>
    <w:lvl w:ilvl="7" w:tplc="F82A1570">
      <w:numFmt w:val="decimal"/>
      <w:lvlText w:val=""/>
      <w:lvlJc w:val="left"/>
    </w:lvl>
    <w:lvl w:ilvl="8" w:tplc="A7922650">
      <w:numFmt w:val="decimal"/>
      <w:lvlText w:val=""/>
      <w:lvlJc w:val="left"/>
    </w:lvl>
  </w:abstractNum>
  <w:abstractNum w:abstractNumId="21" w15:restartNumberingAfterBreak="0">
    <w:nsid w:val="5E7458EF"/>
    <w:multiLevelType w:val="hybridMultilevel"/>
    <w:tmpl w:val="2C66B32A"/>
    <w:lvl w:ilvl="0" w:tplc="DD245120">
      <w:start w:val="1"/>
      <w:numFmt w:val="bullet"/>
      <w:lvlText w:val="•"/>
      <w:lvlJc w:val="left"/>
      <w:pPr>
        <w:ind w:left="720" w:hanging="360"/>
      </w:pPr>
    </w:lvl>
    <w:lvl w:ilvl="1" w:tplc="C7C6B1CA">
      <w:start w:val="1"/>
      <w:numFmt w:val="bullet"/>
      <w:lvlText w:val="–"/>
      <w:lvlJc w:val="left"/>
      <w:pPr>
        <w:ind w:left="1080" w:hanging="360"/>
      </w:pPr>
    </w:lvl>
    <w:lvl w:ilvl="2" w:tplc="00A03AB2">
      <w:numFmt w:val="decimal"/>
      <w:lvlText w:val=""/>
      <w:lvlJc w:val="left"/>
    </w:lvl>
    <w:lvl w:ilvl="3" w:tplc="4B1037F4">
      <w:numFmt w:val="decimal"/>
      <w:lvlText w:val=""/>
      <w:lvlJc w:val="left"/>
    </w:lvl>
    <w:lvl w:ilvl="4" w:tplc="F9E0B6FA">
      <w:numFmt w:val="decimal"/>
      <w:lvlText w:val=""/>
      <w:lvlJc w:val="left"/>
    </w:lvl>
    <w:lvl w:ilvl="5" w:tplc="0AA82778">
      <w:numFmt w:val="decimal"/>
      <w:lvlText w:val=""/>
      <w:lvlJc w:val="left"/>
    </w:lvl>
    <w:lvl w:ilvl="6" w:tplc="69C8AF5A">
      <w:numFmt w:val="decimal"/>
      <w:lvlText w:val=""/>
      <w:lvlJc w:val="left"/>
    </w:lvl>
    <w:lvl w:ilvl="7" w:tplc="A678DF20">
      <w:numFmt w:val="decimal"/>
      <w:lvlText w:val=""/>
      <w:lvlJc w:val="left"/>
    </w:lvl>
    <w:lvl w:ilvl="8" w:tplc="77CC58DC">
      <w:numFmt w:val="decimal"/>
      <w:lvlText w:val=""/>
      <w:lvlJc w:val="left"/>
    </w:lvl>
  </w:abstractNum>
  <w:abstractNum w:abstractNumId="22" w15:restartNumberingAfterBreak="0">
    <w:nsid w:val="5F451BE7"/>
    <w:multiLevelType w:val="hybridMultilevel"/>
    <w:tmpl w:val="23A004F4"/>
    <w:lvl w:ilvl="0" w:tplc="49001B5E">
      <w:start w:val="1"/>
      <w:numFmt w:val="bullet"/>
      <w:lvlText w:val="•"/>
      <w:lvlJc w:val="left"/>
      <w:pPr>
        <w:ind w:left="720" w:hanging="360"/>
      </w:pPr>
    </w:lvl>
    <w:lvl w:ilvl="1" w:tplc="6868FD92">
      <w:start w:val="1"/>
      <w:numFmt w:val="bullet"/>
      <w:lvlText w:val="–"/>
      <w:lvlJc w:val="left"/>
      <w:pPr>
        <w:ind w:left="1080" w:hanging="360"/>
      </w:pPr>
    </w:lvl>
    <w:lvl w:ilvl="2" w:tplc="5AB4460E">
      <w:numFmt w:val="decimal"/>
      <w:lvlText w:val=""/>
      <w:lvlJc w:val="left"/>
    </w:lvl>
    <w:lvl w:ilvl="3" w:tplc="1C322A36">
      <w:numFmt w:val="decimal"/>
      <w:lvlText w:val=""/>
      <w:lvlJc w:val="left"/>
    </w:lvl>
    <w:lvl w:ilvl="4" w:tplc="A28A02CE">
      <w:numFmt w:val="decimal"/>
      <w:lvlText w:val=""/>
      <w:lvlJc w:val="left"/>
    </w:lvl>
    <w:lvl w:ilvl="5" w:tplc="D0AAB3EE">
      <w:numFmt w:val="decimal"/>
      <w:lvlText w:val=""/>
      <w:lvlJc w:val="left"/>
    </w:lvl>
    <w:lvl w:ilvl="6" w:tplc="4238F4C8">
      <w:numFmt w:val="decimal"/>
      <w:lvlText w:val=""/>
      <w:lvlJc w:val="left"/>
    </w:lvl>
    <w:lvl w:ilvl="7" w:tplc="3258E3A2">
      <w:numFmt w:val="decimal"/>
      <w:lvlText w:val=""/>
      <w:lvlJc w:val="left"/>
    </w:lvl>
    <w:lvl w:ilvl="8" w:tplc="4E86E068">
      <w:numFmt w:val="decimal"/>
      <w:lvlText w:val=""/>
      <w:lvlJc w:val="left"/>
    </w:lvl>
  </w:abstractNum>
  <w:abstractNum w:abstractNumId="23" w15:restartNumberingAfterBreak="0">
    <w:nsid w:val="6AF455D8"/>
    <w:multiLevelType w:val="hybridMultilevel"/>
    <w:tmpl w:val="31E8215E"/>
    <w:lvl w:ilvl="0" w:tplc="96608930">
      <w:start w:val="1"/>
      <w:numFmt w:val="decimal"/>
      <w:lvlText w:val="%1."/>
      <w:lvlJc w:val="left"/>
      <w:pPr>
        <w:ind w:left="720" w:hanging="360"/>
      </w:pPr>
    </w:lvl>
    <w:lvl w:ilvl="1" w:tplc="6770D060">
      <w:numFmt w:val="decimal"/>
      <w:lvlText w:val=""/>
      <w:lvlJc w:val="left"/>
    </w:lvl>
    <w:lvl w:ilvl="2" w:tplc="9E129FE6">
      <w:numFmt w:val="decimal"/>
      <w:lvlText w:val=""/>
      <w:lvlJc w:val="left"/>
    </w:lvl>
    <w:lvl w:ilvl="3" w:tplc="AF56F918">
      <w:numFmt w:val="decimal"/>
      <w:lvlText w:val=""/>
      <w:lvlJc w:val="left"/>
    </w:lvl>
    <w:lvl w:ilvl="4" w:tplc="A1DCF376">
      <w:numFmt w:val="decimal"/>
      <w:lvlText w:val=""/>
      <w:lvlJc w:val="left"/>
    </w:lvl>
    <w:lvl w:ilvl="5" w:tplc="BFDE32B0">
      <w:numFmt w:val="decimal"/>
      <w:lvlText w:val=""/>
      <w:lvlJc w:val="left"/>
    </w:lvl>
    <w:lvl w:ilvl="6" w:tplc="FA52B422">
      <w:numFmt w:val="decimal"/>
      <w:lvlText w:val=""/>
      <w:lvlJc w:val="left"/>
    </w:lvl>
    <w:lvl w:ilvl="7" w:tplc="070EDF78">
      <w:numFmt w:val="decimal"/>
      <w:lvlText w:val=""/>
      <w:lvlJc w:val="left"/>
    </w:lvl>
    <w:lvl w:ilvl="8" w:tplc="7CDC8DC4">
      <w:numFmt w:val="decimal"/>
      <w:lvlText w:val=""/>
      <w:lvlJc w:val="left"/>
    </w:lvl>
  </w:abstractNum>
  <w:abstractNum w:abstractNumId="24" w15:restartNumberingAfterBreak="0">
    <w:nsid w:val="6D2F0035"/>
    <w:multiLevelType w:val="hybridMultilevel"/>
    <w:tmpl w:val="62FCEA7C"/>
    <w:lvl w:ilvl="0" w:tplc="4E5691DC">
      <w:start w:val="1"/>
      <w:numFmt w:val="bullet"/>
      <w:lvlText w:val="•"/>
      <w:lvlJc w:val="left"/>
      <w:pPr>
        <w:ind w:left="720" w:hanging="360"/>
      </w:pPr>
    </w:lvl>
    <w:lvl w:ilvl="1" w:tplc="29E49D7C">
      <w:numFmt w:val="decimal"/>
      <w:lvlText w:val=""/>
      <w:lvlJc w:val="left"/>
    </w:lvl>
    <w:lvl w:ilvl="2" w:tplc="28303BB4">
      <w:numFmt w:val="decimal"/>
      <w:lvlText w:val=""/>
      <w:lvlJc w:val="left"/>
    </w:lvl>
    <w:lvl w:ilvl="3" w:tplc="C44C3036">
      <w:numFmt w:val="decimal"/>
      <w:lvlText w:val=""/>
      <w:lvlJc w:val="left"/>
    </w:lvl>
    <w:lvl w:ilvl="4" w:tplc="184C6312">
      <w:numFmt w:val="decimal"/>
      <w:lvlText w:val=""/>
      <w:lvlJc w:val="left"/>
    </w:lvl>
    <w:lvl w:ilvl="5" w:tplc="12165DE8">
      <w:numFmt w:val="decimal"/>
      <w:lvlText w:val=""/>
      <w:lvlJc w:val="left"/>
    </w:lvl>
    <w:lvl w:ilvl="6" w:tplc="E1BA5D50">
      <w:numFmt w:val="decimal"/>
      <w:lvlText w:val=""/>
      <w:lvlJc w:val="left"/>
    </w:lvl>
    <w:lvl w:ilvl="7" w:tplc="3D9E4FD8">
      <w:numFmt w:val="decimal"/>
      <w:lvlText w:val=""/>
      <w:lvlJc w:val="left"/>
    </w:lvl>
    <w:lvl w:ilvl="8" w:tplc="6ACA5318">
      <w:numFmt w:val="decimal"/>
      <w:lvlText w:val=""/>
      <w:lvlJc w:val="left"/>
    </w:lvl>
  </w:abstractNum>
  <w:num w:numId="1" w16cid:durableId="1333407552">
    <w:abstractNumId w:val="0"/>
    <w:lvlOverride w:ilvl="0">
      <w:startOverride w:val="1"/>
    </w:lvlOverride>
  </w:num>
  <w:num w:numId="2" w16cid:durableId="1117598435">
    <w:abstractNumId w:val="6"/>
    <w:lvlOverride w:ilvl="0">
      <w:startOverride w:val="1"/>
    </w:lvlOverride>
  </w:num>
  <w:num w:numId="3" w16cid:durableId="1205672783">
    <w:abstractNumId w:val="2"/>
    <w:lvlOverride w:ilvl="0">
      <w:startOverride w:val="1"/>
    </w:lvlOverride>
  </w:num>
  <w:num w:numId="4" w16cid:durableId="383795754">
    <w:abstractNumId w:val="14"/>
    <w:lvlOverride w:ilvl="0">
      <w:startOverride w:val="1"/>
    </w:lvlOverride>
  </w:num>
  <w:num w:numId="5" w16cid:durableId="764232511">
    <w:abstractNumId w:val="14"/>
    <w:lvlOverride w:ilvl="0">
      <w:startOverride w:val="1"/>
    </w:lvlOverride>
  </w:num>
  <w:num w:numId="6" w16cid:durableId="1629387059">
    <w:abstractNumId w:val="1"/>
    <w:lvlOverride w:ilvl="0">
      <w:startOverride w:val="1"/>
    </w:lvlOverride>
  </w:num>
  <w:num w:numId="7" w16cid:durableId="356124252">
    <w:abstractNumId w:val="10"/>
    <w:lvlOverride w:ilvl="0">
      <w:startOverride w:val="1"/>
    </w:lvlOverride>
  </w:num>
  <w:num w:numId="8" w16cid:durableId="791291977">
    <w:abstractNumId w:val="5"/>
    <w:lvlOverride w:ilvl="0">
      <w:startOverride w:val="1"/>
    </w:lvlOverride>
  </w:num>
  <w:num w:numId="9" w16cid:durableId="426001749">
    <w:abstractNumId w:val="5"/>
    <w:lvlOverride w:ilvl="0">
      <w:startOverride w:val="1"/>
    </w:lvlOverride>
  </w:num>
  <w:num w:numId="10" w16cid:durableId="600577304">
    <w:abstractNumId w:val="18"/>
    <w:lvlOverride w:ilvl="0">
      <w:startOverride w:val="1"/>
    </w:lvlOverride>
  </w:num>
  <w:num w:numId="11" w16cid:durableId="268661033">
    <w:abstractNumId w:val="16"/>
    <w:lvlOverride w:ilvl="0">
      <w:startOverride w:val="1"/>
    </w:lvlOverride>
  </w:num>
  <w:num w:numId="12" w16cid:durableId="708458822">
    <w:abstractNumId w:val="21"/>
    <w:lvlOverride w:ilvl="0">
      <w:startOverride w:val="1"/>
    </w:lvlOverride>
  </w:num>
  <w:num w:numId="13" w16cid:durableId="1306812811">
    <w:abstractNumId w:val="9"/>
    <w:lvlOverride w:ilvl="0">
      <w:startOverride w:val="1"/>
    </w:lvlOverride>
  </w:num>
  <w:num w:numId="14" w16cid:durableId="305821481">
    <w:abstractNumId w:val="9"/>
    <w:lvlOverride w:ilvl="0">
      <w:startOverride w:val="1"/>
    </w:lvlOverride>
  </w:num>
  <w:num w:numId="15" w16cid:durableId="2094735794">
    <w:abstractNumId w:val="19"/>
    <w:lvlOverride w:ilvl="0">
      <w:startOverride w:val="1"/>
    </w:lvlOverride>
  </w:num>
  <w:num w:numId="16" w16cid:durableId="949897462">
    <w:abstractNumId w:val="24"/>
    <w:lvlOverride w:ilvl="0">
      <w:startOverride w:val="1"/>
    </w:lvlOverride>
  </w:num>
  <w:num w:numId="17" w16cid:durableId="422650537">
    <w:abstractNumId w:val="22"/>
    <w:lvlOverride w:ilvl="0">
      <w:startOverride w:val="1"/>
    </w:lvlOverride>
  </w:num>
  <w:num w:numId="18" w16cid:durableId="1313675170">
    <w:abstractNumId w:val="4"/>
    <w:lvlOverride w:ilvl="0">
      <w:startOverride w:val="1"/>
    </w:lvlOverride>
  </w:num>
  <w:num w:numId="19" w16cid:durableId="784035563">
    <w:abstractNumId w:val="15"/>
    <w:lvlOverride w:ilvl="0">
      <w:startOverride w:val="1"/>
    </w:lvlOverride>
  </w:num>
  <w:num w:numId="20" w16cid:durableId="1637298166">
    <w:abstractNumId w:val="8"/>
    <w:lvlOverride w:ilvl="0">
      <w:startOverride w:val="1"/>
    </w:lvlOverride>
  </w:num>
  <w:num w:numId="21" w16cid:durableId="278948449">
    <w:abstractNumId w:val="8"/>
    <w:lvlOverride w:ilvl="0">
      <w:startOverride w:val="1"/>
    </w:lvlOverride>
  </w:num>
  <w:num w:numId="22" w16cid:durableId="1311715075">
    <w:abstractNumId w:val="3"/>
    <w:lvlOverride w:ilvl="0">
      <w:startOverride w:val="1"/>
    </w:lvlOverride>
  </w:num>
  <w:num w:numId="23" w16cid:durableId="1263412064">
    <w:abstractNumId w:val="11"/>
    <w:lvlOverride w:ilvl="0">
      <w:startOverride w:val="1"/>
    </w:lvlOverride>
  </w:num>
  <w:num w:numId="24" w16cid:durableId="2126271825">
    <w:abstractNumId w:val="11"/>
    <w:lvlOverride w:ilvl="0">
      <w:startOverride w:val="1"/>
    </w:lvlOverride>
  </w:num>
  <w:num w:numId="25" w16cid:durableId="215052504">
    <w:abstractNumId w:val="17"/>
    <w:lvlOverride w:ilvl="0">
      <w:startOverride w:val="1"/>
    </w:lvlOverride>
  </w:num>
  <w:num w:numId="26" w16cid:durableId="1994287558">
    <w:abstractNumId w:val="17"/>
    <w:lvlOverride w:ilvl="0">
      <w:startOverride w:val="1"/>
    </w:lvlOverride>
  </w:num>
  <w:num w:numId="27" w16cid:durableId="1511947576">
    <w:abstractNumId w:val="12"/>
    <w:lvlOverride w:ilvl="0">
      <w:startOverride w:val="1"/>
    </w:lvlOverride>
  </w:num>
  <w:num w:numId="28" w16cid:durableId="1768305844">
    <w:abstractNumId w:val="20"/>
    <w:lvlOverride w:ilvl="0">
      <w:startOverride w:val="1"/>
    </w:lvlOverride>
  </w:num>
  <w:num w:numId="29" w16cid:durableId="472217947">
    <w:abstractNumId w:val="23"/>
    <w:lvlOverride w:ilvl="0">
      <w:startOverride w:val="1"/>
    </w:lvlOverride>
  </w:num>
  <w:num w:numId="30" w16cid:durableId="5913717">
    <w:abstractNumId w:val="7"/>
  </w:num>
  <w:num w:numId="31" w16cid:durableId="159659011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an A. Isla Ch.">
    <w15:presenceInfo w15:providerId="AD" w15:userId="S::christian.isla@OnNetFibra.com::16cc9ea8-407c-4e75-8cd6-a4cef85686dc"/>
  </w15:person>
  <w15:person w15:author="Alfonso Domingo Oneto López">
    <w15:presenceInfo w15:providerId="AD" w15:userId="S::alfonso.oneto@mos-it.cl::cc45a909-f00d-4122-b7b1-fc8f09ffa7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357"/>
    <w:rsid w:val="0000319D"/>
    <w:rsid w:val="00075FF2"/>
    <w:rsid w:val="000A4362"/>
    <w:rsid w:val="00101F95"/>
    <w:rsid w:val="0014549A"/>
    <w:rsid w:val="0025148A"/>
    <w:rsid w:val="002877C9"/>
    <w:rsid w:val="002A0C8C"/>
    <w:rsid w:val="002D073C"/>
    <w:rsid w:val="002D38B7"/>
    <w:rsid w:val="003C5C87"/>
    <w:rsid w:val="00426536"/>
    <w:rsid w:val="0044332B"/>
    <w:rsid w:val="0047376E"/>
    <w:rsid w:val="004E5C0D"/>
    <w:rsid w:val="004F4C27"/>
    <w:rsid w:val="0055614D"/>
    <w:rsid w:val="005929D0"/>
    <w:rsid w:val="005A1A5F"/>
    <w:rsid w:val="005D78BF"/>
    <w:rsid w:val="00630644"/>
    <w:rsid w:val="00662FB2"/>
    <w:rsid w:val="006B046F"/>
    <w:rsid w:val="006D0069"/>
    <w:rsid w:val="006F5985"/>
    <w:rsid w:val="0074467D"/>
    <w:rsid w:val="00757508"/>
    <w:rsid w:val="007F086D"/>
    <w:rsid w:val="007F44AD"/>
    <w:rsid w:val="007F6E9B"/>
    <w:rsid w:val="00807853"/>
    <w:rsid w:val="00874DE0"/>
    <w:rsid w:val="008E3164"/>
    <w:rsid w:val="00907F9D"/>
    <w:rsid w:val="00996FCC"/>
    <w:rsid w:val="009A38D2"/>
    <w:rsid w:val="00A146E8"/>
    <w:rsid w:val="00A2060B"/>
    <w:rsid w:val="00A30BEC"/>
    <w:rsid w:val="00A47D19"/>
    <w:rsid w:val="00A57C08"/>
    <w:rsid w:val="00AC07F6"/>
    <w:rsid w:val="00B03CB4"/>
    <w:rsid w:val="00B050BB"/>
    <w:rsid w:val="00B7001C"/>
    <w:rsid w:val="00B84E4E"/>
    <w:rsid w:val="00C258D5"/>
    <w:rsid w:val="00C34357"/>
    <w:rsid w:val="00C3748B"/>
    <w:rsid w:val="00C503F3"/>
    <w:rsid w:val="00C50FB1"/>
    <w:rsid w:val="00C86DC7"/>
    <w:rsid w:val="00CB3C92"/>
    <w:rsid w:val="00D36C8B"/>
    <w:rsid w:val="00D456D4"/>
    <w:rsid w:val="00D55C44"/>
    <w:rsid w:val="00D8131E"/>
    <w:rsid w:val="00DF0F22"/>
    <w:rsid w:val="00E51A63"/>
    <w:rsid w:val="00F213AA"/>
    <w:rsid w:val="00F541F0"/>
    <w:rsid w:val="00F87EF0"/>
    <w:rsid w:val="00F909FF"/>
    <w:rsid w:val="00FF6C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DDA2"/>
  <w15:docId w15:val="{8E5896D9-3160-44BC-9142-3E6616BAB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1F3864"/>
      <w:sz w:val="26"/>
      <w:szCs w:val="26"/>
    </w:rPr>
  </w:style>
  <w:style w:type="paragraph" w:styleId="Ttulo3">
    <w:name w:val="heading 3"/>
    <w:uiPriority w:val="9"/>
    <w:unhideWhenUsed/>
    <w:qFormat/>
    <w:pPr>
      <w:spacing w:before="240" w:after="120"/>
      <w:outlineLvl w:val="2"/>
    </w:pPr>
    <w:rPr>
      <w:b/>
      <w:bCs/>
      <w:color w:val="4472C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5D78BF"/>
    <w:pPr>
      <w:spacing w:after="100"/>
    </w:pPr>
  </w:style>
  <w:style w:type="paragraph" w:styleId="TDC2">
    <w:name w:val="toc 2"/>
    <w:basedOn w:val="Normal"/>
    <w:next w:val="Normal"/>
    <w:autoRedefine/>
    <w:uiPriority w:val="39"/>
    <w:unhideWhenUsed/>
    <w:rsid w:val="005D78BF"/>
    <w:pPr>
      <w:spacing w:after="100"/>
      <w:ind w:left="220"/>
    </w:pPr>
  </w:style>
  <w:style w:type="paragraph" w:styleId="TDC3">
    <w:name w:val="toc 3"/>
    <w:basedOn w:val="Normal"/>
    <w:next w:val="Normal"/>
    <w:autoRedefine/>
    <w:uiPriority w:val="39"/>
    <w:unhideWhenUsed/>
    <w:rsid w:val="005D78BF"/>
    <w:pPr>
      <w:spacing w:after="100"/>
      <w:ind w:left="440"/>
    </w:pPr>
  </w:style>
  <w:style w:type="paragraph" w:styleId="TDC4">
    <w:name w:val="toc 4"/>
    <w:basedOn w:val="Normal"/>
    <w:next w:val="Normal"/>
    <w:autoRedefine/>
    <w:uiPriority w:val="39"/>
    <w:unhideWhenUsed/>
    <w:rsid w:val="005D78B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5D78B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5D78B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5D78B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5D78B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5D78B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5D78BF"/>
    <w:rPr>
      <w:color w:val="605E5C"/>
      <w:shd w:val="clear" w:color="auto" w:fill="E1DFDD"/>
    </w:rPr>
  </w:style>
  <w:style w:type="paragraph" w:styleId="Revisin">
    <w:name w:val="Revision"/>
    <w:hidden/>
    <w:uiPriority w:val="99"/>
    <w:semiHidden/>
    <w:rsid w:val="00F909FF"/>
  </w:style>
  <w:style w:type="character" w:styleId="Refdecomentario">
    <w:name w:val="annotation reference"/>
    <w:basedOn w:val="Fuentedeprrafopredeter"/>
    <w:uiPriority w:val="99"/>
    <w:semiHidden/>
    <w:unhideWhenUsed/>
    <w:rsid w:val="002D073C"/>
    <w:rPr>
      <w:sz w:val="16"/>
      <w:szCs w:val="16"/>
    </w:rPr>
  </w:style>
  <w:style w:type="paragraph" w:styleId="Textocomentario">
    <w:name w:val="annotation text"/>
    <w:basedOn w:val="Normal"/>
    <w:link w:val="TextocomentarioCar"/>
    <w:uiPriority w:val="99"/>
    <w:unhideWhenUsed/>
    <w:rsid w:val="002D073C"/>
    <w:rPr>
      <w:sz w:val="20"/>
      <w:szCs w:val="20"/>
    </w:rPr>
  </w:style>
  <w:style w:type="character" w:customStyle="1" w:styleId="TextocomentarioCar">
    <w:name w:val="Texto comentario Car"/>
    <w:basedOn w:val="Fuentedeprrafopredeter"/>
    <w:link w:val="Textocomentario"/>
    <w:uiPriority w:val="99"/>
    <w:rsid w:val="002D073C"/>
    <w:rPr>
      <w:sz w:val="20"/>
      <w:szCs w:val="20"/>
    </w:rPr>
  </w:style>
  <w:style w:type="paragraph" w:styleId="Asuntodelcomentario">
    <w:name w:val="annotation subject"/>
    <w:basedOn w:val="Textocomentario"/>
    <w:next w:val="Textocomentario"/>
    <w:link w:val="AsuntodelcomentarioCar"/>
    <w:uiPriority w:val="99"/>
    <w:semiHidden/>
    <w:unhideWhenUsed/>
    <w:rsid w:val="002D073C"/>
    <w:rPr>
      <w:b/>
      <w:bCs/>
    </w:rPr>
  </w:style>
  <w:style w:type="character" w:customStyle="1" w:styleId="AsuntodelcomentarioCar">
    <w:name w:val="Asunto del comentario Car"/>
    <w:basedOn w:val="TextocomentarioCar"/>
    <w:link w:val="Asuntodelcomentario"/>
    <w:uiPriority w:val="99"/>
    <w:semiHidden/>
    <w:rsid w:val="002D073C"/>
    <w:rPr>
      <w:b/>
      <w:bCs/>
      <w:sz w:val="20"/>
      <w:szCs w:val="20"/>
    </w:rPr>
  </w:style>
  <w:style w:type="paragraph" w:styleId="Encabezado">
    <w:name w:val="header"/>
    <w:basedOn w:val="Normal"/>
    <w:link w:val="EncabezadoCar"/>
    <w:uiPriority w:val="99"/>
    <w:unhideWhenUsed/>
    <w:rsid w:val="00CB3C92"/>
    <w:pPr>
      <w:tabs>
        <w:tab w:val="center" w:pos="4419"/>
        <w:tab w:val="right" w:pos="8838"/>
      </w:tabs>
    </w:pPr>
  </w:style>
  <w:style w:type="character" w:customStyle="1" w:styleId="EncabezadoCar">
    <w:name w:val="Encabezado Car"/>
    <w:basedOn w:val="Fuentedeprrafopredeter"/>
    <w:link w:val="Encabezado"/>
    <w:uiPriority w:val="99"/>
    <w:rsid w:val="00CB3C92"/>
  </w:style>
  <w:style w:type="paragraph" w:styleId="Piedepgina">
    <w:name w:val="footer"/>
    <w:basedOn w:val="Normal"/>
    <w:link w:val="PiedepginaCar"/>
    <w:uiPriority w:val="99"/>
    <w:unhideWhenUsed/>
    <w:rsid w:val="00CB3C92"/>
    <w:pPr>
      <w:tabs>
        <w:tab w:val="center" w:pos="4419"/>
        <w:tab w:val="right" w:pos="8838"/>
      </w:tabs>
    </w:pPr>
  </w:style>
  <w:style w:type="character" w:customStyle="1" w:styleId="PiedepginaCar">
    <w:name w:val="Pie de página Car"/>
    <w:basedOn w:val="Fuentedeprrafopredeter"/>
    <w:link w:val="Piedepgina"/>
    <w:uiPriority w:val="99"/>
    <w:rsid w:val="00CB3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2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5CC058-5AED-44AE-8640-B53A6DB392D0}">
  <we:reference id="wa200010725" version="1.0.0.1" store="es-MX" storeType="OMEX"/>
  <we:alternateReferences>
    <we:reference id="WA200010725" version="1.0.0.1" store="WA200010725" storeType="OMEX"/>
  </we:alternateReferences>
  <we:properties>
    <we:property name="claude.fileId" value="&quot;f3028012-bb2f-4650-bb53-b69f24797ca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7997</TotalTime>
  <Pages>1</Pages>
  <Words>71588</Words>
  <Characters>413069</Characters>
  <Application>Microsoft Office Word</Application>
  <DocSecurity>0</DocSecurity>
  <Lines>12908</Lines>
  <Paragraphs>8356</Paragraphs>
  <ScaleCrop>false</ScaleCrop>
  <Company>HP</Company>
  <LinksUpToDate>false</LinksUpToDate>
  <CharactersWithSpaces>476301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Alfonso Domingo Oneto López</cp:lastModifiedBy>
  <cp:revision>53</cp:revision>
  <dcterms:created xsi:type="dcterms:W3CDTF">2026-03-23T21:04:00Z</dcterms:created>
  <dcterms:modified xsi:type="dcterms:W3CDTF">2026-05-25T21:48:00Z</dcterms:modified>
</cp:coreProperties>
</file>